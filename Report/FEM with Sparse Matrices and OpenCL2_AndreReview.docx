
<file path=[Content_Types].xml><?xml version="1.0" encoding="utf-8"?>
<Types xmlns="http://schemas.openxmlformats.org/package/2006/content-types">
  <Override PartName="/word/charts/chart10.xml" ContentType="application/vnd.openxmlformats-officedocument.drawingml.chart+xml"/>
  <Override PartName="/word/comments.xml" ContentType="application/vnd.openxmlformats-officedocument.wordprocessingml.comments+xml"/>
  <Override PartName="/word/charts/chart59.xml" ContentType="application/vnd.openxmlformats-officedocument.drawingml.chart+xml"/>
  <Override PartName="/word/charts/chart68.xml" ContentType="application/vnd.openxmlformats-officedocument.drawingml.chart+xml"/>
  <Override PartName="/word/charts/chart77.xml" ContentType="application/vnd.openxmlformats-officedocument.drawingml.chart+xml"/>
  <Override PartName="/word/charts/chart79.xml" ContentType="application/vnd.openxmlformats-officedocument.drawingml.chart+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charts/chart9.xml" ContentType="application/vnd.openxmlformats-officedocument.drawingml.chart+xml"/>
  <Override PartName="/word/charts/chart19.xml" ContentType="application/vnd.openxmlformats-officedocument.drawingml.chart+xml"/>
  <Override PartName="/word/charts/chart28.xml" ContentType="application/vnd.openxmlformats-officedocument.drawingml.chart+xml"/>
  <Override PartName="/word/charts/chart39.xml" ContentType="application/vnd.openxmlformats-officedocument.drawingml.chart+xml"/>
  <Override PartName="/word/charts/chart48.xml" ContentType="application/vnd.openxmlformats-officedocument.drawingml.chart+xml"/>
  <Override PartName="/word/charts/chart57.xml" ContentType="application/vnd.openxmlformats-officedocument.drawingml.chart+xml"/>
  <Override PartName="/word/charts/chart66.xml" ContentType="application/vnd.openxmlformats-officedocument.drawingml.chart+xml"/>
  <Override PartName="/word/charts/chart75.xml" ContentType="application/vnd.openxmlformats-officedocument.drawingml.chart+xml"/>
  <Override PartName="/word/stylesWithEffects.xml" ContentType="application/vnd.ms-word.stylesWithEffects+xml"/>
  <Override PartName="/word/charts/chart7.xml" ContentType="application/vnd.openxmlformats-officedocument.drawingml.chart+xml"/>
  <Override PartName="/word/charts/chart17.xml" ContentType="application/vnd.openxmlformats-officedocument.drawingml.chart+xml"/>
  <Override PartName="/word/charts/chart26.xml" ContentType="application/vnd.openxmlformats-officedocument.drawingml.chart+xml"/>
  <Override PartName="/word/charts/chart37.xml" ContentType="application/vnd.openxmlformats-officedocument.drawingml.chart+xml"/>
  <Override PartName="/word/charts/chart46.xml" ContentType="application/vnd.openxmlformats-officedocument.drawingml.chart+xml"/>
  <Override PartName="/word/charts/chart55.xml" ContentType="application/vnd.openxmlformats-officedocument.drawingml.chart+xml"/>
  <Override PartName="/word/charts/chart64.xml" ContentType="application/vnd.openxmlformats-officedocument.drawingml.chart+xml"/>
  <Override PartName="/word/charts/chart73.xml" ContentType="application/vnd.openxmlformats-officedocument.drawingml.chart+xml"/>
  <Override PartName="/word/charts/chart84.xml" ContentType="application/vnd.openxmlformats-officedocument.drawingml.chart+xml"/>
  <Override PartName="/word/charts/chart5.xml" ContentType="application/vnd.openxmlformats-officedocument.drawingml.chart+xml"/>
  <Override PartName="/word/charts/chart15.xml" ContentType="application/vnd.openxmlformats-officedocument.drawingml.chart+xml"/>
  <Override PartName="/word/charts/chart24.xml" ContentType="application/vnd.openxmlformats-officedocument.drawingml.chart+xml"/>
  <Override PartName="/word/charts/chart35.xml" ContentType="application/vnd.openxmlformats-officedocument.drawingml.chart+xml"/>
  <Override PartName="/word/charts/chart44.xml" ContentType="application/vnd.openxmlformats-officedocument.drawingml.chart+xml"/>
  <Override PartName="/word/charts/chart53.xml" ContentType="application/vnd.openxmlformats-officedocument.drawingml.chart+xml"/>
  <Override PartName="/word/charts/chart62.xml" ContentType="application/vnd.openxmlformats-officedocument.drawingml.chart+xml"/>
  <Override PartName="/word/charts/chart71.xml" ContentType="application/vnd.openxmlformats-officedocument.drawingml.chart+xml"/>
  <Override PartName="/word/charts/chart8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22.xml" ContentType="application/vnd.openxmlformats-officedocument.drawingml.chart+xml"/>
  <Override PartName="/word/charts/chart31.xml" ContentType="application/vnd.openxmlformats-officedocument.drawingml.chart+xml"/>
  <Override PartName="/word/charts/chart33.xml" ContentType="application/vnd.openxmlformats-officedocument.drawingml.chart+xml"/>
  <Override PartName="/word/charts/chart42.xml" ContentType="application/vnd.openxmlformats-officedocument.drawingml.chart+xml"/>
  <Override PartName="/word/charts/chart51.xml" ContentType="application/vnd.openxmlformats-officedocument.drawingml.chart+xml"/>
  <Override PartName="/word/charts/chart60.xml" ContentType="application/vnd.openxmlformats-officedocument.drawingml.chart+xml"/>
  <Override PartName="/word/charts/chart80.xml" ContentType="application/vnd.openxmlformats-officedocument.drawingml.chart+xml"/>
  <Override PartName="/word/charts/chart1.xml" ContentType="application/vnd.openxmlformats-officedocument.drawingml.chart+xml"/>
  <Override PartName="/word/charts/chart11.xml" ContentType="application/vnd.openxmlformats-officedocument.drawingml.chart+xml"/>
  <Override PartName="/word/charts/chart20.xml" ContentType="application/vnd.openxmlformats-officedocument.drawingml.chart+xml"/>
  <Override PartName="/word/charts/chart40.xml" ContentType="application/vnd.openxmlformats-officedocument.drawingml.chart+xml"/>
  <Default Extension="png" ContentType="image/png"/>
  <Override PartName="/word/charts/chart49.xml" ContentType="application/vnd.openxmlformats-officedocument.drawingml.chart+xml"/>
  <Override PartName="/word/charts/chart69.xml" ContentType="application/vnd.openxmlformats-officedocument.drawingml.chart+xml"/>
  <Override PartName="/word/charts/chart78.xml" ContentType="application/vnd.openxmlformats-officedocument.drawingml.chart+xml"/>
  <Override PartName="/word/numbering.xml" ContentType="application/vnd.openxmlformats-officedocument.wordprocessingml.numbering+xml"/>
  <Override PartName="/word/endnotes.xml" ContentType="application/vnd.openxmlformats-officedocument.wordprocessingml.endnotes+xml"/>
  <Override PartName="/word/charts/chart8.xml" ContentType="application/vnd.openxmlformats-officedocument.drawingml.chart+xml"/>
  <Override PartName="/word/charts/chart29.xml" ContentType="application/vnd.openxmlformats-officedocument.drawingml.chart+xml"/>
  <Override PartName="/word/charts/chart38.xml" ContentType="application/vnd.openxmlformats-officedocument.drawingml.chart+xml"/>
  <Override PartName="/word/charts/chart47.xml" ContentType="application/vnd.openxmlformats-officedocument.drawingml.chart+xml"/>
  <Override PartName="/word/charts/chart58.xml" ContentType="application/vnd.openxmlformats-officedocument.drawingml.chart+xml"/>
  <Override PartName="/word/charts/chart67.xml" ContentType="application/vnd.openxmlformats-officedocument.drawingml.chart+xml"/>
  <Override PartName="/word/charts/chart76.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18.xml" ContentType="application/vnd.openxmlformats-officedocument.drawingml.chart+xml"/>
  <Override PartName="/word/charts/chart27.xml" ContentType="application/vnd.openxmlformats-officedocument.drawingml.chart+xml"/>
  <Override PartName="/word/charts/chart36.xml" ContentType="application/vnd.openxmlformats-officedocument.drawingml.chart+xml"/>
  <Override PartName="/word/charts/chart45.xml" ContentType="application/vnd.openxmlformats-officedocument.drawingml.chart+xml"/>
  <Override PartName="/word/charts/chart54.xml" ContentType="application/vnd.openxmlformats-officedocument.drawingml.chart+xml"/>
  <Override PartName="/word/charts/chart56.xml" ContentType="application/vnd.openxmlformats-officedocument.drawingml.chart+xml"/>
  <Override PartName="/word/charts/chart65.xml" ContentType="application/vnd.openxmlformats-officedocument.drawingml.chart+xml"/>
  <Override PartName="/word/charts/chart74.xml" ContentType="application/vnd.openxmlformats-officedocument.drawingml.chart+xml"/>
  <Override PartName="/word/charts/chart83.xml" ContentType="application/vnd.openxmlformats-officedocument.drawingml.chart+xml"/>
  <Override PartName="/word/charts/chart4.xml" ContentType="application/vnd.openxmlformats-officedocument.drawingml.chart+xml"/>
  <Override PartName="/word/charts/chart16.xml" ContentType="application/vnd.openxmlformats-officedocument.drawingml.chart+xml"/>
  <Override PartName="/word/charts/chart25.xml" ContentType="application/vnd.openxmlformats-officedocument.drawingml.chart+xml"/>
  <Override PartName="/word/charts/chart34.xml" ContentType="application/vnd.openxmlformats-officedocument.drawingml.chart+xml"/>
  <Override PartName="/word/charts/chart43.xml" ContentType="application/vnd.openxmlformats-officedocument.drawingml.chart+xml"/>
  <Override PartName="/word/charts/chart52.xml" ContentType="application/vnd.openxmlformats-officedocument.drawingml.chart+xml"/>
  <Override PartName="/word/charts/chart63.xml" ContentType="application/vnd.openxmlformats-officedocument.drawingml.chart+xml"/>
  <Override PartName="/word/charts/chart72.xml" ContentType="application/vnd.openxmlformats-officedocument.drawingml.chart+xml"/>
  <Override PartName="/word/charts/chart81.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14.xml" ContentType="application/vnd.openxmlformats-officedocument.drawingml.chart+xml"/>
  <Override PartName="/word/charts/chart23.xml" ContentType="application/vnd.openxmlformats-officedocument.drawingml.chart+xml"/>
  <Override PartName="/word/charts/chart32.xml" ContentType="application/vnd.openxmlformats-officedocument.drawingml.chart+xml"/>
  <Override PartName="/word/charts/chart41.xml" ContentType="application/vnd.openxmlformats-officedocument.drawingml.chart+xml"/>
  <Override PartName="/word/charts/chart50.xml" ContentType="application/vnd.openxmlformats-officedocument.drawingml.chart+xml"/>
  <Override PartName="/word/charts/chart61.xml" ContentType="application/vnd.openxmlformats-officedocument.drawingml.chart+xml"/>
  <Override PartName="/word/charts/chart70.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2.xml" ContentType="application/vnd.openxmlformats-officedocument.drawingml.chart+xml"/>
  <Override PartName="/word/charts/chart21.xml" ContentType="application/vnd.openxmlformats-officedocument.drawingml.chart+xml"/>
  <Override PartName="/word/charts/chart30.xml" ContentType="application/vnd.openxmlformats-officedocument.drawingml.chart+xml"/>
  <Override PartName="/docProps/core.xml" ContentType="application/vnd.openxmlformats-package.core-properties+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228" w:rsidRDefault="00E31278">
      <w:pPr>
        <w:pStyle w:val="Ttulodecaptulo"/>
        <w:numPr>
          <w:ilvl w:val="0"/>
          <w:numId w:val="0"/>
        </w:numPr>
        <w:jc w:val="right"/>
      </w:pPr>
      <w:r>
        <w:t xml:space="preserve">Francisco Paulo de </w:t>
      </w:r>
      <w:proofErr w:type="spellStart"/>
      <w:r>
        <w:t>Aboim</w:t>
      </w:r>
      <w:proofErr w:type="spellEnd"/>
    </w:p>
    <w:p w:rsidR="00622228" w:rsidRDefault="00622228">
      <w:pPr>
        <w:pStyle w:val="Ttulodecaptulo"/>
        <w:numPr>
          <w:ilvl w:val="0"/>
          <w:numId w:val="0"/>
        </w:numPr>
        <w:jc w:val="right"/>
        <w:rPr>
          <w:rFonts w:cs="Arial"/>
        </w:rPr>
      </w:pPr>
    </w:p>
    <w:p w:rsidR="00622228" w:rsidRDefault="00622228">
      <w:pPr>
        <w:pStyle w:val="Ttulodecaptulo"/>
        <w:numPr>
          <w:ilvl w:val="0"/>
          <w:numId w:val="0"/>
        </w:numPr>
        <w:jc w:val="right"/>
        <w:rPr>
          <w:rFonts w:cs="Arial"/>
        </w:rPr>
      </w:pPr>
    </w:p>
    <w:p w:rsidR="00622228" w:rsidRDefault="00622228">
      <w:pPr>
        <w:pStyle w:val="Ttulodecaptulo"/>
        <w:numPr>
          <w:ilvl w:val="0"/>
          <w:numId w:val="0"/>
        </w:numPr>
        <w:jc w:val="right"/>
        <w:rPr>
          <w:rFonts w:cs="Arial"/>
        </w:rPr>
      </w:pPr>
    </w:p>
    <w:p w:rsidR="00622228" w:rsidRDefault="00622228">
      <w:pPr>
        <w:pStyle w:val="Ttulodecaptulo"/>
        <w:numPr>
          <w:ilvl w:val="0"/>
          <w:numId w:val="0"/>
        </w:numPr>
        <w:jc w:val="right"/>
        <w:rPr>
          <w:rFonts w:cs="Arial"/>
        </w:rPr>
      </w:pPr>
    </w:p>
    <w:p w:rsidR="00622228" w:rsidRDefault="00622228">
      <w:pPr>
        <w:pStyle w:val="Ttulodecaptulo"/>
        <w:numPr>
          <w:ilvl w:val="0"/>
          <w:numId w:val="0"/>
        </w:numPr>
        <w:jc w:val="right"/>
        <w:rPr>
          <w:rFonts w:cs="Arial"/>
        </w:rPr>
      </w:pPr>
    </w:p>
    <w:p w:rsidR="00622228" w:rsidRDefault="00622228">
      <w:pPr>
        <w:pStyle w:val="Ttulodecaptulo"/>
        <w:numPr>
          <w:ilvl w:val="0"/>
          <w:numId w:val="0"/>
        </w:numPr>
        <w:jc w:val="right"/>
        <w:rPr>
          <w:rFonts w:cs="Arial"/>
        </w:rPr>
      </w:pPr>
    </w:p>
    <w:p w:rsidR="00622228" w:rsidRDefault="00622228">
      <w:pPr>
        <w:pStyle w:val="Ttulodecaptulo"/>
        <w:numPr>
          <w:ilvl w:val="0"/>
          <w:numId w:val="0"/>
        </w:numPr>
        <w:jc w:val="right"/>
        <w:rPr>
          <w:rFonts w:cs="Arial"/>
        </w:rPr>
      </w:pPr>
    </w:p>
    <w:p w:rsidR="00622228" w:rsidRDefault="00622228">
      <w:pPr>
        <w:pStyle w:val="Ttulodecaptulo"/>
        <w:numPr>
          <w:ilvl w:val="0"/>
          <w:numId w:val="0"/>
        </w:numPr>
        <w:jc w:val="right"/>
        <w:rPr>
          <w:rFonts w:cs="Arial"/>
        </w:rPr>
      </w:pPr>
    </w:p>
    <w:p w:rsidR="00622228" w:rsidRDefault="00E31278">
      <w:pPr>
        <w:pStyle w:val="Ttulodecaptulo"/>
        <w:numPr>
          <w:ilvl w:val="0"/>
          <w:numId w:val="0"/>
        </w:numPr>
        <w:jc w:val="right"/>
      </w:pPr>
      <w:r>
        <w:t xml:space="preserve">Strategies of Assembly </w:t>
      </w:r>
      <w:commentRangeStart w:id="0"/>
      <w:r>
        <w:t>of</w:t>
      </w:r>
      <w:commentRangeEnd w:id="0"/>
      <w:r w:rsidR="007832A0">
        <w:rPr>
          <w:rStyle w:val="Refdecomentrio"/>
          <w:b w:val="0"/>
          <w:lang w:val="es-ES"/>
        </w:rPr>
        <w:commentReference w:id="0"/>
      </w:r>
      <w:r>
        <w:t xml:space="preserve"> Finite Element Sparse Matrices with GPUs and </w:t>
      </w:r>
      <w:proofErr w:type="spellStart"/>
      <w:r>
        <w:t>OpenCL</w:t>
      </w:r>
      <w:proofErr w:type="spellEnd"/>
    </w:p>
    <w:p w:rsidR="00622228" w:rsidRDefault="00622228">
      <w:pPr>
        <w:pStyle w:val="Ttulodecaptulo"/>
        <w:numPr>
          <w:ilvl w:val="0"/>
          <w:numId w:val="0"/>
        </w:numPr>
        <w:jc w:val="right"/>
      </w:pPr>
    </w:p>
    <w:p w:rsidR="00622228" w:rsidRDefault="00622228">
      <w:pPr>
        <w:pStyle w:val="Ttulodecaptulo"/>
        <w:numPr>
          <w:ilvl w:val="0"/>
          <w:numId w:val="0"/>
        </w:numPr>
        <w:jc w:val="right"/>
      </w:pPr>
    </w:p>
    <w:p w:rsidR="00622228" w:rsidRDefault="00622228">
      <w:pPr>
        <w:pStyle w:val="Ttulodecaptulo"/>
        <w:numPr>
          <w:ilvl w:val="0"/>
          <w:numId w:val="0"/>
        </w:numPr>
        <w:jc w:val="right"/>
      </w:pPr>
    </w:p>
    <w:p w:rsidR="00622228" w:rsidRDefault="00622228">
      <w:pPr>
        <w:pStyle w:val="Ttulodecaptulo"/>
        <w:numPr>
          <w:ilvl w:val="0"/>
          <w:numId w:val="0"/>
        </w:numPr>
        <w:jc w:val="right"/>
      </w:pPr>
    </w:p>
    <w:p w:rsidR="00622228" w:rsidRPr="00077E4C" w:rsidRDefault="00E31278">
      <w:pPr>
        <w:pStyle w:val="Texto"/>
        <w:spacing w:line="240" w:lineRule="auto"/>
        <w:jc w:val="right"/>
        <w:rPr>
          <w:b/>
          <w:lang w:val="pt-BR"/>
        </w:rPr>
      </w:pPr>
      <w:r w:rsidRPr="00077E4C">
        <w:rPr>
          <w:b/>
          <w:lang w:val="pt-BR"/>
        </w:rPr>
        <w:t>Dissertação de Mestrado</w:t>
      </w:r>
    </w:p>
    <w:p w:rsidR="00622228" w:rsidRPr="00077E4C" w:rsidRDefault="00622228">
      <w:pPr>
        <w:pStyle w:val="Texto"/>
        <w:spacing w:line="240" w:lineRule="auto"/>
        <w:jc w:val="right"/>
        <w:rPr>
          <w:b/>
          <w:lang w:val="pt-BR"/>
        </w:rPr>
      </w:pPr>
    </w:p>
    <w:p w:rsidR="00622228" w:rsidRPr="00077E4C" w:rsidRDefault="00622228">
      <w:pPr>
        <w:pStyle w:val="Texto"/>
        <w:spacing w:line="240" w:lineRule="auto"/>
        <w:jc w:val="right"/>
        <w:rPr>
          <w:lang w:val="pt-BR"/>
        </w:rPr>
      </w:pPr>
    </w:p>
    <w:p w:rsidR="002677BB" w:rsidRPr="00077E4C" w:rsidRDefault="00E31278" w:rsidP="002677BB">
      <w:pPr>
        <w:pStyle w:val="Texto"/>
        <w:jc w:val="right"/>
        <w:rPr>
          <w:sz w:val="28"/>
          <w:lang w:val="pt-BR"/>
        </w:rPr>
      </w:pPr>
      <w:r w:rsidRPr="00077E4C">
        <w:rPr>
          <w:lang w:val="pt-BR"/>
        </w:rPr>
        <w:t xml:space="preserve">Dissertação apresentada ao Programa de Pós-graduação em </w:t>
      </w:r>
      <w:del w:id="1" w:author="Tecgraf" w:date="2013-02-14T09:36:00Z">
        <w:r w:rsidRPr="00077E4C" w:rsidDel="007832A0">
          <w:rPr>
            <w:lang w:val="pt-BR"/>
          </w:rPr>
          <w:delText>Engeharia</w:delText>
        </w:r>
      </w:del>
      <w:ins w:id="2" w:author="Tecgraf" w:date="2013-02-14T09:36:00Z">
        <w:r w:rsidR="007832A0" w:rsidRPr="00077E4C">
          <w:rPr>
            <w:lang w:val="pt-BR"/>
          </w:rPr>
          <w:t>Engenharia</w:t>
        </w:r>
      </w:ins>
      <w:r w:rsidRPr="00077E4C">
        <w:rPr>
          <w:lang w:val="pt-BR"/>
        </w:rPr>
        <w:t xml:space="preserve"> Civil da </w:t>
      </w:r>
      <w:proofErr w:type="spellStart"/>
      <w:r w:rsidRPr="00077E4C">
        <w:rPr>
          <w:lang w:val="pt-BR"/>
        </w:rPr>
        <w:t>PUC-Rio</w:t>
      </w:r>
      <w:proofErr w:type="spellEnd"/>
      <w:r w:rsidRPr="00077E4C">
        <w:rPr>
          <w:lang w:val="pt-BR"/>
        </w:rPr>
        <w:t xml:space="preserve"> como requisito parcial para </w:t>
      </w:r>
    </w:p>
    <w:p w:rsidR="00622228" w:rsidRPr="00077E4C" w:rsidRDefault="00622228">
      <w:pPr>
        <w:pStyle w:val="Ttulodeseessecundrias"/>
        <w:numPr>
          <w:ilvl w:val="0"/>
          <w:numId w:val="0"/>
        </w:numPr>
        <w:rPr>
          <w:sz w:val="28"/>
          <w:lang w:val="pt-BR"/>
        </w:rPr>
      </w:pPr>
    </w:p>
    <w:p w:rsidR="00622228" w:rsidRPr="00077E4C" w:rsidRDefault="00622228">
      <w:pPr>
        <w:pStyle w:val="Ttulodeseessecundrias"/>
        <w:numPr>
          <w:ilvl w:val="0"/>
          <w:numId w:val="0"/>
        </w:numPr>
        <w:rPr>
          <w:b w:val="0"/>
          <w:lang w:val="pt-BR"/>
        </w:rPr>
      </w:pPr>
    </w:p>
    <w:p w:rsidR="00622228" w:rsidRPr="00077E4C" w:rsidRDefault="00E31278">
      <w:pPr>
        <w:pStyle w:val="Ttulodeseessecundrias"/>
        <w:numPr>
          <w:ilvl w:val="0"/>
          <w:numId w:val="0"/>
        </w:numPr>
        <w:rPr>
          <w:b w:val="0"/>
          <w:lang w:val="pt-BR"/>
        </w:rPr>
      </w:pPr>
      <w:proofErr w:type="spellStart"/>
      <w:r w:rsidRPr="00077E4C">
        <w:rPr>
          <w:b w:val="0"/>
          <w:lang w:val="pt-BR"/>
        </w:rPr>
        <w:t>Tecgraf</w:t>
      </w:r>
      <w:proofErr w:type="spellEnd"/>
      <w:r w:rsidRPr="00077E4C">
        <w:rPr>
          <w:b w:val="0"/>
          <w:lang w:val="pt-BR"/>
        </w:rPr>
        <w:t>...</w:t>
      </w:r>
    </w:p>
    <w:p w:rsidR="00622228" w:rsidRPr="00077E4C" w:rsidRDefault="00622228">
      <w:pPr>
        <w:pStyle w:val="Ttulodeseessecundrias"/>
        <w:numPr>
          <w:ilvl w:val="0"/>
          <w:numId w:val="0"/>
        </w:numPr>
        <w:rPr>
          <w:b w:val="0"/>
          <w:lang w:val="pt-BR"/>
        </w:rPr>
      </w:pPr>
    </w:p>
    <w:p w:rsidR="00622228" w:rsidRPr="00077E4C" w:rsidRDefault="00622228">
      <w:pPr>
        <w:pStyle w:val="Ttulodeseessecundrias"/>
        <w:numPr>
          <w:ilvl w:val="0"/>
          <w:numId w:val="0"/>
        </w:numPr>
        <w:rPr>
          <w:b w:val="0"/>
          <w:lang w:val="pt-BR"/>
        </w:rPr>
      </w:pPr>
    </w:p>
    <w:p w:rsidR="00622228" w:rsidRPr="00077E4C" w:rsidRDefault="00622228">
      <w:pPr>
        <w:pStyle w:val="Ttulodeseessecundrias"/>
        <w:numPr>
          <w:ilvl w:val="0"/>
          <w:numId w:val="0"/>
        </w:numPr>
        <w:rPr>
          <w:b w:val="0"/>
          <w:lang w:val="pt-BR"/>
        </w:rPr>
      </w:pPr>
    </w:p>
    <w:p w:rsidR="00622228" w:rsidRPr="00077E4C" w:rsidRDefault="00622228">
      <w:pPr>
        <w:pStyle w:val="Ttulodeseessecundrias"/>
        <w:numPr>
          <w:ilvl w:val="0"/>
          <w:numId w:val="0"/>
        </w:numPr>
        <w:rPr>
          <w:b w:val="0"/>
          <w:lang w:val="pt-BR"/>
        </w:rPr>
      </w:pPr>
    </w:p>
    <w:p w:rsidR="00622228" w:rsidRPr="00077E4C" w:rsidRDefault="00622228">
      <w:pPr>
        <w:pStyle w:val="Ttulodeseessecundrias"/>
        <w:numPr>
          <w:ilvl w:val="0"/>
          <w:numId w:val="0"/>
        </w:numPr>
        <w:rPr>
          <w:b w:val="0"/>
          <w:lang w:val="pt-BR"/>
        </w:rPr>
      </w:pPr>
    </w:p>
    <w:p w:rsidR="00622228" w:rsidRPr="00077E4C" w:rsidRDefault="00622228">
      <w:pPr>
        <w:pStyle w:val="Ttulodecaptulo"/>
        <w:numPr>
          <w:ilvl w:val="0"/>
          <w:numId w:val="0"/>
        </w:numPr>
        <w:rPr>
          <w:rFonts w:cs="Arial"/>
          <w:lang w:val="pt-BR"/>
        </w:rPr>
      </w:pPr>
    </w:p>
    <w:p w:rsidR="00622228" w:rsidRPr="00077E4C" w:rsidRDefault="00622228">
      <w:pPr>
        <w:pStyle w:val="Ttulodecaptulo"/>
        <w:numPr>
          <w:ilvl w:val="0"/>
          <w:numId w:val="0"/>
        </w:numPr>
        <w:rPr>
          <w:rFonts w:cs="Arial"/>
          <w:lang w:val="pt-BR"/>
        </w:rPr>
      </w:pPr>
    </w:p>
    <w:p w:rsidR="00622228" w:rsidRPr="00077E4C" w:rsidRDefault="00622228">
      <w:pPr>
        <w:pStyle w:val="Ttulodecaptulo"/>
        <w:numPr>
          <w:ilvl w:val="0"/>
          <w:numId w:val="0"/>
        </w:numPr>
        <w:rPr>
          <w:rFonts w:cs="Arial"/>
          <w:lang w:val="pt-BR"/>
        </w:rPr>
      </w:pPr>
    </w:p>
    <w:p w:rsidR="00622228" w:rsidRPr="00077E4C" w:rsidRDefault="00622228">
      <w:pPr>
        <w:pStyle w:val="Ttulodecaptulo"/>
        <w:numPr>
          <w:ilvl w:val="0"/>
          <w:numId w:val="0"/>
        </w:numPr>
        <w:rPr>
          <w:rFonts w:cs="Arial"/>
          <w:lang w:val="pt-BR"/>
        </w:rPr>
      </w:pPr>
    </w:p>
    <w:p w:rsidR="003D1DAA" w:rsidRPr="003D1DAA" w:rsidRDefault="003D1DAA" w:rsidP="003D1DAA">
      <w:pPr>
        <w:pStyle w:val="Texto"/>
        <w:jc w:val="right"/>
        <w:rPr>
          <w:lang w:val="pt-BR"/>
        </w:rPr>
      </w:pPr>
      <w:r w:rsidRPr="003D1DAA">
        <w:rPr>
          <w:lang w:val="pt-BR"/>
        </w:rPr>
        <w:lastRenderedPageBreak/>
        <w:t>Rio de Janeiro, Junho de 2012</w:t>
      </w:r>
    </w:p>
    <w:p w:rsidR="003D1DAA" w:rsidRPr="005F72A4" w:rsidRDefault="003D1DAA" w:rsidP="003D1DAA">
      <w:pPr>
        <w:pStyle w:val="Ttulodeseessecundrias"/>
        <w:numPr>
          <w:ilvl w:val="0"/>
          <w:numId w:val="0"/>
        </w:numPr>
        <w:rPr>
          <w:lang w:val="pt-BR"/>
        </w:rPr>
      </w:pPr>
      <w:r w:rsidRPr="005F72A4">
        <w:rPr>
          <w:lang w:val="pt-BR"/>
        </w:rPr>
        <w:t xml:space="preserve">Todos os direitos reservados. É </w:t>
      </w:r>
      <w:del w:id="3" w:author="Tecgraf" w:date="2013-02-14T09:36:00Z">
        <w:r w:rsidRPr="005F72A4" w:rsidDel="007832A0">
          <w:rPr>
            <w:lang w:val="pt-BR"/>
          </w:rPr>
          <w:delText>proivida</w:delText>
        </w:r>
      </w:del>
      <w:ins w:id="4" w:author="Tecgraf" w:date="2013-02-14T09:36:00Z">
        <w:r w:rsidR="007832A0" w:rsidRPr="005F72A4">
          <w:rPr>
            <w:lang w:val="pt-BR"/>
          </w:rPr>
          <w:t>proibida</w:t>
        </w:r>
      </w:ins>
      <w:r w:rsidRPr="005F72A4">
        <w:rPr>
          <w:lang w:val="pt-BR"/>
        </w:rPr>
        <w:t xml:space="preserve"> a reprodução total ou parcial do trabalho sem autorização do autor, do </w:t>
      </w:r>
      <w:del w:id="5" w:author="Tecgraf" w:date="2013-02-14T09:36:00Z">
        <w:r w:rsidRPr="005F72A4" w:rsidDel="007832A0">
          <w:rPr>
            <w:lang w:val="pt-BR"/>
          </w:rPr>
          <w:delText>oridentador</w:delText>
        </w:r>
      </w:del>
      <w:ins w:id="6" w:author="Tecgraf" w:date="2013-02-14T09:36:00Z">
        <w:r w:rsidR="007832A0" w:rsidRPr="005F72A4">
          <w:rPr>
            <w:lang w:val="pt-BR"/>
          </w:rPr>
          <w:t>orientador</w:t>
        </w:r>
      </w:ins>
      <w:r w:rsidRPr="005F72A4">
        <w:rPr>
          <w:lang w:val="pt-BR"/>
        </w:rPr>
        <w:t xml:space="preserve"> e da universidade.</w:t>
      </w:r>
    </w:p>
    <w:p w:rsidR="003D1DAA" w:rsidRPr="005F72A4" w:rsidRDefault="003D1DAA" w:rsidP="003D1DAA">
      <w:pPr>
        <w:pStyle w:val="Ttulodeseessecundrias"/>
        <w:numPr>
          <w:ilvl w:val="0"/>
          <w:numId w:val="0"/>
        </w:numPr>
        <w:rPr>
          <w:lang w:val="pt-BR"/>
        </w:rPr>
      </w:pPr>
    </w:p>
    <w:p w:rsidR="003D1DAA" w:rsidRPr="005F72A4" w:rsidRDefault="003D1DAA" w:rsidP="003D1DAA">
      <w:pPr>
        <w:pStyle w:val="Ttulodeseessecundrias"/>
        <w:numPr>
          <w:ilvl w:val="0"/>
          <w:numId w:val="0"/>
        </w:numPr>
        <w:rPr>
          <w:lang w:val="pt-BR"/>
        </w:rPr>
      </w:pPr>
    </w:p>
    <w:p w:rsidR="003D1DAA" w:rsidRPr="005F72A4" w:rsidRDefault="003D1DAA" w:rsidP="003D1DAA">
      <w:pPr>
        <w:pStyle w:val="Ttulodeseessecundrias"/>
        <w:numPr>
          <w:ilvl w:val="0"/>
          <w:numId w:val="0"/>
        </w:numPr>
        <w:rPr>
          <w:lang w:val="pt-BR"/>
        </w:rPr>
      </w:pPr>
    </w:p>
    <w:p w:rsidR="003D1DAA" w:rsidRPr="005F72A4" w:rsidRDefault="003D1DAA" w:rsidP="003D1DAA">
      <w:pPr>
        <w:pStyle w:val="Ttulodeseessecundrias"/>
        <w:numPr>
          <w:ilvl w:val="0"/>
          <w:numId w:val="0"/>
        </w:numPr>
        <w:rPr>
          <w:lang w:val="pt-BR"/>
        </w:rPr>
      </w:pPr>
    </w:p>
    <w:p w:rsidR="003D1DAA" w:rsidRPr="005F72A4" w:rsidRDefault="003D1DAA" w:rsidP="003D1DAA">
      <w:pPr>
        <w:pStyle w:val="Ttulodeseessecundrias"/>
        <w:numPr>
          <w:ilvl w:val="0"/>
          <w:numId w:val="0"/>
        </w:numPr>
        <w:rPr>
          <w:lang w:val="pt-BR"/>
        </w:rPr>
      </w:pPr>
    </w:p>
    <w:p w:rsidR="003D1DAA" w:rsidRPr="005F72A4" w:rsidRDefault="003D1DAA" w:rsidP="003D1DAA">
      <w:pPr>
        <w:pStyle w:val="Ttulodeseessecundrias"/>
        <w:numPr>
          <w:ilvl w:val="0"/>
          <w:numId w:val="0"/>
        </w:numPr>
        <w:rPr>
          <w:lang w:val="pt-BR"/>
        </w:rPr>
      </w:pPr>
    </w:p>
    <w:p w:rsidR="003D1DAA" w:rsidRPr="005F72A4" w:rsidRDefault="003D1DAA" w:rsidP="003D1DAA">
      <w:pPr>
        <w:pStyle w:val="Ttulodeseessecundrias"/>
        <w:numPr>
          <w:ilvl w:val="0"/>
          <w:numId w:val="0"/>
        </w:numPr>
        <w:rPr>
          <w:lang w:val="pt-BR"/>
        </w:rPr>
      </w:pPr>
    </w:p>
    <w:p w:rsidR="003D1DAA" w:rsidRPr="003D1DAA" w:rsidRDefault="003D1DAA" w:rsidP="003D1DAA">
      <w:pPr>
        <w:pStyle w:val="Ttulodeseessecundrias"/>
        <w:numPr>
          <w:ilvl w:val="0"/>
          <w:numId w:val="0"/>
        </w:numPr>
        <w:rPr>
          <w:lang w:val="pt-BR"/>
        </w:rPr>
      </w:pPr>
      <w:r w:rsidRPr="003D1DAA">
        <w:rPr>
          <w:lang w:val="pt-BR"/>
        </w:rPr>
        <w:t xml:space="preserve">Francisco Paulo de </w:t>
      </w:r>
      <w:proofErr w:type="spellStart"/>
      <w:r w:rsidRPr="003D1DAA">
        <w:rPr>
          <w:lang w:val="pt-BR"/>
        </w:rPr>
        <w:t>Aboim</w:t>
      </w:r>
      <w:proofErr w:type="spellEnd"/>
    </w:p>
    <w:p w:rsidR="003D1DAA" w:rsidRPr="003D1DAA" w:rsidRDefault="003D1DAA" w:rsidP="003D1DAA">
      <w:pPr>
        <w:pStyle w:val="Ttulodeseessecundrias"/>
        <w:numPr>
          <w:ilvl w:val="0"/>
          <w:numId w:val="0"/>
        </w:numPr>
        <w:rPr>
          <w:lang w:val="pt-BR"/>
        </w:rPr>
      </w:pPr>
    </w:p>
    <w:p w:rsidR="003D1DAA" w:rsidRPr="005F72A4" w:rsidRDefault="003D1DAA" w:rsidP="003D1DAA">
      <w:pPr>
        <w:pStyle w:val="Ttulodeseessecundrias"/>
        <w:numPr>
          <w:ilvl w:val="0"/>
          <w:numId w:val="0"/>
        </w:numPr>
        <w:rPr>
          <w:b w:val="0"/>
          <w:lang w:val="pt-BR"/>
        </w:rPr>
      </w:pPr>
      <w:r w:rsidRPr="005F72A4">
        <w:rPr>
          <w:b w:val="0"/>
          <w:lang w:val="pt-BR"/>
        </w:rPr>
        <w:t xml:space="preserve">Graduou-se em Engenharia Civil na </w:t>
      </w:r>
      <w:proofErr w:type="spellStart"/>
      <w:r w:rsidRPr="005F72A4">
        <w:rPr>
          <w:b w:val="0"/>
          <w:lang w:val="pt-BR"/>
        </w:rPr>
        <w:t>PUC-Rio</w:t>
      </w:r>
      <w:proofErr w:type="spellEnd"/>
      <w:r w:rsidRPr="005F72A4">
        <w:rPr>
          <w:b w:val="0"/>
          <w:lang w:val="pt-BR"/>
        </w:rPr>
        <w:t xml:space="preserve"> em 2010...</w:t>
      </w: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7832A0" w:rsidRDefault="00EC0A9F" w:rsidP="003D1DAA">
      <w:pPr>
        <w:pStyle w:val="Ttulodeseessecundrias"/>
        <w:numPr>
          <w:ilvl w:val="0"/>
          <w:numId w:val="0"/>
        </w:numPr>
        <w:rPr>
          <w:sz w:val="28"/>
          <w:lang w:val="pt-BR"/>
          <w:rPrChange w:id="7" w:author="Tecgraf" w:date="2013-02-14T09:36:00Z">
            <w:rPr>
              <w:sz w:val="28"/>
            </w:rPr>
          </w:rPrChange>
        </w:rPr>
      </w:pPr>
      <w:r w:rsidRPr="00EC0A9F">
        <w:rPr>
          <w:sz w:val="28"/>
          <w:lang w:val="pt-BR"/>
          <w:rPrChange w:id="8" w:author="Tecgraf" w:date="2013-02-14T09:36:00Z">
            <w:rPr>
              <w:sz w:val="28"/>
            </w:rPr>
          </w:rPrChange>
        </w:rPr>
        <w:t>Agradecimentos</w:t>
      </w:r>
    </w:p>
    <w:p w:rsidR="003D1DAA" w:rsidRPr="007832A0" w:rsidRDefault="003D1DAA" w:rsidP="003D1DAA">
      <w:pPr>
        <w:pStyle w:val="Ttulodeseessecundrias"/>
        <w:numPr>
          <w:ilvl w:val="0"/>
          <w:numId w:val="0"/>
        </w:numPr>
        <w:rPr>
          <w:b w:val="0"/>
          <w:lang w:val="pt-BR"/>
          <w:rPrChange w:id="9" w:author="Tecgraf" w:date="2013-02-14T09:36:00Z">
            <w:rPr>
              <w:b w:val="0"/>
            </w:rPr>
          </w:rPrChange>
        </w:rPr>
      </w:pPr>
    </w:p>
    <w:p w:rsidR="003D1DAA" w:rsidRPr="007832A0" w:rsidRDefault="00EC0A9F" w:rsidP="003D1DAA">
      <w:pPr>
        <w:pStyle w:val="Ttulodeseessecundrias"/>
        <w:numPr>
          <w:ilvl w:val="0"/>
          <w:numId w:val="0"/>
        </w:numPr>
        <w:rPr>
          <w:b w:val="0"/>
          <w:lang w:val="pt-BR"/>
          <w:rPrChange w:id="10" w:author="Tecgraf" w:date="2013-02-14T09:36:00Z">
            <w:rPr>
              <w:b w:val="0"/>
            </w:rPr>
          </w:rPrChange>
        </w:rPr>
      </w:pPr>
      <w:proofErr w:type="spellStart"/>
      <w:r w:rsidRPr="00EC0A9F">
        <w:rPr>
          <w:b w:val="0"/>
          <w:lang w:val="pt-BR"/>
          <w:rPrChange w:id="11" w:author="Tecgraf" w:date="2013-02-14T09:36:00Z">
            <w:rPr>
              <w:b w:val="0"/>
            </w:rPr>
          </w:rPrChange>
        </w:rPr>
        <w:t>Tecgraf</w:t>
      </w:r>
      <w:proofErr w:type="spellEnd"/>
      <w:r w:rsidRPr="00EC0A9F">
        <w:rPr>
          <w:b w:val="0"/>
          <w:lang w:val="pt-BR"/>
          <w:rPrChange w:id="12" w:author="Tecgraf" w:date="2013-02-14T09:36:00Z">
            <w:rPr>
              <w:b w:val="0"/>
            </w:rPr>
          </w:rPrChange>
        </w:rPr>
        <w:t>...</w:t>
      </w:r>
    </w:p>
    <w:p w:rsidR="003D1DAA" w:rsidRPr="007832A0" w:rsidRDefault="003D1DAA" w:rsidP="003D1DAA">
      <w:pPr>
        <w:pStyle w:val="Ttulodeseessecundrias"/>
        <w:numPr>
          <w:ilvl w:val="0"/>
          <w:numId w:val="0"/>
        </w:numPr>
        <w:rPr>
          <w:b w:val="0"/>
          <w:lang w:val="pt-BR"/>
          <w:rPrChange w:id="13" w:author="Tecgraf" w:date="2013-02-14T09:36:00Z">
            <w:rPr>
              <w:b w:val="0"/>
            </w:rPr>
          </w:rPrChange>
        </w:rPr>
      </w:pPr>
    </w:p>
    <w:p w:rsidR="003D1DAA" w:rsidRPr="007832A0" w:rsidRDefault="003D1DAA" w:rsidP="003D1DAA">
      <w:pPr>
        <w:pStyle w:val="Ttulodeseessecundrias"/>
        <w:numPr>
          <w:ilvl w:val="0"/>
          <w:numId w:val="0"/>
        </w:numPr>
        <w:rPr>
          <w:b w:val="0"/>
          <w:lang w:val="pt-BR"/>
          <w:rPrChange w:id="14" w:author="Tecgraf" w:date="2013-02-14T09:36:00Z">
            <w:rPr>
              <w:b w:val="0"/>
            </w:rPr>
          </w:rPrChange>
        </w:rPr>
      </w:pPr>
    </w:p>
    <w:p w:rsidR="003D1DAA" w:rsidRPr="007832A0" w:rsidRDefault="003D1DAA" w:rsidP="003D1DAA">
      <w:pPr>
        <w:pStyle w:val="Ttulodeseessecundrias"/>
        <w:numPr>
          <w:ilvl w:val="0"/>
          <w:numId w:val="0"/>
        </w:numPr>
        <w:rPr>
          <w:b w:val="0"/>
          <w:lang w:val="pt-BR"/>
          <w:rPrChange w:id="15" w:author="Tecgraf" w:date="2013-02-14T09:36:00Z">
            <w:rPr>
              <w:b w:val="0"/>
            </w:rPr>
          </w:rPrChange>
        </w:rPr>
      </w:pPr>
    </w:p>
    <w:p w:rsidR="003D1DAA" w:rsidRPr="007832A0" w:rsidRDefault="003D1DAA" w:rsidP="003D1DAA">
      <w:pPr>
        <w:pStyle w:val="Ttulodeseessecundrias"/>
        <w:numPr>
          <w:ilvl w:val="0"/>
          <w:numId w:val="0"/>
        </w:numPr>
        <w:rPr>
          <w:b w:val="0"/>
          <w:lang w:val="pt-BR"/>
          <w:rPrChange w:id="16" w:author="Tecgraf" w:date="2013-02-14T09:36:00Z">
            <w:rPr>
              <w:b w:val="0"/>
            </w:rPr>
          </w:rPrChange>
        </w:rPr>
      </w:pPr>
    </w:p>
    <w:p w:rsidR="003D1DAA" w:rsidRPr="007832A0" w:rsidRDefault="003D1DAA" w:rsidP="003D1DAA">
      <w:pPr>
        <w:pStyle w:val="Ttulodeseessecundrias"/>
        <w:numPr>
          <w:ilvl w:val="0"/>
          <w:numId w:val="0"/>
        </w:numPr>
        <w:rPr>
          <w:b w:val="0"/>
          <w:lang w:val="pt-BR"/>
          <w:rPrChange w:id="17" w:author="Tecgraf" w:date="2013-02-14T09:36:00Z">
            <w:rPr>
              <w:b w:val="0"/>
            </w:rPr>
          </w:rPrChange>
        </w:rPr>
      </w:pPr>
    </w:p>
    <w:p w:rsidR="003D1DAA" w:rsidRPr="007832A0" w:rsidRDefault="003D1DAA" w:rsidP="003D1DAA">
      <w:pPr>
        <w:pStyle w:val="Ttulodecaptulo"/>
        <w:numPr>
          <w:ilvl w:val="0"/>
          <w:numId w:val="0"/>
        </w:numPr>
        <w:rPr>
          <w:rFonts w:cs="Arial"/>
          <w:lang w:val="pt-BR"/>
          <w:rPrChange w:id="18" w:author="Tecgraf" w:date="2013-02-14T09:36:00Z">
            <w:rPr>
              <w:rFonts w:cs="Arial"/>
            </w:rPr>
          </w:rPrChange>
        </w:rPr>
      </w:pPr>
    </w:p>
    <w:p w:rsidR="003D1DAA" w:rsidRPr="007832A0" w:rsidRDefault="003D1DAA" w:rsidP="003D1DAA">
      <w:pPr>
        <w:pStyle w:val="Ttulodecaptulo"/>
        <w:numPr>
          <w:ilvl w:val="0"/>
          <w:numId w:val="0"/>
        </w:numPr>
        <w:rPr>
          <w:rFonts w:cs="Arial"/>
          <w:lang w:val="pt-BR"/>
          <w:rPrChange w:id="19" w:author="Tecgraf" w:date="2013-02-14T09:36:00Z">
            <w:rPr>
              <w:rFonts w:cs="Arial"/>
            </w:rPr>
          </w:rPrChange>
        </w:rPr>
      </w:pPr>
    </w:p>
    <w:p w:rsidR="003D1DAA" w:rsidRPr="007832A0" w:rsidRDefault="003D1DAA" w:rsidP="003D1DAA">
      <w:pPr>
        <w:pStyle w:val="Ttulodecaptulo"/>
        <w:numPr>
          <w:ilvl w:val="0"/>
          <w:numId w:val="0"/>
        </w:numPr>
        <w:rPr>
          <w:rFonts w:cs="Arial"/>
          <w:lang w:val="pt-BR"/>
          <w:rPrChange w:id="20" w:author="Tecgraf" w:date="2013-02-14T09:36:00Z">
            <w:rPr>
              <w:rFonts w:cs="Arial"/>
            </w:rPr>
          </w:rPrChange>
        </w:rPr>
      </w:pPr>
    </w:p>
    <w:p w:rsidR="003D1DAA" w:rsidRPr="007832A0" w:rsidRDefault="003D1DAA" w:rsidP="003D1DAA">
      <w:pPr>
        <w:pStyle w:val="Ttulodecaptulo"/>
        <w:numPr>
          <w:ilvl w:val="0"/>
          <w:numId w:val="0"/>
        </w:numPr>
        <w:rPr>
          <w:rFonts w:cs="Arial"/>
          <w:lang w:val="pt-BR"/>
          <w:rPrChange w:id="21" w:author="Tecgraf" w:date="2013-02-14T09:36:00Z">
            <w:rPr>
              <w:rFonts w:cs="Arial"/>
            </w:rPr>
          </w:rPrChange>
        </w:rPr>
      </w:pPr>
    </w:p>
    <w:p w:rsidR="003D1DAA" w:rsidRPr="007832A0" w:rsidRDefault="003D1DAA" w:rsidP="003D1DAA">
      <w:pPr>
        <w:pStyle w:val="Ttulodecaptulo"/>
        <w:numPr>
          <w:ilvl w:val="0"/>
          <w:numId w:val="0"/>
        </w:numPr>
        <w:rPr>
          <w:rFonts w:cs="Arial"/>
          <w:lang w:val="pt-BR"/>
          <w:rPrChange w:id="22" w:author="Tecgraf" w:date="2013-02-14T09:36:00Z">
            <w:rPr>
              <w:rFonts w:cs="Arial"/>
            </w:rPr>
          </w:rPrChange>
        </w:rPr>
      </w:pPr>
    </w:p>
    <w:p w:rsidR="003D1DAA" w:rsidRPr="007832A0" w:rsidRDefault="003D1DAA" w:rsidP="003D1DAA">
      <w:pPr>
        <w:pStyle w:val="Ttulodecaptulo"/>
        <w:numPr>
          <w:ilvl w:val="0"/>
          <w:numId w:val="0"/>
        </w:numPr>
        <w:rPr>
          <w:rFonts w:cs="Arial"/>
          <w:lang w:val="pt-BR"/>
          <w:rPrChange w:id="23" w:author="Tecgraf" w:date="2013-02-14T09:36:00Z">
            <w:rPr>
              <w:rFonts w:cs="Arial"/>
            </w:rPr>
          </w:rPrChange>
        </w:rPr>
      </w:pPr>
    </w:p>
    <w:p w:rsidR="003D1DAA" w:rsidRPr="007832A0" w:rsidRDefault="003D1DAA" w:rsidP="003D1DAA">
      <w:pPr>
        <w:pStyle w:val="Ttulodecaptulo"/>
        <w:numPr>
          <w:ilvl w:val="0"/>
          <w:numId w:val="0"/>
        </w:numPr>
        <w:rPr>
          <w:rFonts w:cs="Arial"/>
          <w:lang w:val="pt-BR"/>
          <w:rPrChange w:id="24" w:author="Tecgraf" w:date="2013-02-14T09:36:00Z">
            <w:rPr>
              <w:rFonts w:cs="Arial"/>
            </w:rPr>
          </w:rPrChange>
        </w:rPr>
      </w:pPr>
    </w:p>
    <w:p w:rsidR="003D1DAA" w:rsidRPr="007832A0" w:rsidRDefault="003D1DAA" w:rsidP="003D1DAA">
      <w:pPr>
        <w:pStyle w:val="Ttulodecaptulo"/>
        <w:numPr>
          <w:ilvl w:val="0"/>
          <w:numId w:val="0"/>
        </w:numPr>
        <w:rPr>
          <w:rFonts w:cs="Arial"/>
          <w:lang w:val="pt-BR"/>
          <w:rPrChange w:id="25" w:author="Tecgraf" w:date="2013-02-14T09:36:00Z">
            <w:rPr>
              <w:rFonts w:cs="Arial"/>
            </w:rPr>
          </w:rPrChange>
        </w:rPr>
      </w:pPr>
    </w:p>
    <w:p w:rsidR="003D1DAA" w:rsidRPr="007832A0" w:rsidRDefault="003D1DAA" w:rsidP="003D1DAA">
      <w:pPr>
        <w:pStyle w:val="Ttulodecaptulo"/>
        <w:numPr>
          <w:ilvl w:val="0"/>
          <w:numId w:val="0"/>
        </w:numPr>
        <w:rPr>
          <w:rFonts w:cs="Arial"/>
          <w:lang w:val="pt-BR"/>
          <w:rPrChange w:id="26" w:author="Tecgraf" w:date="2013-02-14T09:36:00Z">
            <w:rPr>
              <w:rFonts w:cs="Arial"/>
            </w:rPr>
          </w:rPrChange>
        </w:rPr>
      </w:pPr>
    </w:p>
    <w:p w:rsidR="003D1DAA" w:rsidRPr="007832A0" w:rsidRDefault="003D1DAA" w:rsidP="003D1DAA">
      <w:pPr>
        <w:pStyle w:val="Ttulodecaptulo"/>
        <w:numPr>
          <w:ilvl w:val="0"/>
          <w:numId w:val="0"/>
        </w:numPr>
        <w:rPr>
          <w:rFonts w:cs="Arial"/>
          <w:lang w:val="pt-BR"/>
          <w:rPrChange w:id="27" w:author="Tecgraf" w:date="2013-02-14T09:36:00Z">
            <w:rPr>
              <w:rFonts w:cs="Arial"/>
            </w:rPr>
          </w:rPrChange>
        </w:rPr>
      </w:pPr>
    </w:p>
    <w:p w:rsidR="003D1DAA" w:rsidRPr="007832A0" w:rsidRDefault="003D1DAA" w:rsidP="003D1DAA">
      <w:pPr>
        <w:pStyle w:val="Ttulodecaptulo"/>
        <w:numPr>
          <w:ilvl w:val="0"/>
          <w:numId w:val="0"/>
        </w:numPr>
        <w:rPr>
          <w:rFonts w:cs="Arial"/>
          <w:lang w:val="pt-BR"/>
          <w:rPrChange w:id="28" w:author="Tecgraf" w:date="2013-02-14T09:36:00Z">
            <w:rPr>
              <w:rFonts w:cs="Arial"/>
            </w:rPr>
          </w:rPrChange>
        </w:rPr>
      </w:pPr>
    </w:p>
    <w:p w:rsidR="003D1DAA" w:rsidRPr="007832A0" w:rsidRDefault="003D1DAA" w:rsidP="003D1DAA">
      <w:pPr>
        <w:pStyle w:val="Ttulodecaptulo"/>
        <w:numPr>
          <w:ilvl w:val="0"/>
          <w:numId w:val="0"/>
        </w:numPr>
        <w:rPr>
          <w:rFonts w:cs="Arial"/>
          <w:lang w:val="pt-BR"/>
          <w:rPrChange w:id="29" w:author="Tecgraf" w:date="2013-02-14T09:36:00Z">
            <w:rPr>
              <w:rFonts w:cs="Arial"/>
            </w:rPr>
          </w:rPrChange>
        </w:rPr>
      </w:pPr>
    </w:p>
    <w:p w:rsidR="003D1DAA" w:rsidRPr="007832A0" w:rsidRDefault="003D1DAA" w:rsidP="003D1DAA">
      <w:pPr>
        <w:pStyle w:val="Ttulodecaptulo"/>
        <w:numPr>
          <w:ilvl w:val="0"/>
          <w:numId w:val="0"/>
        </w:numPr>
        <w:rPr>
          <w:rFonts w:cs="Arial"/>
          <w:lang w:val="pt-BR"/>
          <w:rPrChange w:id="30" w:author="Tecgraf" w:date="2013-02-14T09:36:00Z">
            <w:rPr>
              <w:rFonts w:cs="Arial"/>
            </w:rPr>
          </w:rPrChange>
        </w:rPr>
      </w:pPr>
    </w:p>
    <w:p w:rsidR="003D1DAA" w:rsidRPr="007832A0" w:rsidRDefault="003D1DAA" w:rsidP="003D1DAA">
      <w:pPr>
        <w:pStyle w:val="Ttulodecaptulo"/>
        <w:numPr>
          <w:ilvl w:val="0"/>
          <w:numId w:val="0"/>
        </w:numPr>
        <w:rPr>
          <w:rFonts w:cs="Arial"/>
          <w:lang w:val="pt-BR"/>
          <w:rPrChange w:id="31" w:author="Tecgraf" w:date="2013-02-14T09:36:00Z">
            <w:rPr>
              <w:rFonts w:cs="Arial"/>
            </w:rPr>
          </w:rPrChange>
        </w:rPr>
      </w:pPr>
    </w:p>
    <w:p w:rsidR="003D1DAA" w:rsidRPr="007832A0" w:rsidRDefault="003D1DAA" w:rsidP="003D1DAA">
      <w:pPr>
        <w:pStyle w:val="Ttulodecaptulo"/>
        <w:numPr>
          <w:ilvl w:val="0"/>
          <w:numId w:val="0"/>
        </w:numPr>
        <w:rPr>
          <w:rFonts w:cs="Arial"/>
          <w:lang w:val="pt-BR"/>
          <w:rPrChange w:id="32" w:author="Tecgraf" w:date="2013-02-14T09:36:00Z">
            <w:rPr>
              <w:rFonts w:cs="Arial"/>
            </w:rPr>
          </w:rPrChange>
        </w:rPr>
      </w:pPr>
    </w:p>
    <w:p w:rsidR="003D1DAA" w:rsidRPr="007832A0" w:rsidRDefault="003D1DAA" w:rsidP="003D1DAA">
      <w:pPr>
        <w:pStyle w:val="Ttulodecaptulo"/>
        <w:numPr>
          <w:ilvl w:val="0"/>
          <w:numId w:val="0"/>
        </w:numPr>
        <w:rPr>
          <w:rFonts w:cs="Arial"/>
          <w:lang w:val="pt-BR"/>
          <w:rPrChange w:id="33" w:author="Tecgraf" w:date="2013-02-14T09:36:00Z">
            <w:rPr>
              <w:rFonts w:cs="Arial"/>
            </w:rPr>
          </w:rPrChange>
        </w:rPr>
      </w:pPr>
    </w:p>
    <w:p w:rsidR="003D1DAA" w:rsidRPr="007832A0" w:rsidRDefault="003D1DAA" w:rsidP="003D1DAA">
      <w:pPr>
        <w:pStyle w:val="Ttulodecaptulo"/>
        <w:numPr>
          <w:ilvl w:val="0"/>
          <w:numId w:val="0"/>
        </w:numPr>
        <w:rPr>
          <w:rFonts w:cs="Arial"/>
          <w:lang w:val="pt-BR"/>
          <w:rPrChange w:id="34" w:author="Tecgraf" w:date="2013-02-14T09:36:00Z">
            <w:rPr>
              <w:rFonts w:cs="Arial"/>
            </w:rPr>
          </w:rPrChange>
        </w:rPr>
      </w:pPr>
    </w:p>
    <w:p w:rsidR="003D1DAA" w:rsidRPr="007832A0" w:rsidRDefault="003D1DAA" w:rsidP="003D1DAA">
      <w:pPr>
        <w:pStyle w:val="Ttulodecaptulo"/>
        <w:numPr>
          <w:ilvl w:val="0"/>
          <w:numId w:val="0"/>
        </w:numPr>
        <w:rPr>
          <w:rFonts w:cs="Arial"/>
          <w:lang w:val="pt-BR"/>
          <w:rPrChange w:id="35" w:author="Tecgraf" w:date="2013-02-14T09:36:00Z">
            <w:rPr>
              <w:rFonts w:cs="Arial"/>
            </w:rPr>
          </w:rPrChange>
        </w:rPr>
      </w:pPr>
    </w:p>
    <w:p w:rsidR="003D1DAA" w:rsidRPr="007832A0" w:rsidRDefault="003D1DAA" w:rsidP="003D1DAA">
      <w:pPr>
        <w:pStyle w:val="Ttulodecaptulo"/>
        <w:numPr>
          <w:ilvl w:val="0"/>
          <w:numId w:val="0"/>
        </w:numPr>
        <w:rPr>
          <w:rFonts w:cs="Arial"/>
          <w:lang w:val="pt-BR"/>
          <w:rPrChange w:id="36" w:author="Tecgraf" w:date="2013-02-14T09:36:00Z">
            <w:rPr>
              <w:rFonts w:cs="Arial"/>
            </w:rPr>
          </w:rPrChange>
        </w:rPr>
      </w:pPr>
    </w:p>
    <w:p w:rsidR="003D1DAA" w:rsidRPr="007832A0" w:rsidRDefault="003D1DAA" w:rsidP="003D1DAA">
      <w:pPr>
        <w:pStyle w:val="Ttulodecaptulo"/>
        <w:numPr>
          <w:ilvl w:val="0"/>
          <w:numId w:val="0"/>
        </w:numPr>
        <w:rPr>
          <w:rFonts w:cs="Arial"/>
          <w:lang w:val="pt-BR"/>
          <w:rPrChange w:id="37" w:author="Tecgraf" w:date="2013-02-14T09:36:00Z">
            <w:rPr>
              <w:rFonts w:cs="Arial"/>
            </w:rPr>
          </w:rPrChange>
        </w:rPr>
      </w:pPr>
    </w:p>
    <w:p w:rsidR="003D1DAA" w:rsidRPr="007832A0" w:rsidRDefault="003D1DAA" w:rsidP="003D1DAA">
      <w:pPr>
        <w:pStyle w:val="Ttulodecaptulo"/>
        <w:numPr>
          <w:ilvl w:val="0"/>
          <w:numId w:val="0"/>
        </w:numPr>
        <w:rPr>
          <w:rFonts w:cs="Arial"/>
          <w:lang w:val="pt-BR"/>
          <w:rPrChange w:id="38" w:author="Tecgraf" w:date="2013-02-14T09:36:00Z">
            <w:rPr>
              <w:rFonts w:cs="Arial"/>
            </w:rPr>
          </w:rPrChange>
        </w:rPr>
      </w:pPr>
    </w:p>
    <w:p w:rsidR="00622228" w:rsidRPr="00077E4C" w:rsidRDefault="00E31278">
      <w:pPr>
        <w:pStyle w:val="Ttulodecaptulo"/>
        <w:numPr>
          <w:ilvl w:val="0"/>
          <w:numId w:val="0"/>
        </w:numPr>
        <w:rPr>
          <w:lang w:val="pt-BR"/>
        </w:rPr>
      </w:pPr>
      <w:r w:rsidRPr="00077E4C">
        <w:rPr>
          <w:lang w:val="pt-BR"/>
        </w:rPr>
        <w:lastRenderedPageBreak/>
        <w:t>Abstract</w:t>
      </w:r>
    </w:p>
    <w:p w:rsidR="00622228" w:rsidRPr="00077E4C" w:rsidRDefault="00622228">
      <w:pPr>
        <w:ind w:firstLine="567"/>
        <w:rPr>
          <w:rFonts w:cs="Arial"/>
          <w:b/>
          <w:sz w:val="24"/>
          <w:szCs w:val="24"/>
          <w:lang w:val="pt-BR"/>
        </w:rPr>
      </w:pPr>
    </w:p>
    <w:p w:rsidR="00622228" w:rsidRPr="00077E4C" w:rsidRDefault="00622228">
      <w:pPr>
        <w:ind w:firstLine="567"/>
        <w:rPr>
          <w:rFonts w:cs="Arial"/>
          <w:b/>
          <w:sz w:val="24"/>
          <w:szCs w:val="24"/>
          <w:lang w:val="pt-BR"/>
        </w:rPr>
      </w:pPr>
    </w:p>
    <w:p w:rsidR="00622228" w:rsidRPr="00077E4C" w:rsidRDefault="00E31278">
      <w:pPr>
        <w:spacing w:line="240" w:lineRule="auto"/>
        <w:ind w:firstLine="567"/>
        <w:jc w:val="both"/>
        <w:rPr>
          <w:rFonts w:cs="Arial"/>
          <w:sz w:val="24"/>
          <w:szCs w:val="24"/>
          <w:lang w:val="pt-BR"/>
        </w:rPr>
      </w:pPr>
      <w:proofErr w:type="spellStart"/>
      <w:r w:rsidRPr="00077E4C">
        <w:rPr>
          <w:rFonts w:cs="Arial"/>
          <w:sz w:val="24"/>
          <w:szCs w:val="24"/>
          <w:lang w:val="pt-BR"/>
        </w:rPr>
        <w:t>Aboim</w:t>
      </w:r>
      <w:proofErr w:type="spellEnd"/>
      <w:r w:rsidRPr="00077E4C">
        <w:rPr>
          <w:rFonts w:cs="Arial"/>
          <w:sz w:val="24"/>
          <w:szCs w:val="24"/>
          <w:lang w:val="pt-BR"/>
        </w:rPr>
        <w:t xml:space="preserve">, Francisco Paulo de; Martha, Luiz Fernando; </w:t>
      </w:r>
      <w:proofErr w:type="spellStart"/>
      <w:r w:rsidRPr="00077E4C">
        <w:rPr>
          <w:rFonts w:cs="Arial"/>
          <w:sz w:val="24"/>
          <w:szCs w:val="24"/>
          <w:lang w:val="pt-BR"/>
        </w:rPr>
        <w:t>Sotelino</w:t>
      </w:r>
      <w:proofErr w:type="spellEnd"/>
      <w:r w:rsidRPr="00077E4C">
        <w:rPr>
          <w:rFonts w:cs="Arial"/>
          <w:sz w:val="24"/>
          <w:szCs w:val="24"/>
          <w:lang w:val="pt-BR"/>
        </w:rPr>
        <w:t xml:space="preserve">, Elisa. </w:t>
      </w:r>
      <w:r w:rsidRPr="00077E4C">
        <w:rPr>
          <w:rFonts w:cs="Arial"/>
          <w:b/>
          <w:sz w:val="24"/>
          <w:szCs w:val="24"/>
          <w:lang w:val="pt-BR"/>
        </w:rPr>
        <w:t xml:space="preserve">A </w:t>
      </w:r>
      <w:proofErr w:type="spellStart"/>
      <w:r w:rsidRPr="00077E4C">
        <w:rPr>
          <w:rFonts w:cs="Arial"/>
          <w:b/>
          <w:sz w:val="24"/>
          <w:szCs w:val="24"/>
          <w:lang w:val="pt-BR"/>
        </w:rPr>
        <w:t>Finite</w:t>
      </w:r>
      <w:proofErr w:type="spellEnd"/>
      <w:r w:rsidRPr="00077E4C">
        <w:rPr>
          <w:rFonts w:cs="Arial"/>
          <w:b/>
          <w:sz w:val="24"/>
          <w:szCs w:val="24"/>
          <w:lang w:val="pt-BR"/>
        </w:rPr>
        <w:t xml:space="preserve"> </w:t>
      </w:r>
      <w:proofErr w:type="spellStart"/>
      <w:r w:rsidRPr="00077E4C">
        <w:rPr>
          <w:rFonts w:cs="Arial"/>
          <w:b/>
          <w:sz w:val="24"/>
          <w:szCs w:val="24"/>
          <w:lang w:val="pt-BR"/>
        </w:rPr>
        <w:t>Element</w:t>
      </w:r>
      <w:proofErr w:type="spellEnd"/>
      <w:r w:rsidRPr="00077E4C">
        <w:rPr>
          <w:rFonts w:cs="Arial"/>
          <w:b/>
          <w:sz w:val="24"/>
          <w:szCs w:val="24"/>
          <w:lang w:val="pt-BR"/>
        </w:rPr>
        <w:t xml:space="preserve"> </w:t>
      </w:r>
      <w:proofErr w:type="spellStart"/>
      <w:r w:rsidRPr="00077E4C">
        <w:rPr>
          <w:rFonts w:cs="Arial"/>
          <w:b/>
          <w:sz w:val="24"/>
          <w:szCs w:val="24"/>
          <w:lang w:val="pt-BR"/>
        </w:rPr>
        <w:t>Implementation</w:t>
      </w:r>
      <w:proofErr w:type="spellEnd"/>
      <w:r w:rsidRPr="00077E4C">
        <w:rPr>
          <w:rFonts w:cs="Arial"/>
          <w:b/>
          <w:sz w:val="24"/>
          <w:szCs w:val="24"/>
          <w:lang w:val="pt-BR"/>
        </w:rPr>
        <w:t xml:space="preserve"> </w:t>
      </w:r>
      <w:proofErr w:type="spellStart"/>
      <w:r w:rsidRPr="00077E4C">
        <w:rPr>
          <w:rFonts w:cs="Arial"/>
          <w:b/>
          <w:sz w:val="24"/>
          <w:szCs w:val="24"/>
          <w:lang w:val="pt-BR"/>
        </w:rPr>
        <w:t>with</w:t>
      </w:r>
      <w:proofErr w:type="spellEnd"/>
      <w:r w:rsidRPr="00077E4C">
        <w:rPr>
          <w:rFonts w:cs="Arial"/>
          <w:b/>
          <w:sz w:val="24"/>
          <w:szCs w:val="24"/>
          <w:lang w:val="pt-BR"/>
        </w:rPr>
        <w:t xml:space="preserve"> </w:t>
      </w:r>
      <w:proofErr w:type="spellStart"/>
      <w:r w:rsidRPr="00077E4C">
        <w:rPr>
          <w:rFonts w:cs="Arial"/>
          <w:b/>
          <w:sz w:val="24"/>
          <w:szCs w:val="24"/>
          <w:lang w:val="pt-BR"/>
        </w:rPr>
        <w:t>OpenCL</w:t>
      </w:r>
      <w:proofErr w:type="spellEnd"/>
      <w:r w:rsidRPr="00077E4C">
        <w:rPr>
          <w:rFonts w:cs="Arial"/>
          <w:sz w:val="24"/>
          <w:szCs w:val="24"/>
          <w:lang w:val="pt-BR"/>
        </w:rPr>
        <w:t xml:space="preserve">. Rio de Janeiro, 2012. </w:t>
      </w:r>
      <w:proofErr w:type="spellStart"/>
      <w:r w:rsidRPr="00077E4C">
        <w:rPr>
          <w:rFonts w:cs="Arial"/>
          <w:sz w:val="24"/>
          <w:szCs w:val="24"/>
          <w:lang w:val="pt-BR"/>
        </w:rPr>
        <w:t>Master's</w:t>
      </w:r>
      <w:proofErr w:type="spellEnd"/>
      <w:r w:rsidRPr="00077E4C">
        <w:rPr>
          <w:rFonts w:cs="Arial"/>
          <w:sz w:val="24"/>
          <w:szCs w:val="24"/>
          <w:lang w:val="pt-BR"/>
        </w:rPr>
        <w:t xml:space="preserve"> </w:t>
      </w:r>
      <w:proofErr w:type="spellStart"/>
      <w:r w:rsidRPr="00077E4C">
        <w:rPr>
          <w:rFonts w:cs="Arial"/>
          <w:sz w:val="24"/>
          <w:szCs w:val="24"/>
          <w:lang w:val="pt-BR"/>
        </w:rPr>
        <w:t>Dissertation</w:t>
      </w:r>
      <w:proofErr w:type="spellEnd"/>
      <w:r w:rsidRPr="00077E4C">
        <w:rPr>
          <w:rFonts w:cs="Arial"/>
          <w:sz w:val="24"/>
          <w:szCs w:val="24"/>
          <w:lang w:val="pt-BR"/>
        </w:rPr>
        <w:t xml:space="preserve"> - </w:t>
      </w:r>
      <w:proofErr w:type="spellStart"/>
      <w:r w:rsidRPr="00077E4C">
        <w:rPr>
          <w:rFonts w:cs="Arial"/>
          <w:sz w:val="24"/>
          <w:szCs w:val="24"/>
          <w:lang w:val="pt-BR"/>
        </w:rPr>
        <w:t>Department</w:t>
      </w:r>
      <w:proofErr w:type="spellEnd"/>
      <w:r w:rsidRPr="00077E4C">
        <w:rPr>
          <w:rFonts w:cs="Arial"/>
          <w:sz w:val="24"/>
          <w:szCs w:val="24"/>
          <w:lang w:val="pt-BR"/>
        </w:rPr>
        <w:t xml:space="preserve"> </w:t>
      </w:r>
      <w:proofErr w:type="spellStart"/>
      <w:r w:rsidRPr="00077E4C">
        <w:rPr>
          <w:rFonts w:cs="Arial"/>
          <w:sz w:val="24"/>
          <w:szCs w:val="24"/>
          <w:lang w:val="pt-BR"/>
        </w:rPr>
        <w:t>of</w:t>
      </w:r>
      <w:proofErr w:type="spellEnd"/>
      <w:r w:rsidRPr="00077E4C">
        <w:rPr>
          <w:rFonts w:cs="Arial"/>
          <w:sz w:val="24"/>
          <w:szCs w:val="24"/>
          <w:lang w:val="pt-BR"/>
        </w:rPr>
        <w:t xml:space="preserve"> Civil </w:t>
      </w:r>
      <w:proofErr w:type="spellStart"/>
      <w:r w:rsidRPr="00077E4C">
        <w:rPr>
          <w:rFonts w:cs="Arial"/>
          <w:sz w:val="24"/>
          <w:szCs w:val="24"/>
          <w:lang w:val="pt-BR"/>
        </w:rPr>
        <w:t>Engineering</w:t>
      </w:r>
      <w:proofErr w:type="spellEnd"/>
      <w:r w:rsidRPr="00077E4C">
        <w:rPr>
          <w:rFonts w:cs="Arial"/>
          <w:sz w:val="24"/>
          <w:szCs w:val="24"/>
          <w:lang w:val="pt-BR"/>
        </w:rPr>
        <w:t>, Pontifícia Universidade Católica do Rio de Janeiro.</w:t>
      </w:r>
    </w:p>
    <w:p w:rsidR="00622228" w:rsidRPr="00077E4C" w:rsidRDefault="00622228">
      <w:pPr>
        <w:ind w:firstLine="567"/>
        <w:jc w:val="both"/>
        <w:rPr>
          <w:rFonts w:cs="Arial"/>
          <w:sz w:val="24"/>
          <w:szCs w:val="24"/>
          <w:lang w:val="pt-BR"/>
        </w:rPr>
      </w:pPr>
    </w:p>
    <w:p w:rsidR="00622228" w:rsidRDefault="00E31278">
      <w:pPr>
        <w:ind w:firstLine="567"/>
        <w:jc w:val="both"/>
        <w:rPr>
          <w:rFonts w:cs="Arial"/>
          <w:sz w:val="24"/>
          <w:szCs w:val="24"/>
          <w:lang w:val="en-US"/>
        </w:rPr>
      </w:pPr>
      <w:r>
        <w:rPr>
          <w:rFonts w:cs="Arial"/>
          <w:sz w:val="24"/>
          <w:szCs w:val="24"/>
          <w:lang w:val="en-US"/>
        </w:rPr>
        <w:t xml:space="preserve">The </w:t>
      </w:r>
      <w:commentRangeStart w:id="39"/>
      <w:r>
        <w:rPr>
          <w:rFonts w:cs="Arial"/>
          <w:sz w:val="24"/>
          <w:szCs w:val="24"/>
          <w:lang w:val="en-US"/>
        </w:rPr>
        <w:t xml:space="preserve">paper </w:t>
      </w:r>
      <w:commentRangeEnd w:id="39"/>
      <w:r w:rsidR="007832A0">
        <w:rPr>
          <w:rStyle w:val="Refdecomentrio"/>
        </w:rPr>
        <w:commentReference w:id="39"/>
      </w:r>
      <w:r>
        <w:rPr>
          <w:rFonts w:cs="Arial"/>
          <w:sz w:val="24"/>
          <w:szCs w:val="24"/>
          <w:lang w:val="en-US"/>
        </w:rPr>
        <w:t xml:space="preserve">investigates </w:t>
      </w:r>
      <w:del w:id="40" w:author="Tecgraf" w:date="2013-02-14T10:07:00Z">
        <w:r w:rsidDel="00874A0F">
          <w:rPr>
            <w:rFonts w:cs="Arial"/>
            <w:sz w:val="24"/>
            <w:szCs w:val="24"/>
            <w:lang w:val="en-US"/>
          </w:rPr>
          <w:delText xml:space="preserve">the </w:delText>
        </w:r>
      </w:del>
      <w:ins w:id="41" w:author="Tecgraf" w:date="2013-02-14T10:07:00Z">
        <w:r w:rsidR="00874A0F">
          <w:rPr>
            <w:rFonts w:cs="Arial"/>
            <w:sz w:val="24"/>
            <w:szCs w:val="24"/>
            <w:lang w:val="en-US"/>
          </w:rPr>
          <w:t xml:space="preserve">an </w:t>
        </w:r>
      </w:ins>
      <w:r>
        <w:rPr>
          <w:rFonts w:cs="Arial"/>
          <w:sz w:val="24"/>
          <w:szCs w:val="24"/>
          <w:lang w:val="en-US"/>
        </w:rPr>
        <w:t xml:space="preserve">implementation of the finite element method using the </w:t>
      </w:r>
      <w:proofErr w:type="spellStart"/>
      <w:r>
        <w:rPr>
          <w:rFonts w:cs="Arial"/>
          <w:sz w:val="24"/>
          <w:szCs w:val="24"/>
          <w:lang w:val="en-US"/>
        </w:rPr>
        <w:t>OpenCL</w:t>
      </w:r>
      <w:proofErr w:type="spellEnd"/>
      <w:r>
        <w:rPr>
          <w:rFonts w:cs="Arial"/>
          <w:sz w:val="24"/>
          <w:szCs w:val="24"/>
          <w:lang w:val="en-US"/>
        </w:rPr>
        <w:t xml:space="preserve"> (Open Computing Language). GPU computing is becoming increasingly popular because of its ability to efficiently perform highly parallel computations, such as vector and matrix operations. Current GPUs have approximately 100 times more</w:t>
      </w:r>
      <w:r w:rsidR="00077E4C">
        <w:rPr>
          <w:rFonts w:cs="Arial"/>
          <w:sz w:val="24"/>
          <w:szCs w:val="24"/>
          <w:lang w:val="en-US"/>
        </w:rPr>
        <w:t xml:space="preserve"> potential</w:t>
      </w:r>
      <w:r>
        <w:rPr>
          <w:rFonts w:cs="Arial"/>
          <w:sz w:val="24"/>
          <w:szCs w:val="24"/>
          <w:lang w:val="en-US"/>
        </w:rPr>
        <w:t xml:space="preserve"> computing power than a CPU </w:t>
      </w:r>
      <w:r w:rsidR="00077E4C">
        <w:rPr>
          <w:rFonts w:cs="Arial"/>
          <w:sz w:val="24"/>
          <w:szCs w:val="24"/>
          <w:lang w:val="en-US"/>
        </w:rPr>
        <w:t xml:space="preserve">but achieving this potential requires an understanding of the hardware and how it affects the programming model. The massive </w:t>
      </w:r>
      <w:proofErr w:type="spellStart"/>
      <w:r w:rsidR="00077E4C">
        <w:rPr>
          <w:rFonts w:cs="Arial"/>
          <w:sz w:val="24"/>
          <w:szCs w:val="24"/>
          <w:lang w:val="en-US"/>
        </w:rPr>
        <w:t>multicore</w:t>
      </w:r>
      <w:proofErr w:type="spellEnd"/>
      <w:r w:rsidR="00077E4C">
        <w:rPr>
          <w:rFonts w:cs="Arial"/>
          <w:sz w:val="24"/>
          <w:szCs w:val="24"/>
          <w:lang w:val="en-US"/>
        </w:rPr>
        <w:t xml:space="preserve"> programming model is also especially well suited for problems of a parallel nature. On the other hand</w:t>
      </w:r>
      <w:r>
        <w:rPr>
          <w:rFonts w:cs="Arial"/>
          <w:sz w:val="24"/>
          <w:szCs w:val="24"/>
          <w:lang w:val="en-US"/>
        </w:rPr>
        <w:t>, GPUs are less flexible and require more care and patience in their programming.</w:t>
      </w:r>
      <w:r w:rsidR="00825BB7">
        <w:rPr>
          <w:rFonts w:cs="Arial"/>
          <w:sz w:val="24"/>
          <w:szCs w:val="24"/>
          <w:lang w:val="en-US"/>
        </w:rPr>
        <w:t xml:space="preserve"> </w:t>
      </w:r>
      <w:r>
        <w:rPr>
          <w:rFonts w:cs="Arial"/>
          <w:sz w:val="24"/>
          <w:szCs w:val="24"/>
          <w:lang w:val="en-US"/>
        </w:rPr>
        <w:t xml:space="preserve">Furthermore, </w:t>
      </w:r>
      <w:r w:rsidR="00077E4C">
        <w:rPr>
          <w:rFonts w:cs="Arial"/>
          <w:sz w:val="24"/>
          <w:szCs w:val="24"/>
          <w:lang w:val="en-US"/>
        </w:rPr>
        <w:t xml:space="preserve">until recently knowing different programming frameworks was necessary for developing </w:t>
      </w:r>
      <w:r w:rsidR="00825BB7">
        <w:rPr>
          <w:rFonts w:cs="Arial"/>
          <w:sz w:val="24"/>
          <w:szCs w:val="24"/>
          <w:lang w:val="en-US"/>
        </w:rPr>
        <w:t>for different hardware vendors</w:t>
      </w:r>
      <w:r>
        <w:rPr>
          <w:rFonts w:cs="Arial"/>
          <w:sz w:val="24"/>
          <w:szCs w:val="24"/>
          <w:lang w:val="en-US"/>
        </w:rPr>
        <w:t xml:space="preserve">. </w:t>
      </w:r>
      <w:proofErr w:type="spellStart"/>
      <w:r>
        <w:rPr>
          <w:rFonts w:cs="Arial"/>
          <w:sz w:val="24"/>
          <w:szCs w:val="24"/>
          <w:lang w:val="en-US"/>
        </w:rPr>
        <w:t>OpenCL</w:t>
      </w:r>
      <w:proofErr w:type="spellEnd"/>
      <w:r>
        <w:rPr>
          <w:rFonts w:cs="Arial"/>
          <w:sz w:val="24"/>
          <w:szCs w:val="24"/>
          <w:lang w:val="en-US"/>
        </w:rPr>
        <w:t xml:space="preserve"> </w:t>
      </w:r>
      <w:r w:rsidR="00825BB7">
        <w:rPr>
          <w:rFonts w:cs="Arial"/>
          <w:sz w:val="24"/>
          <w:szCs w:val="24"/>
          <w:lang w:val="en-US"/>
        </w:rPr>
        <w:t>was thus made to function</w:t>
      </w:r>
      <w:r>
        <w:rPr>
          <w:rFonts w:cs="Arial"/>
          <w:sz w:val="24"/>
          <w:szCs w:val="24"/>
          <w:lang w:val="en-US"/>
        </w:rPr>
        <w:t xml:space="preserve"> as the standard for heterogeneous platforms</w:t>
      </w:r>
      <w:r w:rsidR="00825BB7">
        <w:rPr>
          <w:rFonts w:cs="Arial"/>
          <w:sz w:val="24"/>
          <w:szCs w:val="24"/>
          <w:lang w:val="en-US"/>
        </w:rPr>
        <w:t xml:space="preserve">, using a single framework. </w:t>
      </w:r>
      <w:r>
        <w:rPr>
          <w:rFonts w:cs="Arial"/>
          <w:sz w:val="24"/>
          <w:szCs w:val="24"/>
          <w:lang w:val="en-US"/>
        </w:rPr>
        <w:t xml:space="preserve">Its development is supported by a consortium of major vendors such as Apple, </w:t>
      </w:r>
      <w:proofErr w:type="spellStart"/>
      <w:r>
        <w:rPr>
          <w:rFonts w:cs="Arial"/>
          <w:sz w:val="24"/>
          <w:szCs w:val="24"/>
          <w:lang w:val="en-US"/>
        </w:rPr>
        <w:t>Nvidia</w:t>
      </w:r>
      <w:proofErr w:type="spellEnd"/>
      <w:r>
        <w:rPr>
          <w:rFonts w:cs="Arial"/>
          <w:sz w:val="24"/>
          <w:szCs w:val="24"/>
          <w:lang w:val="en-US"/>
        </w:rPr>
        <w:t>, AMD, Intel</w:t>
      </w:r>
      <w:r w:rsidR="00825BB7">
        <w:rPr>
          <w:rFonts w:cs="Arial"/>
          <w:sz w:val="24"/>
          <w:szCs w:val="24"/>
          <w:lang w:val="en-US"/>
        </w:rPr>
        <w:t xml:space="preserve">, ARM, and others. </w:t>
      </w:r>
      <w:r>
        <w:rPr>
          <w:rFonts w:cs="Arial"/>
          <w:sz w:val="24"/>
          <w:szCs w:val="24"/>
          <w:lang w:val="en-US"/>
        </w:rPr>
        <w:t>The finite element method is the most widely used method to solve complex computational mech</w:t>
      </w:r>
      <w:r w:rsidR="00825BB7">
        <w:rPr>
          <w:rFonts w:cs="Arial"/>
          <w:sz w:val="24"/>
          <w:szCs w:val="24"/>
          <w:lang w:val="en-US"/>
        </w:rPr>
        <w:t xml:space="preserve">anics and engineering problems. </w:t>
      </w:r>
      <w:r>
        <w:rPr>
          <w:rFonts w:cs="Arial"/>
          <w:sz w:val="24"/>
          <w:szCs w:val="24"/>
          <w:lang w:val="en-US"/>
        </w:rPr>
        <w:t xml:space="preserve">It involves matrix and vector operations in many of its phases and therefore is an excellent candidate for GPU computing.  In this investigation, the use of </w:t>
      </w:r>
      <w:proofErr w:type="spellStart"/>
      <w:r>
        <w:rPr>
          <w:rFonts w:cs="Arial"/>
          <w:sz w:val="24"/>
          <w:szCs w:val="24"/>
          <w:lang w:val="en-US"/>
        </w:rPr>
        <w:t>OpenCL</w:t>
      </w:r>
      <w:proofErr w:type="spellEnd"/>
      <w:r>
        <w:rPr>
          <w:rFonts w:cs="Arial"/>
          <w:sz w:val="24"/>
          <w:szCs w:val="24"/>
          <w:lang w:val="en-US"/>
        </w:rPr>
        <w:t xml:space="preserve"> is explored on the different </w:t>
      </w:r>
      <w:r w:rsidR="00963937">
        <w:rPr>
          <w:rFonts w:cs="Arial"/>
          <w:sz w:val="24"/>
          <w:szCs w:val="24"/>
          <w:lang w:val="en-US"/>
        </w:rPr>
        <w:t xml:space="preserve">stages of the method. </w:t>
      </w:r>
      <w:r>
        <w:rPr>
          <w:rFonts w:cs="Arial"/>
          <w:sz w:val="24"/>
          <w:szCs w:val="24"/>
          <w:lang w:val="en-US"/>
        </w:rPr>
        <w:t>Both code implementation and i</w:t>
      </w:r>
      <w:r w:rsidR="00963937">
        <w:rPr>
          <w:rFonts w:cs="Arial"/>
          <w:sz w:val="24"/>
          <w:szCs w:val="24"/>
          <w:lang w:val="en-US"/>
        </w:rPr>
        <w:t xml:space="preserve">ts optimization are discussed. </w:t>
      </w:r>
      <w:r>
        <w:rPr>
          <w:rFonts w:cs="Arial"/>
          <w:sz w:val="24"/>
          <w:szCs w:val="24"/>
          <w:lang w:val="en-US"/>
        </w:rPr>
        <w:t xml:space="preserve">Comparisons with an optimized </w:t>
      </w:r>
      <w:commentRangeStart w:id="42"/>
      <w:r>
        <w:rPr>
          <w:rFonts w:cs="Arial"/>
          <w:sz w:val="24"/>
          <w:szCs w:val="24"/>
          <w:lang w:val="en-US"/>
        </w:rPr>
        <w:t xml:space="preserve">implementation using a classical parallel processing implementation using </w:t>
      </w:r>
      <w:commentRangeEnd w:id="42"/>
      <w:r w:rsidR="00874A0F">
        <w:rPr>
          <w:rStyle w:val="Refdecomentrio"/>
        </w:rPr>
        <w:commentReference w:id="42"/>
      </w:r>
      <w:proofErr w:type="spellStart"/>
      <w:r>
        <w:rPr>
          <w:rFonts w:cs="Arial"/>
          <w:sz w:val="24"/>
          <w:szCs w:val="24"/>
          <w:lang w:val="en-US"/>
        </w:rPr>
        <w:t>OpenMP</w:t>
      </w:r>
      <w:proofErr w:type="spellEnd"/>
      <w:r>
        <w:rPr>
          <w:rFonts w:cs="Arial"/>
          <w:sz w:val="24"/>
          <w:szCs w:val="24"/>
          <w:lang w:val="en-US"/>
        </w:rPr>
        <w:t xml:space="preserve"> on a multiprocessor machine are provided.</w:t>
      </w:r>
    </w:p>
    <w:p w:rsidR="00622228" w:rsidRDefault="00622228">
      <w:pPr>
        <w:ind w:firstLine="567"/>
        <w:jc w:val="both"/>
        <w:rPr>
          <w:rFonts w:cs="Arial"/>
          <w:sz w:val="24"/>
          <w:szCs w:val="24"/>
          <w:lang w:val="en-US"/>
        </w:rPr>
      </w:pPr>
    </w:p>
    <w:p w:rsidR="00622228" w:rsidRDefault="00622228">
      <w:pPr>
        <w:ind w:firstLine="567"/>
        <w:rPr>
          <w:rFonts w:cs="Arial"/>
          <w:sz w:val="24"/>
          <w:szCs w:val="24"/>
          <w:lang w:val="en-US"/>
        </w:rPr>
      </w:pPr>
    </w:p>
    <w:p w:rsidR="00622228" w:rsidRDefault="00E31278">
      <w:pPr>
        <w:ind w:firstLine="567"/>
        <w:rPr>
          <w:rFonts w:cs="Arial"/>
          <w:sz w:val="24"/>
          <w:szCs w:val="24"/>
          <w:lang w:val="en-US"/>
        </w:rPr>
      </w:pPr>
      <w:r>
        <w:rPr>
          <w:rFonts w:cs="Arial"/>
          <w:b/>
          <w:sz w:val="24"/>
          <w:szCs w:val="24"/>
          <w:lang w:val="en-US"/>
        </w:rPr>
        <w:t>Keywords:</w:t>
      </w:r>
      <w:r>
        <w:rPr>
          <w:rFonts w:cs="Arial"/>
          <w:sz w:val="24"/>
          <w:szCs w:val="24"/>
          <w:lang w:val="en-US"/>
        </w:rPr>
        <w:t xml:space="preserve"> GPU computing, </w:t>
      </w:r>
      <w:proofErr w:type="spellStart"/>
      <w:r>
        <w:rPr>
          <w:rFonts w:cs="Arial"/>
          <w:sz w:val="24"/>
          <w:szCs w:val="24"/>
          <w:lang w:val="en-US"/>
        </w:rPr>
        <w:t>OpenCL</w:t>
      </w:r>
      <w:proofErr w:type="spellEnd"/>
      <w:r>
        <w:rPr>
          <w:rFonts w:cs="Arial"/>
          <w:sz w:val="24"/>
          <w:szCs w:val="24"/>
          <w:lang w:val="en-US"/>
        </w:rPr>
        <w:t>, High Performance Computing, Parallel Finite Element Analysis</w:t>
      </w:r>
    </w:p>
    <w:p w:rsidR="00622228" w:rsidRDefault="00E31278">
      <w:pPr>
        <w:pStyle w:val="Ttulodecaptulo"/>
        <w:numPr>
          <w:ilvl w:val="0"/>
          <w:numId w:val="0"/>
        </w:numPr>
        <w:rPr>
          <w:rFonts w:cs="Arial"/>
        </w:rPr>
      </w:pPr>
      <w:proofErr w:type="spellStart"/>
      <w:r>
        <w:rPr>
          <w:rFonts w:cs="Arial"/>
        </w:rPr>
        <w:lastRenderedPageBreak/>
        <w:t>Sumário</w:t>
      </w:r>
      <w:proofErr w:type="spellEnd"/>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707A43" w:rsidRDefault="00707A43">
      <w:pPr>
        <w:pStyle w:val="Ttulodecaptulo"/>
        <w:numPr>
          <w:ilvl w:val="0"/>
          <w:numId w:val="0"/>
        </w:numPr>
        <w:rPr>
          <w:rFonts w:cs="Arial"/>
        </w:rPr>
      </w:pPr>
    </w:p>
    <w:p w:rsidR="00707A43" w:rsidRDefault="00707A43">
      <w:pPr>
        <w:pStyle w:val="Ttulodecaptulo"/>
        <w:numPr>
          <w:ilvl w:val="0"/>
          <w:numId w:val="0"/>
        </w:numPr>
        <w:rPr>
          <w:rFonts w:cs="Arial"/>
        </w:rPr>
      </w:pPr>
    </w:p>
    <w:p w:rsidR="00622228" w:rsidRDefault="00E31278">
      <w:pPr>
        <w:pStyle w:val="Ttulodecaptulo"/>
        <w:numPr>
          <w:ilvl w:val="0"/>
          <w:numId w:val="0"/>
        </w:numPr>
        <w:rPr>
          <w:rFonts w:cs="Arial"/>
        </w:rPr>
      </w:pPr>
      <w:r>
        <w:rPr>
          <w:rFonts w:cs="Arial"/>
        </w:rPr>
        <w:lastRenderedPageBreak/>
        <w:t>List of Figures</w:t>
      </w: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707A43" w:rsidRDefault="00707A43">
      <w:pPr>
        <w:pStyle w:val="Ttulodecaptulo"/>
        <w:numPr>
          <w:ilvl w:val="0"/>
          <w:numId w:val="0"/>
        </w:numPr>
        <w:rPr>
          <w:rFonts w:cs="Arial"/>
        </w:rPr>
      </w:pPr>
    </w:p>
    <w:p w:rsidR="00707A43" w:rsidRDefault="00707A43">
      <w:pPr>
        <w:pStyle w:val="Ttulodecaptulo"/>
        <w:numPr>
          <w:ilvl w:val="0"/>
          <w:numId w:val="0"/>
        </w:numPr>
        <w:rPr>
          <w:rFonts w:cs="Arial"/>
        </w:rPr>
      </w:pPr>
    </w:p>
    <w:p w:rsidR="00707A43" w:rsidRDefault="00707A43">
      <w:pPr>
        <w:pStyle w:val="Ttulodecaptulo"/>
        <w:numPr>
          <w:ilvl w:val="0"/>
          <w:numId w:val="0"/>
        </w:numPr>
        <w:rPr>
          <w:rFonts w:cs="Arial"/>
        </w:rPr>
      </w:pPr>
    </w:p>
    <w:p w:rsidR="00622228" w:rsidRDefault="00622228">
      <w:pPr>
        <w:pStyle w:val="Ttulodecaptulo"/>
        <w:numPr>
          <w:ilvl w:val="0"/>
          <w:numId w:val="0"/>
        </w:numPr>
        <w:rPr>
          <w:rFonts w:cs="Arial"/>
        </w:rPr>
      </w:pPr>
    </w:p>
    <w:p w:rsidR="00622228" w:rsidRPr="00077E4C" w:rsidRDefault="00622228" w:rsidP="00077E4C">
      <w:pPr>
        <w:jc w:val="both"/>
        <w:rPr>
          <w:rFonts w:cs="Arial"/>
          <w:lang w:val="pt-BR"/>
        </w:rPr>
      </w:pPr>
    </w:p>
    <w:p w:rsidR="00622228" w:rsidRDefault="00E31278">
      <w:pPr>
        <w:pStyle w:val="Ttulodecaptulo"/>
      </w:pPr>
      <w:r>
        <w:lastRenderedPageBreak/>
        <w:t>Background</w:t>
      </w:r>
    </w:p>
    <w:p w:rsidR="00622228" w:rsidRDefault="00E31278">
      <w:pPr>
        <w:pStyle w:val="Ttulodeseessecundrias"/>
      </w:pPr>
      <w:r>
        <w:t xml:space="preserve">The CPU Architectures and the Road to Massively </w:t>
      </w:r>
      <w:proofErr w:type="spellStart"/>
      <w:r>
        <w:t>Multicore</w:t>
      </w:r>
      <w:proofErr w:type="spellEnd"/>
    </w:p>
    <w:p w:rsidR="00622228" w:rsidRDefault="00E31278">
      <w:pPr>
        <w:pStyle w:val="Texto"/>
      </w:pPr>
      <w:r>
        <w:t xml:space="preserve">The motivations of researching new programming models targeted at heterogeneous </w:t>
      </w:r>
      <w:proofErr w:type="spellStart"/>
      <w:r>
        <w:t>multicore</w:t>
      </w:r>
      <w:proofErr w:type="spellEnd"/>
      <w:r>
        <w:t xml:space="preserve"> systems are inherently tied to the motivations that led to the development of </w:t>
      </w:r>
      <w:proofErr w:type="spellStart"/>
      <w:r>
        <w:t>multicore</w:t>
      </w:r>
      <w:proofErr w:type="spellEnd"/>
      <w:r>
        <w:t xml:space="preserve"> systems. Moore's law is well known inside and outside the computing community for having been able to predict with remarkable accuracy back in 1965, in the celebrated and often cited article "Cramming more components onto integrated circuits" [G. Moore, 1965], that transistors on integrated circuits would double roughly every two years. This claim has gained such notoriety because, regardless of silicon price fluctuations, technological breakthroughs and investment in research and development it has held to this day. Not only did Moore predict this trend, but he also was able to envision what would be one of the greatest barriers processor manufacturers would face to keep up with the trend and postpone diminishing returns: heat generation. In the same article Moore poses: "Will it be possible to remove the heat generated by tens of thousands of components in a single silicon chip?”, a question that lingered for decades.</w:t>
      </w:r>
    </w:p>
    <w:p w:rsidR="00622228" w:rsidRDefault="00E31278">
      <w:pPr>
        <w:pStyle w:val="Texto"/>
      </w:pPr>
      <w:r>
        <w:t>While the growing problem was addressed by cooling solutions which got progressively more complex and expensive, the inherent problem behind heat generation remained. In a few decades passive heat sinks evolved to active heat sinks (including fans to increase the heat exchange), copper heat tubes and a variety of fan designs to optimize air flow (fig).</w:t>
      </w:r>
    </w:p>
    <w:p w:rsidR="00622228" w:rsidRDefault="00EC0A9F">
      <w:pPr>
        <w:pStyle w:val="Imagem"/>
      </w:pPr>
      <w:r>
        <w:rPr>
          <w:noProof/>
          <w:lang w:val="pt-BR" w:eastAsia="pt-BR"/>
        </w:rPr>
        <w:pict>
          <v:shapetype id="_x0000_t32" coordsize="21600,21600" o:spt="32" o:oned="t" path="m,l21600,21600e" filled="f">
            <v:path arrowok="t" fillok="f" o:connecttype="none"/>
            <o:lock v:ext="edit" shapetype="t"/>
          </v:shapetype>
          <v:shape id="AutoShape 3" o:spid="_x0000_s1026" type="#_x0000_t32" style="position:absolute;left:0;text-align:left;margin-left:0;margin-top:0;width:50pt;height:50pt;z-index:251657216;visibility:hidde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">
            <o:lock v:ext="edit" selection="t"/>
          </v:shape>
        </w:pict>
      </w:r>
      <w:r>
        <w:rPr>
          <w:noProof/>
          <w:lang w:val="pt-BR" w:eastAsia="pt-BR"/>
        </w:rPr>
        <w:pict>
          <v:shape id="1027" o:spid="_x0000_s1027" type="#_x0000_t32" style="position:absolute;left:0;text-align:left;margin-left:177.5pt;margin-top:77.9pt;width:49.1pt;height:0;z-index:2516582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" strokecolor="#4579b8">
            <v:stroke endarrow="open"/>
          </v:shape>
        </w:pict>
      </w:r>
      <w:r w:rsidR="00E31278">
        <w:rPr>
          <w:noProof/>
          <w:lang w:val="pt-BR" w:eastAsia="pt-BR"/>
        </w:rPr>
        <w:drawing>
          <wp:inline distT="0" distB="0" distL="0" distR="0">
            <wp:extent cx="5040629" cy="2273116"/>
            <wp:effectExtent l="0" t="0" r="0" b="0"/>
            <wp:docPr id="102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5040629" cy="2273116"/>
                    </a:xfrm>
                    <a:prstGeom prst="rect">
                      <a:avLst/>
                    </a:prstGeom>
                  </pic:spPr>
                </pic:pic>
              </a:graphicData>
            </a:graphic>
          </wp:inline>
        </w:drawing>
      </w:r>
    </w:p>
    <w:p w:rsidR="00622228" w:rsidRDefault="00E31278">
      <w:pPr>
        <w:pStyle w:val="Legendas"/>
        <w:rPr>
          <w:lang w:val="en-US"/>
        </w:rPr>
      </w:pPr>
      <w:r>
        <w:rPr>
          <w:lang w:val="en-US"/>
        </w:rPr>
        <w:t>Fig x</w:t>
      </w:r>
    </w:p>
    <w:p w:rsidR="00622228" w:rsidRDefault="00E31278">
      <w:pPr>
        <w:pStyle w:val="Texto"/>
      </w:pPr>
      <w:r>
        <w:t xml:space="preserve">We have now reached a point where current processor gates are around 20 nm wide (As in Intel's 22nm Ivy Bridge) or about 74 atoms of silicon wide (with prototypes being even smaller). When dealing with these reduced dimensions, transistor gates have become increasingly susceptible to an effect defined in </w:t>
      </w:r>
      <w:r>
        <w:lastRenderedPageBreak/>
        <w:t xml:space="preserve">quantum physics as quantum tunneling. Quantum tunneling tells us that the smaller the barrier is, the greater the probability that an electron will be found on the other side of the barrier. Recently gates have gotten so small that this probability has risen dramatically and the loss of energy due to electrons tunneling through the insulator has become a barrier to further miniaturization, since energy loss translates into an even higher production of heat. The loss of energy due to these effects is commonly named </w:t>
      </w:r>
      <w:r>
        <w:rPr>
          <w:i/>
        </w:rPr>
        <w:t>leakage</w:t>
      </w:r>
      <w:r>
        <w:t xml:space="preserve">. During decades, the processor industry was able to increase processing power by miniaturization and increasing clock frequency. During the last years, however, due to Leakage becoming an increasingly important factor, the industry has hit a frequency wall where further gains in processing power by increasing clock speeds are leading to a higher marginal cost in terms of power consumption (fig). To deal with this, many techniques have been proposed, all of which lead to an increase in complexity, be it in the processor itself, compilers or shifted to the programmer[]. The era of easy gains in </w:t>
      </w:r>
      <w:r w:rsidR="00963937">
        <w:t>algorithm</w:t>
      </w:r>
      <w:r>
        <w:t xml:space="preserve"> speed coming from advances in the semiconductor industry has come to an end. As Microsoft researcher </w:t>
      </w:r>
      <w:commentRangeStart w:id="43"/>
      <w:r>
        <w:t xml:space="preserve">Herb Sutter </w:t>
      </w:r>
      <w:commentRangeEnd w:id="43"/>
      <w:r w:rsidR="00451D34">
        <w:rPr>
          <w:rStyle w:val="Refdecomentrio"/>
          <w:rFonts w:cs="Times New Roman"/>
          <w:lang w:val="es-ES"/>
        </w:rPr>
        <w:commentReference w:id="43"/>
      </w:r>
      <w:r>
        <w:t>put it: “The free lunch is over”. In the burgeoning mobile industry, where efficient use of processing power is paramount and heat dissipat</w:t>
      </w:r>
      <w:r w:rsidR="00113BBB">
        <w:t>ion is one of the main concerns. I</w:t>
      </w:r>
      <w:r>
        <w:t>ndustry players such as ARM</w:t>
      </w:r>
      <w:r w:rsidR="00113BBB">
        <w:t>,</w:t>
      </w:r>
      <w:r>
        <w:t xml:space="preserve"> which have for decades researched how to build efficient processors</w:t>
      </w:r>
      <w:r w:rsidR="00113BBB">
        <w:t>,</w:t>
      </w:r>
      <w:r>
        <w:t xml:space="preserve"> have gained a significant amount of market share due to the difficulty </w:t>
      </w:r>
      <w:r w:rsidR="00113BBB">
        <w:t xml:space="preserve">other </w:t>
      </w:r>
      <w:r>
        <w:t xml:space="preserve">vendors are having in dealing with these setbacks, becoming the </w:t>
      </w:r>
      <w:r w:rsidR="00113BBB">
        <w:t>largest</w:t>
      </w:r>
      <w:r>
        <w:t xml:space="preserve"> produc</w:t>
      </w:r>
      <w:r w:rsidR="00113BBB">
        <w:t>ers of microchips in the world</w:t>
      </w:r>
      <w:r>
        <w:t>.</w:t>
      </w:r>
    </w:p>
    <w:p w:rsidR="00622228" w:rsidRDefault="00E31278">
      <w:pPr>
        <w:pStyle w:val="Imagem"/>
      </w:pPr>
      <w:r>
        <w:rPr>
          <w:noProof/>
          <w:lang w:val="pt-BR" w:eastAsia="pt-BR"/>
        </w:rPr>
        <w:drawing>
          <wp:inline distT="0" distB="0" distL="0" distR="0">
            <wp:extent cx="3200400" cy="2517445"/>
            <wp:effectExtent l="0" t="0" r="0" b="0"/>
            <wp:docPr id="102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3200400" cy="2517445"/>
                    </a:xfrm>
                    <a:prstGeom prst="rect">
                      <a:avLst/>
                    </a:prstGeom>
                  </pic:spPr>
                </pic:pic>
              </a:graphicData>
            </a:graphic>
          </wp:inline>
        </w:drawing>
      </w:r>
    </w:p>
    <w:p w:rsidR="00622228" w:rsidRDefault="00E31278">
      <w:pPr>
        <w:pStyle w:val="Imagem"/>
      </w:pPr>
      <w:r>
        <w:t>Fig x (Sung Kim, N. et Al.)</w:t>
      </w:r>
    </w:p>
    <w:p w:rsidR="00622228" w:rsidRDefault="00E31278">
      <w:pPr>
        <w:pStyle w:val="Texto"/>
      </w:pPr>
      <w:r>
        <w:t xml:space="preserve">While the long awaited replacement for the common variants of the MOSFET (metal-oxide semiconductor field-effect transistor) technology do not arrive and contenders such as the </w:t>
      </w:r>
      <w:proofErr w:type="spellStart"/>
      <w:r>
        <w:t>graphene</w:t>
      </w:r>
      <w:proofErr w:type="spellEnd"/>
      <w:r>
        <w:t xml:space="preserve"> transistor, carbon </w:t>
      </w:r>
      <w:proofErr w:type="spellStart"/>
      <w:r>
        <w:t>nanotube</w:t>
      </w:r>
      <w:proofErr w:type="spellEnd"/>
      <w:r>
        <w:t xml:space="preserve"> </w:t>
      </w:r>
      <w:r>
        <w:lastRenderedPageBreak/>
        <w:t xml:space="preserve">transistor and other incipient exotic technologies are still being researched - albeit a long way from mass production - other solutions have been proposed. One of the solutions found to overcome these limitations was to simply pack more cores into a single processor which set the trend of the </w:t>
      </w:r>
      <w:proofErr w:type="spellStart"/>
      <w:r>
        <w:t>multicore</w:t>
      </w:r>
      <w:proofErr w:type="spellEnd"/>
      <w:r>
        <w:t xml:space="preserve"> era. This solution, although obvious, was not implemented at earlier stages because of one problem: almost all production code was designed with the serial programming model in mind and would gain no immediate benefit from the availability of multiple cores.</w:t>
      </w:r>
    </w:p>
    <w:p w:rsidR="00622228" w:rsidRDefault="00E31278">
      <w:pPr>
        <w:pStyle w:val="Texto"/>
      </w:pPr>
      <w:r>
        <w:t xml:space="preserve">Such a fundamental hardware change meant that programmers now had to redesign their hardware and algorithms with a different mentality. The burden of having increasing computing performance from a piece of code was now partially passed on to the programmer, who could no longer depend on better compilers and faster processors to gain increased performance. Not only would serial code cease to run faster on newer generations of processors, but the code could actually see its performance degrade, since clock rates stagnated or even fell to be able to accommodate the extra heat produced by the addition of more cores. Still, clock speeds and transistor counts are not the only factors which affect processing power, and to keep up with the growing demand for performance every possible avenue was explored. </w:t>
      </w:r>
    </w:p>
    <w:p w:rsidR="00622228" w:rsidRDefault="00E31278">
      <w:pPr>
        <w:pStyle w:val="Texto"/>
      </w:pPr>
      <w:r>
        <w:t>One of the main factors influencing overall performance is the number of instructions per cycle which translates roughly to the amount of work which is done per clock cycle. Unfortunately, the number of instructions per clock has hit its own wall [</w:t>
      </w:r>
      <w:proofErr w:type="spellStart"/>
      <w:r>
        <w:t>Stamatis</w:t>
      </w:r>
      <w:proofErr w:type="spellEnd"/>
      <w:r>
        <w:t xml:space="preserve"> </w:t>
      </w:r>
      <w:proofErr w:type="spellStart"/>
      <w:r>
        <w:t>Vassiliadis</w:t>
      </w:r>
      <w:proofErr w:type="spellEnd"/>
      <w:r>
        <w:t xml:space="preserve"> et al.] and has remained fairly constant in the past years. Not being able to achieve more performance out of instruction level parallelism (ILP), once an oasis for squeezing more performance out of processors, has led to focusing efforts in other areas. </w:t>
      </w:r>
    </w:p>
    <w:p w:rsidR="00622228" w:rsidRDefault="00E31278">
      <w:pPr>
        <w:pStyle w:val="Texto"/>
      </w:pPr>
      <w:r>
        <w:t>Another imperative factor for driving performance is memory speed. While processing power has kept up with Moore's law as described, memory speed has risen at a slower pace. This has made the spread between processing speed and memory access speed grow larger with time and no new technology was developed which significantly increased memory access speed in a cost effective manner. Moreover, with the addition of more cores to processors communication between cores has increased compared with previous models [</w:t>
      </w:r>
      <w:proofErr w:type="spellStart"/>
      <w:r>
        <w:t>Psota</w:t>
      </w:r>
      <w:proofErr w:type="spellEnd"/>
      <w:r>
        <w:t>, J. et Al]. Due to wire delay, this trend has obviated the necessity of exploring data locality, particularly in more recent years with the rapid increase in numbers of cores. Because of this, many of today's computational algorithms are not actually limited by processing capability but by memory bandwidth and speed.</w:t>
      </w:r>
    </w:p>
    <w:p w:rsidR="00622228" w:rsidRDefault="00E31278">
      <w:pPr>
        <w:pStyle w:val="Texto"/>
      </w:pPr>
      <w:r>
        <w:lastRenderedPageBreak/>
        <w:t>Before processors started using cache as means to speedup processing, faster types of memory did exist and were available but at a much higher cost which made it impossible for them to hit mainstream production. The solution Intel first implemented on the i386 chip was to allow an extra space on the motherboard where a small amount of high speed memory could be connected to provide the processor with high speed memory access for whomever would be willing to pay for it. With compilers getting smarter and adapting to these changes, engineers saw that adding a small amount of cache to a processor could greatly increase the processing speed since all data was not used equally. As an example, while performing a task such as multiplying an n-sized vector by a scalar, the scalar is used n times while the vector is used only once. If the scalar were to be cached, the reading time would be an order of magnitude faster without the need to use high speed memory to store the whole problem's data. One would simply have to have space for a single float or double, normally a measly 4 or 8 bytes, a realization which prompted Intel to create the cache in the first place, given the high marginal gain of using a small portion of costly high speed memory. This architectural change was such a success that on the next family of processors, the i486, cache started to be included on the same wafer as the processor.</w:t>
      </w:r>
    </w:p>
    <w:p w:rsidR="00622228" w:rsidRDefault="00E31278">
      <w:pPr>
        <w:pStyle w:val="Texto"/>
      </w:pPr>
      <w:r>
        <w:t xml:space="preserve">Thus, in modern processors the traditional architecture with one memory space was replaced by a hierarchy of different memory levels. AMD's </w:t>
      </w:r>
      <w:proofErr w:type="spellStart"/>
      <w:r>
        <w:t>Athlon</w:t>
      </w:r>
      <w:proofErr w:type="spellEnd"/>
      <w:r>
        <w:t xml:space="preserve"> XP and 64 and Intel's Pentium 3 and 4 added one more layer to the memory hierarchy with the addition of a larger but cheaper L2 cache. With the advent of the </w:t>
      </w:r>
      <w:proofErr w:type="spellStart"/>
      <w:r>
        <w:t>multicore</w:t>
      </w:r>
      <w:proofErr w:type="spellEnd"/>
      <w:r>
        <w:t xml:space="preserve"> architectures Intel's Core 2 Duo created an L2 cache which was common to both cores and therefore permitted sharing of cache memory between cores while the L1 cache was faster but core specific(for counters and such) which further impacted programmability. Current processors such as the </w:t>
      </w:r>
      <w:proofErr w:type="spellStart"/>
      <w:r>
        <w:t>Phenom</w:t>
      </w:r>
      <w:proofErr w:type="spellEnd"/>
      <w:r>
        <w:t xml:space="preserve"> X4 and the Intel core i7 have yet another added level of memory with cores having their own L1 and L2 caches, and sharing an L3 cache (</w:t>
      </w:r>
      <w:r w:rsidR="00EC0A9F" w:rsidRPr="00EC0A9F">
        <w:rPr>
          <w:highlight w:val="yellow"/>
          <w:rPrChange w:id="44" w:author="Tecgraf" w:date="2013-02-15T18:14:00Z">
            <w:rPr/>
          </w:rPrChange>
        </w:rPr>
        <w:t>fig</w:t>
      </w:r>
      <w:r>
        <w:t>).</w:t>
      </w:r>
    </w:p>
    <w:p w:rsidR="00622228" w:rsidRDefault="00E31278">
      <w:pPr>
        <w:pStyle w:val="Texto"/>
      </w:pPr>
      <w:r>
        <w:t xml:space="preserve">One unintended effect was that the complexity of the compilers increased dramatically with this new type of memory. Compilers have to decide what to put in the cache, when to put it there - since even changing the order of execution of independent events can impact performance - and where (at what cache level) to write the information. The sharing of information on certain caches also created new possibilities for optimizing code by allowing parallel computing within the cache memory level. While compilers have evolved significantly over the last decades in terms of optimizing code, they are limited in what they know of the </w:t>
      </w:r>
      <w:r>
        <w:lastRenderedPageBreak/>
        <w:t>task at hand. If one were to have an algorithm with deterministic memory access it would be easy to outperform a compiler by planning ahead and manually decide which variables to store in the different levels of cache and by tweaking memory use to maximize bandwidth by sharing  information at high speeds through the common memory cache. In this manner, many linear algebra libraries can achieve performance much higher than would be expected by running a naïve version of the routines and letting the compiler do the work. Nevertheless the growing hierarchical nature of memory increases the possibilities of information storage and, therefore, difficulty for the programmer to define and optimal strategy.</w:t>
      </w:r>
    </w:p>
    <w:p w:rsidR="0060132C" w:rsidRDefault="0060132C">
      <w:pPr>
        <w:pStyle w:val="Imagem"/>
      </w:pPr>
    </w:p>
    <w:p w:rsidR="0060132C" w:rsidRDefault="0060132C">
      <w:pPr>
        <w:pStyle w:val="Imagem"/>
      </w:pPr>
    </w:p>
    <w:p w:rsidR="00622228" w:rsidRDefault="00E31278">
      <w:pPr>
        <w:pStyle w:val="Imagem"/>
      </w:pPr>
      <w:r>
        <w:rPr>
          <w:noProof/>
          <w:lang w:val="pt-BR" w:eastAsia="pt-BR"/>
        </w:rPr>
        <w:drawing>
          <wp:inline distT="0" distB="0" distL="0" distR="0">
            <wp:extent cx="3990109" cy="5854535"/>
            <wp:effectExtent l="0" t="0" r="0" b="0"/>
            <wp:docPr id="103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3990109" cy="5854535"/>
                    </a:xfrm>
                    <a:prstGeom prst="rect">
                      <a:avLst/>
                    </a:prstGeom>
                  </pic:spPr>
                </pic:pic>
              </a:graphicData>
            </a:graphic>
          </wp:inline>
        </w:drawing>
      </w:r>
    </w:p>
    <w:p w:rsidR="00622228" w:rsidRDefault="00E31278">
      <w:pPr>
        <w:pStyle w:val="Ttulodeseessecundrias"/>
      </w:pPr>
      <w:r>
        <w:lastRenderedPageBreak/>
        <w:t>Vector Processors</w:t>
      </w:r>
    </w:p>
    <w:p w:rsidR="00622228" w:rsidRDefault="00E31278">
      <w:pPr>
        <w:pStyle w:val="Ttulodeseessecundrias"/>
        <w:numPr>
          <w:ilvl w:val="2"/>
          <w:numId w:val="1"/>
        </w:numPr>
      </w:pPr>
      <w:r>
        <w:t>The Development of Vector Processors</w:t>
      </w:r>
    </w:p>
    <w:p w:rsidR="00622228" w:rsidRDefault="00E31278">
      <w:pPr>
        <w:pStyle w:val="Texto"/>
      </w:pPr>
      <w:r>
        <w:t xml:space="preserve">The SIMD (Single Instruction Multiple Data) paradigm as described by Flynn’s taxonomy [Flynn, 1972] describes an execution model where the same instruction is executed on multiple units of data (words). A vector processor is an implementation of this model where, contrary to a scalar processor which operates on a single word, the same instruction is executed for N words, which can also be viewed as executing on a N-dimensional array of words (which gives insight to why the technology was named a "vector processor"). Immediately, we can identify that the instruction bandwidth will be much smaller since only one instruction read will be required for operating on N words and, therefore, the instruction read overhead will be </w:t>
      </w:r>
      <w:r w:rsidR="0060132C">
        <w:t>(</w:t>
      </w:r>
      <w:r>
        <w:t>1/N</w:t>
      </w:r>
      <w:r w:rsidR="0060132C">
        <w:t>)</w:t>
      </w:r>
      <w:proofErr w:type="spellStart"/>
      <w:r>
        <w:t>th</w:t>
      </w:r>
      <w:proofErr w:type="spellEnd"/>
      <w:r>
        <w:t xml:space="preserve"> of that of a scalar processor. Nevertheless, this will only happen if all N processors are actually processing useful information. Since vector processors execute in lock-step, i.e., all individual processors are required to concurrently perform the same operation, if the operation is not data-parallel or barely so, only one or a few of the processors will be used and unused processors simply operate on any data and have the result discarded, resulting in a less than optimal efficiency. It becomes clear that vector processors are, in essence, engineered to solve problems which are predominantly data parallel.</w:t>
      </w:r>
    </w:p>
    <w:p w:rsidR="00622228" w:rsidRDefault="00E31278">
      <w:pPr>
        <w:pStyle w:val="Texto"/>
      </w:pPr>
      <w:r>
        <w:t xml:space="preserve">Given that vector architectures are only suited for a specific type of problem, widespread adoption only occurred in the 70’s with the infamous Cray-1 supercomputer. Besides being the first successful supercomputer to employ vector architecture, the Cray-1 was also ahead of time in that it employed individual registers for each vector processor and used a pipeline model[], both of which are ubiquitous in today’s computers. One of the reasons for its success was that, like modern GPU’s, the Cray-1 could deliver a much greater performance compared to other supercomputers of similar price – for problems that were inherently data parallel[]. In this sense the </w:t>
      </w:r>
      <w:proofErr w:type="spellStart"/>
      <w:r>
        <w:t>cray</w:t>
      </w:r>
      <w:proofErr w:type="spellEnd"/>
      <w:r>
        <w:t xml:space="preserve"> supercomputer brought the vector processing model to the mainstream, which at the time was limited to few large and expensive computers mainly used for research.</w:t>
      </w:r>
    </w:p>
    <w:p w:rsidR="00622228" w:rsidRDefault="00E31278">
      <w:pPr>
        <w:pStyle w:val="Texto"/>
      </w:pPr>
      <w:r>
        <w:t xml:space="preserve">While modern CPUs are not vector processors </w:t>
      </w:r>
      <w:r>
        <w:rPr>
          <w:i/>
        </w:rPr>
        <w:t>per se</w:t>
      </w:r>
      <w:r>
        <w:t xml:space="preserve">, vendors have added instruction sets over the years that make use of </w:t>
      </w:r>
      <w:proofErr w:type="spellStart"/>
      <w:r>
        <w:t>vectorization</w:t>
      </w:r>
      <w:proofErr w:type="spellEnd"/>
      <w:r>
        <w:t xml:space="preserve"> for added performance for specific operations with examples such as Intel's SSE/MMX and 3DNOW!. These processors are, rather, a myriad of processing models developed over decades with different companies (or even divisions within companies) focusing on different processing models based on the target market's </w:t>
      </w:r>
      <w:r>
        <w:lastRenderedPageBreak/>
        <w:t>necessities.</w:t>
      </w:r>
    </w:p>
    <w:p w:rsidR="00622228" w:rsidRDefault="00622228">
      <w:pPr>
        <w:pStyle w:val="Texto"/>
      </w:pPr>
    </w:p>
    <w:p w:rsidR="00622228" w:rsidRDefault="00E31278">
      <w:pPr>
        <w:pStyle w:val="Ttulodeseessecundrias"/>
        <w:numPr>
          <w:ilvl w:val="2"/>
          <w:numId w:val="1"/>
        </w:numPr>
      </w:pPr>
      <w:r>
        <w:t>SSE and CPU Instruction Sets</w:t>
      </w:r>
    </w:p>
    <w:p w:rsidR="00622228" w:rsidRDefault="00E31278">
      <w:pPr>
        <w:pStyle w:val="Texto"/>
      </w:pPr>
      <w:r>
        <w:t>A characteristic of the x86 architecture is that one of the ways vendors can deliver additional performance is by using wafer space for adding instruction sets. On the other hand, wafer space is limited and there is a tradeoff between adding instructions or cache, for example. Adding instruction sets also increases chip complexity, but when they can be used, large gains in performance can be obtained. While the work can be done on the software side, complex instructions transfer the load to the hardware and usually accomplish the task in a fraction of the time required. Instruction sets exist for a diverse number of applications, from multimedia to 3D rendering (which recently has been dropped given that nowadays it is rare to utilize a CPU to process graphics).</w:t>
      </w:r>
    </w:p>
    <w:p w:rsidR="00622228" w:rsidRDefault="00E31278">
      <w:pPr>
        <w:pStyle w:val="Texto"/>
      </w:pPr>
      <w:r>
        <w:t>One of the most useful, particularly for scientific computing, is the Streaming SIMD Extensions (SSE) family of instructions which was born to address the shortcomings of the first SIMD instructions proposed by Intel, MMX. It has since then been expanded four times since the inception and is still in the process of being extended in new chips, as with the addition of the new AVX (Advanced Vector Extensions) instruction set. The SSE family, as the name implies, is a SIMD extension which permits the processor to perform as if it were a vector processor, being able to achieve much better performance on parallel operations. This is accomplished by storing data in registers which possess faster memory access and by operating on these registers by using a set of instructions which can each operate on a whole vector of data in one clock cycle. Thus</w:t>
      </w:r>
      <w:r w:rsidR="002677BB">
        <w:t>,</w:t>
      </w:r>
      <w:r>
        <w:t xml:space="preserve"> it is possible to compress into one cycle the computation that would take multiple cycles if done without vector extensions. It is also valid to point out that many times the way an algorithm is programmed makes </w:t>
      </w:r>
      <w:commentRangeStart w:id="45"/>
      <w:r>
        <w:t xml:space="preserve">is </w:t>
      </w:r>
      <w:commentRangeEnd w:id="45"/>
      <w:r w:rsidR="00060658">
        <w:rPr>
          <w:rStyle w:val="Refdecomentrio"/>
          <w:rFonts w:cs="Times New Roman"/>
          <w:lang w:val="es-ES"/>
        </w:rPr>
        <w:commentReference w:id="45"/>
      </w:r>
      <w:r>
        <w:t xml:space="preserve">difficult to expose the </w:t>
      </w:r>
      <w:proofErr w:type="spellStart"/>
      <w:r>
        <w:t>vectorization</w:t>
      </w:r>
      <w:proofErr w:type="spellEnd"/>
      <w:r>
        <w:t xml:space="preserve"> potential to the compiler, which will result in suboptimal code. To trust the compiler for performance code is tricky and not straightforward, as sometimes even unrolling loops, aligning access and performing separate load/store operations as to expose </w:t>
      </w:r>
      <w:proofErr w:type="spellStart"/>
      <w:r>
        <w:t>vectorization</w:t>
      </w:r>
      <w:proofErr w:type="spellEnd"/>
      <w:r>
        <w:t xml:space="preserve"> to the compiler will not be sufficient to guarantee the code will utilize the appropriate </w:t>
      </w:r>
      <w:proofErr w:type="spellStart"/>
      <w:r>
        <w:t>vectorization</w:t>
      </w:r>
      <w:proofErr w:type="spellEnd"/>
      <w:r>
        <w:t xml:space="preserve"> instructions.</w:t>
      </w:r>
    </w:p>
    <w:p w:rsidR="00622228" w:rsidRDefault="00E31278">
      <w:pPr>
        <w:pStyle w:val="Texto"/>
      </w:pPr>
      <w:r>
        <w:t xml:space="preserve">Although considerable gains are possible using extended instruction sets, one </w:t>
      </w:r>
      <w:r w:rsidR="00705732">
        <w:t>counterpoint</w:t>
      </w:r>
      <w:r>
        <w:t xml:space="preserve"> is that instruction utilization depends not only on the hardware where it is run but is also compiler specific. That means roughly doubling the lines of code if you want software that can be built on a windows compiler and </w:t>
      </w:r>
      <w:r>
        <w:lastRenderedPageBreak/>
        <w:t xml:space="preserve">GCC, for example. </w:t>
      </w:r>
      <w:r w:rsidR="00723712">
        <w:t xml:space="preserve">Using a </w:t>
      </w:r>
      <w:r w:rsidR="0022144F">
        <w:t>framework</w:t>
      </w:r>
      <w:r w:rsidR="00723712">
        <w:t xml:space="preserve"> which compiles to multiple platforms such as</w:t>
      </w:r>
      <w:r>
        <w:t xml:space="preserve"> </w:t>
      </w:r>
      <w:proofErr w:type="spellStart"/>
      <w:r>
        <w:t>OpenCL</w:t>
      </w:r>
      <w:proofErr w:type="spellEnd"/>
      <w:ins w:id="46" w:author="Tecgraf" w:date="2013-02-16T11:08:00Z">
        <w:r w:rsidR="00756B22">
          <w:t xml:space="preserve"> </w:t>
        </w:r>
      </w:ins>
      <w:r w:rsidR="0022144F">
        <w:t>(Open Computing Language)</w:t>
      </w:r>
      <w:r>
        <w:t xml:space="preserve"> makes the code capable of </w:t>
      </w:r>
      <w:proofErr w:type="spellStart"/>
      <w:r>
        <w:t>vectorization</w:t>
      </w:r>
      <w:proofErr w:type="spellEnd"/>
      <w:r>
        <w:t xml:space="preserve"> and compiler independent</w:t>
      </w:r>
      <w:r w:rsidR="00723712">
        <w:t>.</w:t>
      </w:r>
      <w:r>
        <w:t xml:space="preserve"> </w:t>
      </w:r>
      <w:r w:rsidR="00723712">
        <w:t>F</w:t>
      </w:r>
      <w:r>
        <w:t xml:space="preserve">or small functions which get called many times, such as in linear algebra libraries for CPUs, the overhead which </w:t>
      </w:r>
      <w:proofErr w:type="spellStart"/>
      <w:r>
        <w:t>OpenCL</w:t>
      </w:r>
      <w:proofErr w:type="spellEnd"/>
      <w:r>
        <w:t xml:space="preserve"> entails makes the code better suited for utilizing instructions directly. Although the resulting code may not be the most elegant, with conditional compilation to account for the platform and the necessity to port from one compiler to the other, for applications where performance is paramount, it is the best option.</w:t>
      </w:r>
    </w:p>
    <w:p w:rsidR="00622228" w:rsidRDefault="00622228">
      <w:pPr>
        <w:pStyle w:val="Texto"/>
      </w:pPr>
    </w:p>
    <w:p w:rsidR="00622228" w:rsidRDefault="00E31278">
      <w:pPr>
        <w:pStyle w:val="Ttulodeseessecundrias"/>
      </w:pPr>
      <w:r>
        <w:t>GPU Architecture and the Development of General Purpose GPU Computing</w:t>
      </w:r>
    </w:p>
    <w:p w:rsidR="00622228" w:rsidRDefault="00E31278">
      <w:pPr>
        <w:pStyle w:val="Texto"/>
      </w:pPr>
      <w:r>
        <w:t xml:space="preserve">With the advent of the programmable vertex and pixel </w:t>
      </w:r>
      <w:proofErr w:type="spellStart"/>
      <w:r>
        <w:t>shaders</w:t>
      </w:r>
      <w:proofErr w:type="spellEnd"/>
      <w:r>
        <w:t xml:space="preserve">, developers were given the flexibility of creating their own code for customizing the rendering process to meet their needs. While most developers used this new technology for its original purpose, i.e. creating custom graphics effects or adding realism, it became clear that while the </w:t>
      </w:r>
      <w:proofErr w:type="spellStart"/>
      <w:r>
        <w:t>shader</w:t>
      </w:r>
      <w:proofErr w:type="spellEnd"/>
      <w:r>
        <w:t xml:space="preserve"> was made to operate on a vertex or pixel, any data could be treated as such and thus the GPU (Graphics Processing Unit) could be programmed to be used for any general purpose computation. </w:t>
      </w:r>
      <w:r w:rsidR="00723712">
        <w:t>This formed the field of GPGPU (</w:t>
      </w:r>
      <w:del w:id="47" w:author="Tecgraf" w:date="2013-02-16T11:17:00Z">
        <w:r w:rsidR="00723712" w:rsidDel="00250622">
          <w:delText xml:space="preserve">general </w:delText>
        </w:r>
      </w:del>
      <w:ins w:id="48" w:author="Tecgraf" w:date="2013-02-16T11:17:00Z">
        <w:r w:rsidR="00250622">
          <w:t xml:space="preserve">General </w:t>
        </w:r>
      </w:ins>
      <w:del w:id="49" w:author="Tecgraf" w:date="2013-02-16T11:17:00Z">
        <w:r w:rsidR="00723712" w:rsidDel="00250622">
          <w:delText xml:space="preserve">purpose </w:delText>
        </w:r>
      </w:del>
      <w:ins w:id="50" w:author="Tecgraf" w:date="2013-02-16T11:17:00Z">
        <w:r w:rsidR="00250622">
          <w:t xml:space="preserve">Purpose </w:t>
        </w:r>
      </w:ins>
      <w:r w:rsidR="00723712">
        <w:t xml:space="preserve">GPU) computing. </w:t>
      </w:r>
      <w:r>
        <w:t>With the rapid growth of the processing power of GPUs which quickly surpassed that of CPUs (</w:t>
      </w:r>
      <w:del w:id="51" w:author="Tecgraf" w:date="2013-02-16T11:17:00Z">
        <w:r w:rsidDel="00250622">
          <w:delText xml:space="preserve">central </w:delText>
        </w:r>
      </w:del>
      <w:ins w:id="52" w:author="Tecgraf" w:date="2013-02-16T11:17:00Z">
        <w:r w:rsidR="00250622">
          <w:t xml:space="preserve">Central </w:t>
        </w:r>
      </w:ins>
      <w:del w:id="53" w:author="Tecgraf" w:date="2013-02-16T11:17:00Z">
        <w:r w:rsidDel="00250622">
          <w:delText xml:space="preserve">processing </w:delText>
        </w:r>
      </w:del>
      <w:ins w:id="54" w:author="Tecgraf" w:date="2013-02-16T11:17:00Z">
        <w:r w:rsidR="00250622">
          <w:t xml:space="preserve">Processing </w:t>
        </w:r>
      </w:ins>
      <w:del w:id="55" w:author="Tecgraf" w:date="2013-02-16T11:17:00Z">
        <w:r w:rsidDel="00250622">
          <w:delText>units</w:delText>
        </w:r>
      </w:del>
      <w:ins w:id="56" w:author="Tecgraf" w:date="2013-02-16T11:17:00Z">
        <w:r w:rsidR="00250622">
          <w:t>Units</w:t>
        </w:r>
      </w:ins>
      <w:r>
        <w:t>) pushed by the highly competitive gaming industry, research began to appear that took advantage of the great and untapped pool of GPU resources.</w:t>
      </w:r>
    </w:p>
    <w:p w:rsidR="00622228" w:rsidRDefault="00E31278">
      <w:pPr>
        <w:pStyle w:val="Texto"/>
      </w:pPr>
      <w:r>
        <w:t xml:space="preserve">To process hundreds of </w:t>
      </w:r>
      <w:r w:rsidR="00BE4BF5">
        <w:t>vector and matrix</w:t>
      </w:r>
      <w:r>
        <w:t xml:space="preserve"> required by </w:t>
      </w:r>
      <w:proofErr w:type="spellStart"/>
      <w:r>
        <w:t>shader</w:t>
      </w:r>
      <w:proofErr w:type="spellEnd"/>
      <w:r>
        <w:t xml:space="preserve"> algorithms, state of the art GPUs possess hundreds of “small vector processors”, also called SIMD engines (</w:t>
      </w:r>
      <w:del w:id="57" w:author="Tecgraf" w:date="2013-02-16T11:27:00Z">
        <w:r w:rsidDel="00B94281">
          <w:delText xml:space="preserve">In </w:delText>
        </w:r>
      </w:del>
      <w:ins w:id="58" w:author="Tecgraf" w:date="2013-02-16T11:27:00Z">
        <w:r w:rsidR="00B94281">
          <w:t xml:space="preserve">in </w:t>
        </w:r>
      </w:ins>
      <w:r>
        <w:t>AMD nomenclature) each of which contains a few ALUs</w:t>
      </w:r>
      <w:r w:rsidR="00377A2B">
        <w:t xml:space="preserve"> (Arithmetic Logic Units)</w:t>
      </w:r>
      <w:r>
        <w:t xml:space="preserve"> (</w:t>
      </w:r>
      <w:r w:rsidR="00EC0A9F" w:rsidRPr="00EC0A9F">
        <w:rPr>
          <w:highlight w:val="yellow"/>
          <w:rPrChange w:id="59" w:author="Tecgraf" w:date="2013-02-16T11:29:00Z">
            <w:rPr/>
          </w:rPrChange>
        </w:rPr>
        <w:t>fig</w:t>
      </w:r>
      <w:r>
        <w:t xml:space="preserve">). </w:t>
      </w:r>
      <w:r w:rsidR="00BE4BF5">
        <w:t>ALUs can perform single precision or integer operations. To perform double precision operations, some architectures group ALUs together which yielding double precision performance</w:t>
      </w:r>
      <w:r w:rsidR="00F90E92">
        <w:t xml:space="preserve"> which </w:t>
      </w:r>
      <w:commentRangeStart w:id="60"/>
      <w:r w:rsidR="00F90E92">
        <w:t xml:space="preserve">in </w:t>
      </w:r>
      <w:commentRangeEnd w:id="60"/>
      <w:r w:rsidR="005A6432">
        <w:rPr>
          <w:rStyle w:val="Refdecomentrio"/>
          <w:rFonts w:cs="Times New Roman"/>
          <w:lang w:val="es-ES"/>
        </w:rPr>
        <w:commentReference w:id="60"/>
      </w:r>
      <w:r w:rsidR="00F90E92">
        <w:t>inversely proportional to the number of ALUs grouped.</w:t>
      </w:r>
      <w:r w:rsidR="00BE4BF5">
        <w:t xml:space="preserve"> </w:t>
      </w:r>
      <w:r>
        <w:t>This means that even though GPUs</w:t>
      </w:r>
      <w:r w:rsidR="00723712">
        <w:t>,</w:t>
      </w:r>
      <w:r>
        <w:t xml:space="preserve"> in general</w:t>
      </w:r>
      <w:r w:rsidR="00723712">
        <w:t>,</w:t>
      </w:r>
      <w:r>
        <w:t xml:space="preserve"> operate with a smaller clock rate with regard to CPUs, current hardware is able to perform </w:t>
      </w:r>
      <w:r>
        <w:rPr>
          <w:i/>
        </w:rPr>
        <w:t xml:space="preserve">thousands </w:t>
      </w:r>
      <w:r>
        <w:t>of arithmetic operations per cycle, and frequently hundreds of special functions (sine, cosine, square root, etc.).</w:t>
      </w:r>
      <w:r w:rsidR="00F90E92">
        <w:t xml:space="preserve"> Since special function operations, also called transcendental operations, occur less frequently, there is usually only one special function processing element per engine. Another design groups ALUs, potentially sacrificing ALU power to </w:t>
      </w:r>
      <w:r w:rsidR="00F90E92">
        <w:lastRenderedPageBreak/>
        <w:t>perform a transcendental operation. The loss in processing power is offset by gained wafer which can be used for memory, control or processing. For this reason, algorithms that rely heavily on such operations such as Fourier transforms and random number generators are one of the prime beneficiaries of GPU computing.</w:t>
      </w:r>
    </w:p>
    <w:p w:rsidR="00622228" w:rsidRDefault="00E31278">
      <w:pPr>
        <w:pStyle w:val="Texto"/>
      </w:pPr>
      <w:r>
        <w:t xml:space="preserve">It is valid to take a detour here and observe that comparisons regarding "processing power" are used rather loosely and can be taken to mean peak throughput, and this liberty was taken for the sake of comparison. In reality, achieving peak throughput or anything close to it is highly algorithm dependent which makes it difficult to speak of processing power in general terms. Such figures such as gigaflops and teraflops should thus be read as a comparison between the potential of </w:t>
      </w:r>
      <w:r w:rsidR="00EC7790">
        <w:t>rivaling</w:t>
      </w:r>
      <w:r>
        <w:t xml:space="preserve"> technologies with the addendum that GPU potential is </w:t>
      </w:r>
      <w:r w:rsidR="00EC7790">
        <w:t xml:space="preserve">naturally </w:t>
      </w:r>
      <w:r>
        <w:t>harder to extract</w:t>
      </w:r>
      <w:r w:rsidR="00EC7790">
        <w:t>, given the many layers of parallelism present</w:t>
      </w:r>
      <w:r>
        <w:t xml:space="preserve"> . </w:t>
      </w:r>
    </w:p>
    <w:p w:rsidR="00622228" w:rsidRDefault="00E31278">
      <w:pPr>
        <w:pStyle w:val="Imagem"/>
      </w:pPr>
      <w:r>
        <w:rPr>
          <w:noProof/>
          <w:lang w:val="pt-BR" w:eastAsia="pt-BR"/>
        </w:rPr>
        <w:drawing>
          <wp:inline distT="0" distB="0" distL="0" distR="0">
            <wp:extent cx="2898144" cy="2630385"/>
            <wp:effectExtent l="0" t="0" r="0" b="0"/>
            <wp:docPr id="103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2898144" cy="2630385"/>
                    </a:xfrm>
                    <a:prstGeom prst="rect">
                      <a:avLst/>
                    </a:prstGeom>
                  </pic:spPr>
                </pic:pic>
              </a:graphicData>
            </a:graphic>
          </wp:inline>
        </w:drawing>
      </w:r>
    </w:p>
    <w:p w:rsidR="00622228" w:rsidRDefault="00E31278">
      <w:pPr>
        <w:pStyle w:val="Legendas"/>
        <w:rPr>
          <w:lang w:val="en-US"/>
        </w:rPr>
      </w:pPr>
      <w:r>
        <w:rPr>
          <w:lang w:val="en-US"/>
        </w:rPr>
        <w:t>Fig.</w:t>
      </w:r>
    </w:p>
    <w:p w:rsidR="00202514" w:rsidRDefault="00EC7790">
      <w:pPr>
        <w:pStyle w:val="Texto"/>
      </w:pPr>
      <w:r>
        <w:t xml:space="preserve">With the advent of the first programmable </w:t>
      </w:r>
      <w:proofErr w:type="spellStart"/>
      <w:r>
        <w:t>shaders</w:t>
      </w:r>
      <w:proofErr w:type="spellEnd"/>
      <w:r>
        <w:t>, a</w:t>
      </w:r>
      <w:r w:rsidR="00E31278">
        <w:t>lthough the potential gains were high, so was the initial investment in learning to program for general purpose computation on a GPU. Initially only programmable in assembly, GLSL</w:t>
      </w:r>
      <w:r>
        <w:t xml:space="preserve"> (OpenGL Shading Language)</w:t>
      </w:r>
      <w:r w:rsidR="00E31278">
        <w:t xml:space="preserve"> greatly increased the ease of programming </w:t>
      </w:r>
      <w:proofErr w:type="spellStart"/>
      <w:r w:rsidR="00E31278">
        <w:t>shaders</w:t>
      </w:r>
      <w:proofErr w:type="spellEnd"/>
      <w:r w:rsidR="00E31278">
        <w:t xml:space="preserve"> by raising the level of abstraction and offering the developer the ability to program his own kernels in C</w:t>
      </w:r>
      <w:r>
        <w:t xml:space="preserve"> variant</w:t>
      </w:r>
      <w:r w:rsidR="00E31278">
        <w:t xml:space="preserve">. </w:t>
      </w:r>
      <w:r>
        <w:t xml:space="preserve">GLSL was also a standard to which each vendor had his own implementation. This meant that programmers did not need to learn vendor specific assembly code to write their own custom </w:t>
      </w:r>
      <w:proofErr w:type="spellStart"/>
      <w:r>
        <w:t>shaders</w:t>
      </w:r>
      <w:proofErr w:type="spellEnd"/>
      <w:r>
        <w:t xml:space="preserve">. </w:t>
      </w:r>
      <w:r w:rsidR="00E31278">
        <w:t xml:space="preserve">While this was more practical than </w:t>
      </w:r>
      <w:r>
        <w:t>dealing with instruction language</w:t>
      </w:r>
      <w:r w:rsidR="00E31278">
        <w:t xml:space="preserve">, GLSL was still a language written for </w:t>
      </w:r>
      <w:proofErr w:type="spellStart"/>
      <w:r w:rsidR="00E31278">
        <w:t>shaders</w:t>
      </w:r>
      <w:proofErr w:type="spellEnd"/>
      <w:r w:rsidR="00E31278">
        <w:t xml:space="preserve"> and not for performing general purpose computations on a GPU. This introduced some awkwardness in the process of </w:t>
      </w:r>
      <w:r w:rsidR="00E31278">
        <w:lastRenderedPageBreak/>
        <w:t xml:space="preserve">programming because of the necessity of treating any piece of data which was operated upon as a pixel or vertex, making code unreadable to a layman of the world of </w:t>
      </w:r>
      <w:proofErr w:type="spellStart"/>
      <w:r w:rsidR="00E31278">
        <w:t>shader</w:t>
      </w:r>
      <w:proofErr w:type="spellEnd"/>
      <w:r w:rsidR="00E31278">
        <w:t xml:space="preserve"> programming. Genera</w:t>
      </w:r>
      <w:r>
        <w:t>l purpose computation with GLSL</w:t>
      </w:r>
      <w:r w:rsidR="00E31278">
        <w:t xml:space="preserve"> left an overarching feeling of being more a "hack" than something usable for serious development</w:t>
      </w:r>
      <w:r>
        <w:t xml:space="preserve"> in the field of general purpose computing</w:t>
      </w:r>
      <w:r w:rsidR="00E31278">
        <w:t xml:space="preserve">. </w:t>
      </w:r>
    </w:p>
    <w:p w:rsidR="00622228" w:rsidRDefault="00E31278">
      <w:pPr>
        <w:pStyle w:val="Texto"/>
      </w:pPr>
      <w:r>
        <w:t xml:space="preserve">Nevertheless, the ease of being able to program a </w:t>
      </w:r>
      <w:proofErr w:type="spellStart"/>
      <w:r>
        <w:t>shader</w:t>
      </w:r>
      <w:proofErr w:type="spellEnd"/>
      <w:r>
        <w:t xml:space="preserve"> in </w:t>
      </w:r>
      <w:r w:rsidR="00202514">
        <w:t>C,</w:t>
      </w:r>
      <w:r>
        <w:t xml:space="preserve"> which </w:t>
      </w:r>
      <w:r w:rsidR="00202514">
        <w:t>is heavily</w:t>
      </w:r>
      <w:r>
        <w:t xml:space="preserve"> used by the scientific community</w:t>
      </w:r>
      <w:r w:rsidR="00202514">
        <w:t xml:space="preserve"> and known to be </w:t>
      </w:r>
      <w:proofErr w:type="spellStart"/>
      <w:r w:rsidR="00202514">
        <w:t>performant</w:t>
      </w:r>
      <w:proofErr w:type="spellEnd"/>
      <w:r w:rsidR="00202514">
        <w:t xml:space="preserve"> in HPC</w:t>
      </w:r>
      <w:r>
        <w:t xml:space="preserve"> made this new technology gain much wider appeal. Furthermore, for many programmers familiar with the OpenGL API and the intricacies of managing buffers and the interface in general, the transition was facilitated, since the primary focus of the language was to extend OpenGL's capabilities and this was, after all, their targeted audience. A boom in research ensued</w:t>
      </w:r>
      <w:r w:rsidR="00202514">
        <w:t>,</w:t>
      </w:r>
      <w:r>
        <w:t xml:space="preserve"> which was primarily targeted at computer graphics but extended to other areas as well with the realization that many of the benefits reaped by this specific audience could be used by a wider family of algorithms.</w:t>
      </w:r>
    </w:p>
    <w:p w:rsidR="00622228" w:rsidRDefault="00E31278">
      <w:pPr>
        <w:pStyle w:val="Texto"/>
      </w:pPr>
      <w:r>
        <w:t xml:space="preserve">While the hardware continued to evolve, hardware vendors realized that vertex and pixel </w:t>
      </w:r>
      <w:proofErr w:type="spellStart"/>
      <w:r>
        <w:t>shaders</w:t>
      </w:r>
      <w:proofErr w:type="spellEnd"/>
      <w:r>
        <w:t xml:space="preserve"> had many overlapping functions. By joining the two </w:t>
      </w:r>
      <w:proofErr w:type="spellStart"/>
      <w:r>
        <w:t>shaders</w:t>
      </w:r>
      <w:proofErr w:type="spellEnd"/>
      <w:r>
        <w:t xml:space="preserve"> into a unified </w:t>
      </w:r>
      <w:proofErr w:type="spellStart"/>
      <w:r>
        <w:t>shader</w:t>
      </w:r>
      <w:proofErr w:type="spellEnd"/>
      <w:r>
        <w:t xml:space="preserve"> architecture, manufacturers were able to save wafer area and pack more transistors into the chip, while also being able to balance the computational load when one form or the other was being more heavily required - further increasing processing power. Also, this required that a new level of abstraction be introduced, since </w:t>
      </w:r>
      <w:proofErr w:type="spellStart"/>
      <w:r>
        <w:t>shader</w:t>
      </w:r>
      <w:proofErr w:type="spellEnd"/>
      <w:r>
        <w:t xml:space="preserve"> was to be used for vertices and pixels, leading to a further increase in the programmability of the GPU.</w:t>
      </w:r>
    </w:p>
    <w:p w:rsidR="00622228" w:rsidRDefault="00E31278">
      <w:pPr>
        <w:pStyle w:val="Texto"/>
      </w:pPr>
      <w:proofErr w:type="spellStart"/>
      <w:r>
        <w:t>Nvidia</w:t>
      </w:r>
      <w:proofErr w:type="spellEnd"/>
      <w:r>
        <w:t xml:space="preserve"> and ATI, the only two large GPU manufacturers who managed to survive the intense competition, recognized the potential of this new </w:t>
      </w:r>
      <w:r w:rsidR="00202514">
        <w:t>model</w:t>
      </w:r>
      <w:r>
        <w:t xml:space="preserve"> and developed their own high level languages to facilitate the task of creating a program to run on a </w:t>
      </w:r>
      <w:proofErr w:type="spellStart"/>
      <w:r>
        <w:t>shader</w:t>
      </w:r>
      <w:proofErr w:type="spellEnd"/>
      <w:r>
        <w:t xml:space="preserve">, commonly known as a kernel. Of the two languages created by </w:t>
      </w:r>
      <w:proofErr w:type="spellStart"/>
      <w:r>
        <w:t>Nvidia</w:t>
      </w:r>
      <w:proofErr w:type="spellEnd"/>
      <w:r>
        <w:t xml:space="preserve"> and ATI (AMD), respectively CUDA and Brook+, CUDA enjoyed the most hype and was embraced as the standard for GPU computing because of a gentler learning curve and higher level of abstraction which made </w:t>
      </w:r>
      <w:commentRangeStart w:id="61"/>
      <w:r>
        <w:t xml:space="preserve">the it </w:t>
      </w:r>
      <w:commentRangeEnd w:id="61"/>
      <w:r w:rsidR="005014F0">
        <w:rPr>
          <w:rStyle w:val="Refdecomentrio"/>
          <w:rFonts w:cs="Times New Roman"/>
          <w:lang w:val="es-ES"/>
        </w:rPr>
        <w:commentReference w:id="61"/>
      </w:r>
      <w:r>
        <w:t xml:space="preserve">more accessible, as well as </w:t>
      </w:r>
      <w:proofErr w:type="spellStart"/>
      <w:r>
        <w:t>Nvidia's</w:t>
      </w:r>
      <w:proofErr w:type="spellEnd"/>
      <w:r>
        <w:t xml:space="preserve"> capacity to quickly develop a functional and mature programming language for the GPU. The fallback was that CUDA and Brook+ were still vendor specific languages and therefore allowed no flexibility for porting code to other platforms. </w:t>
      </w:r>
      <w:r w:rsidR="00202514">
        <w:t>Meanwhile,</w:t>
      </w:r>
      <w:r>
        <w:t xml:space="preserve"> IBM </w:t>
      </w:r>
      <w:r w:rsidR="00202514">
        <w:t xml:space="preserve">also found </w:t>
      </w:r>
      <w:commentRangeStart w:id="62"/>
      <w:proofErr w:type="spellStart"/>
      <w:r w:rsidR="00202514">
        <w:t>it’s</w:t>
      </w:r>
      <w:commentRangeEnd w:id="62"/>
      <w:proofErr w:type="spellEnd"/>
      <w:r w:rsidR="00916F18">
        <w:rPr>
          <w:rStyle w:val="Refdecomentrio"/>
          <w:rFonts w:cs="Times New Roman"/>
          <w:lang w:val="es-ES"/>
        </w:rPr>
        <w:commentReference w:id="62"/>
      </w:r>
      <w:r w:rsidR="00202514">
        <w:t xml:space="preserve"> way into the general purpose computing scene</w:t>
      </w:r>
      <w:r>
        <w:t xml:space="preserve"> by creating the acclaimed CELL BE processor for the </w:t>
      </w:r>
      <w:proofErr w:type="spellStart"/>
      <w:r>
        <w:t>Playstation</w:t>
      </w:r>
      <w:proofErr w:type="spellEnd"/>
      <w:r>
        <w:t xml:space="preserve"> 3</w:t>
      </w:r>
      <w:r w:rsidR="00202514">
        <w:t>.</w:t>
      </w:r>
      <w:r>
        <w:t xml:space="preserve"> </w:t>
      </w:r>
      <w:r w:rsidR="00202514">
        <w:t>P</w:t>
      </w:r>
      <w:r>
        <w:t xml:space="preserve">romptly recognized as a viable alternative to GPUs for massively parallel </w:t>
      </w:r>
      <w:r w:rsidR="00202514">
        <w:t xml:space="preserve">computationally intensive tasks, the </w:t>
      </w:r>
      <w:proofErr w:type="spellStart"/>
      <w:r w:rsidR="00202514">
        <w:t>Playstation</w:t>
      </w:r>
      <w:proofErr w:type="spellEnd"/>
      <w:r w:rsidR="00202514">
        <w:t xml:space="preserve"> 3</w:t>
      </w:r>
      <w:r>
        <w:t xml:space="preserve"> </w:t>
      </w:r>
      <w:r>
        <w:lastRenderedPageBreak/>
        <w:t xml:space="preserve">spawned the creation of a number of </w:t>
      </w:r>
      <w:proofErr w:type="spellStart"/>
      <w:r>
        <w:t>beowulf</w:t>
      </w:r>
      <w:proofErr w:type="spellEnd"/>
      <w:r>
        <w:t xml:space="preserve"> type clusters because </w:t>
      </w:r>
      <w:r w:rsidR="00C60E34">
        <w:t>the</w:t>
      </w:r>
      <w:r>
        <w:t xml:space="preserve"> low cost per FLOP</w:t>
      </w:r>
      <w:r w:rsidR="00C60E34">
        <w:t xml:space="preserve"> </w:t>
      </w:r>
      <w:r>
        <w:t xml:space="preserve">(Floating Point Operation), </w:t>
      </w:r>
      <w:r w:rsidR="00C60E34">
        <w:t xml:space="preserve">and the added benefit of networking and storage in a cheap setup. The cell architecture itself is an interesting compromise between traditional CPUs and the first programmable GPUs. The added flexibility of the CELL BEs multiple cores with </w:t>
      </w:r>
      <w:commentRangeStart w:id="63"/>
      <w:r w:rsidR="00C60E34">
        <w:t xml:space="preserve">DMA </w:t>
      </w:r>
      <w:commentRangeEnd w:id="63"/>
      <w:r w:rsidR="003C677E">
        <w:rPr>
          <w:rStyle w:val="Refdecomentrio"/>
          <w:rFonts w:cs="Times New Roman"/>
          <w:lang w:val="es-ES"/>
        </w:rPr>
        <w:commentReference w:id="63"/>
      </w:r>
      <w:r w:rsidR="00C60E34">
        <w:t xml:space="preserve">controllers and with a threading model in mind made it a powerful processor for general purpose computing. With it </w:t>
      </w:r>
      <w:r>
        <w:t xml:space="preserve">IBM added yet another language to the growing list of languages tailored for the massively </w:t>
      </w:r>
      <w:proofErr w:type="spellStart"/>
      <w:r>
        <w:t>multicore</w:t>
      </w:r>
      <w:proofErr w:type="spellEnd"/>
      <w:r>
        <w:t xml:space="preserve"> era.</w:t>
      </w:r>
    </w:p>
    <w:p w:rsidR="0022144F" w:rsidRDefault="00E31278">
      <w:pPr>
        <w:pStyle w:val="Texto"/>
      </w:pPr>
      <w:proofErr w:type="spellStart"/>
      <w:r>
        <w:t>OpenCL</w:t>
      </w:r>
      <w:proofErr w:type="spellEnd"/>
      <w:r>
        <w:t xml:space="preserve"> was therefore created in an industry effort to standardize the programming for these different platforms. While each vendor would have his own implementation, since there was a standard they would have to adhere to, the portability to different platforms would be guaranteed. This was made possible because while the underlying hardware was completely different when dealing with a DSP (digital signal processor), CPU or GPU</w:t>
      </w:r>
      <w:r w:rsidR="0022144F">
        <w:t xml:space="preserve">, all of these have hardware that can benefit from exposing </w:t>
      </w:r>
      <w:proofErr w:type="spellStart"/>
      <w:r w:rsidR="0022144F">
        <w:t>vectorization</w:t>
      </w:r>
      <w:proofErr w:type="spellEnd"/>
      <w:r w:rsidR="0022144F">
        <w:t>, memory hierarchies and parallelism with a greater detail and control</w:t>
      </w:r>
      <w:r>
        <w:t>. In essence, what was needed was an abstraction to deal with programming for multiple cores, possibly hundreds, and to be able to manually manage the different memory hierarchies, mapping the hardware abstraction to a programming model (</w:t>
      </w:r>
      <w:r w:rsidR="00EC0A9F" w:rsidRPr="00EC0A9F">
        <w:rPr>
          <w:highlight w:val="yellow"/>
          <w:rPrChange w:id="64" w:author="Tecgraf" w:date="2013-02-16T12:54:00Z">
            <w:rPr/>
          </w:rPrChange>
        </w:rPr>
        <w:t>fig</w:t>
      </w:r>
      <w:r>
        <w:t xml:space="preserve">). </w:t>
      </w:r>
    </w:p>
    <w:p w:rsidR="00622228" w:rsidRDefault="00E31278">
      <w:pPr>
        <w:pStyle w:val="Texto"/>
      </w:pPr>
      <w:proofErr w:type="spellStart"/>
      <w:r>
        <w:t>OpenCL</w:t>
      </w:r>
      <w:proofErr w:type="spellEnd"/>
      <w:r>
        <w:t xml:space="preserve"> was conceived with this purpose, and has been constantly growing in adoption, posing itself as a potential new industry standard for heterogeneous programming.</w:t>
      </w:r>
    </w:p>
    <w:p w:rsidR="00622228" w:rsidRDefault="00E31278">
      <w:pPr>
        <w:pStyle w:val="Imagem"/>
        <w:rPr>
          <w:ins w:id="65" w:author="Tecgraf" w:date="2013-02-16T12:55:00Z"/>
        </w:rPr>
      </w:pPr>
      <w:r>
        <w:t xml:space="preserve"> </w:t>
      </w:r>
      <w:r>
        <w:rPr>
          <w:noProof/>
          <w:lang w:val="pt-BR" w:eastAsia="pt-BR"/>
        </w:rPr>
        <w:drawing>
          <wp:inline distT="0" distB="0" distL="0" distR="0">
            <wp:extent cx="3398646" cy="3070746"/>
            <wp:effectExtent l="0" t="0" r="0" b="0"/>
            <wp:docPr id="10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3396122" cy="3068466"/>
                    </a:xfrm>
                    <a:prstGeom prst="rect">
                      <a:avLst/>
                    </a:prstGeom>
                  </pic:spPr>
                </pic:pic>
              </a:graphicData>
            </a:graphic>
          </wp:inline>
        </w:drawing>
      </w:r>
    </w:p>
    <w:p w:rsidR="00E4126E" w:rsidRDefault="00E4126E">
      <w:pPr>
        <w:pStyle w:val="Imagem"/>
      </w:pPr>
      <w:proofErr w:type="spellStart"/>
      <w:ins w:id="66" w:author="Tecgraf" w:date="2013-02-16T12:55:00Z">
        <w:r>
          <w:t>Legenda</w:t>
        </w:r>
        <w:proofErr w:type="spellEnd"/>
        <w:r>
          <w:t xml:space="preserve"> </w:t>
        </w:r>
        <w:proofErr w:type="spellStart"/>
        <w:r>
          <w:t>da</w:t>
        </w:r>
        <w:proofErr w:type="spellEnd"/>
        <w:r>
          <w:t xml:space="preserve"> </w:t>
        </w:r>
        <w:proofErr w:type="spellStart"/>
        <w:r>
          <w:t>Figura</w:t>
        </w:r>
        <w:proofErr w:type="spellEnd"/>
        <w:r>
          <w:t>....</w:t>
        </w:r>
      </w:ins>
    </w:p>
    <w:p w:rsidR="00622228" w:rsidRDefault="00E31278">
      <w:pPr>
        <w:pStyle w:val="Texto"/>
      </w:pPr>
      <w:r>
        <w:t xml:space="preserve">The standard is supported by most of the large processor vendors, </w:t>
      </w:r>
      <w:r>
        <w:lastRenderedPageBreak/>
        <w:t xml:space="preserve">including the largest growing market segment of the industry, that of mobile processors for </w:t>
      </w:r>
      <w:proofErr w:type="spellStart"/>
      <w:r>
        <w:t>smartphones</w:t>
      </w:r>
      <w:proofErr w:type="spellEnd"/>
      <w:r>
        <w:t xml:space="preserve"> and tablets which </w:t>
      </w:r>
      <w:r w:rsidR="0022144F">
        <w:t xml:space="preserve">utilize architectures which </w:t>
      </w:r>
      <w:r>
        <w:t xml:space="preserve">can greatly benefit from such a programming paradigm. It is also valid to note that by creating a high level language that gives the developer explicit management of the different levels of the memory hierarchy also greatly benefits the CPUs, which have taken a road similar to that of GPUs to be able to keep up with Moore's law: add cores and layers of memory (cache) to increase performance. </w:t>
      </w:r>
      <w:r w:rsidR="00FF11D6">
        <w:t xml:space="preserve">The fact that </w:t>
      </w:r>
      <w:proofErr w:type="spellStart"/>
      <w:r w:rsidR="00FF11D6">
        <w:t>OpenCL</w:t>
      </w:r>
      <w:proofErr w:type="spellEnd"/>
      <w:r w:rsidR="00FF11D6">
        <w:t xml:space="preserve"> and other frameworks address this problem is what makes it, in part, possible to extract more performance out of such a wide range of platforms.</w:t>
      </w:r>
    </w:p>
    <w:p w:rsidR="00622228" w:rsidRDefault="00622228">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622228" w:rsidRDefault="00622228">
      <w:pPr>
        <w:pStyle w:val="Texto"/>
      </w:pPr>
    </w:p>
    <w:p w:rsidR="00622228" w:rsidRDefault="00622228">
      <w:pPr>
        <w:pStyle w:val="Texto"/>
      </w:pPr>
    </w:p>
    <w:p w:rsidR="00622228" w:rsidRDefault="00622228">
      <w:pPr>
        <w:pStyle w:val="Texto"/>
      </w:pPr>
    </w:p>
    <w:p w:rsidR="00622228" w:rsidRDefault="00E31278">
      <w:pPr>
        <w:pStyle w:val="Ttulodecaptulo"/>
      </w:pPr>
      <w:proofErr w:type="spellStart"/>
      <w:r>
        <w:t>OpenCL</w:t>
      </w:r>
      <w:proofErr w:type="spellEnd"/>
    </w:p>
    <w:p w:rsidR="00622228" w:rsidRDefault="00E31278">
      <w:pPr>
        <w:pStyle w:val="Ttulodeseessecundrias"/>
      </w:pPr>
      <w:commentRangeStart w:id="67"/>
      <w:r>
        <w:t>Introduction</w:t>
      </w:r>
      <w:commentRangeEnd w:id="67"/>
      <w:r w:rsidR="00873AA4">
        <w:rPr>
          <w:rStyle w:val="Refdecomentrio"/>
          <w:b w:val="0"/>
          <w:lang w:val="es-ES"/>
        </w:rPr>
        <w:commentReference w:id="67"/>
      </w:r>
    </w:p>
    <w:p w:rsidR="00622228" w:rsidRDefault="00E31278">
      <w:pPr>
        <w:pStyle w:val="Texto"/>
      </w:pPr>
      <w:proofErr w:type="spellStart"/>
      <w:r>
        <w:t>OpenCL</w:t>
      </w:r>
      <w:proofErr w:type="spellEnd"/>
      <w:r>
        <w:t xml:space="preserve"> is a standard defined by the </w:t>
      </w:r>
      <w:proofErr w:type="spellStart"/>
      <w:r>
        <w:t>Khronos</w:t>
      </w:r>
      <w:proofErr w:type="spellEnd"/>
      <w:r>
        <w:t xml:space="preserve"> Group, which is formed by a consortium of major players in the technological industry including hardware manufacturers, software developers and middleware vendors with the purpose of creating an open and portable API for accessing the capabilities of </w:t>
      </w:r>
      <w:proofErr w:type="spellStart"/>
      <w:r>
        <w:t>multicore</w:t>
      </w:r>
      <w:proofErr w:type="spellEnd"/>
      <w:r>
        <w:t xml:space="preserve"> systems. </w:t>
      </w:r>
      <w:proofErr w:type="spellStart"/>
      <w:r>
        <w:t>OpenCL</w:t>
      </w:r>
      <w:proofErr w:type="spellEnd"/>
      <w:r>
        <w:t xml:space="preserve"> provides a level of abstraction which enables the developer to write code for heterogeneous platforms consisting of CPUs, GPUs, APUs</w:t>
      </w:r>
      <w:r w:rsidR="00FF11D6">
        <w:t xml:space="preserve"> (Accelerated Processing Units)</w:t>
      </w:r>
      <w:r>
        <w:t>, DSPs</w:t>
      </w:r>
      <w:r w:rsidR="00FF11D6">
        <w:t xml:space="preserve"> (Digital Signal Processors)</w:t>
      </w:r>
      <w:r>
        <w:t xml:space="preserve"> and Accelerators (e.g. IBM Cell BE processor) within one unified programming model. Through the </w:t>
      </w:r>
      <w:proofErr w:type="spellStart"/>
      <w:r>
        <w:t>OpenCL</w:t>
      </w:r>
      <w:proofErr w:type="spellEnd"/>
      <w:r>
        <w:t xml:space="preserve"> programming language it is possible to write code based on the ISO C99 </w:t>
      </w:r>
      <w:r w:rsidRPr="00FF11D6">
        <w:rPr>
          <w:szCs w:val="22"/>
        </w:rPr>
        <w:t xml:space="preserve">standard </w:t>
      </w:r>
      <w:r w:rsidR="00FF11D6" w:rsidRPr="00FF11D6">
        <w:rPr>
          <w:szCs w:val="22"/>
        </w:rPr>
        <w:t>[</w:t>
      </w:r>
      <w:r w:rsidR="00FF11D6" w:rsidRPr="00FF11D6">
        <w:rPr>
          <w:color w:val="000000"/>
          <w:szCs w:val="22"/>
          <w:shd w:val="clear" w:color="auto" w:fill="FFFFFF"/>
        </w:rPr>
        <w:t xml:space="preserve">ISO/IEC 9899:1999] </w:t>
      </w:r>
      <w:r w:rsidRPr="00FF11D6">
        <w:rPr>
          <w:szCs w:val="22"/>
        </w:rPr>
        <w:t>extended to</w:t>
      </w:r>
      <w:r>
        <w:t xml:space="preserve"> write functions, called kernels, which execute on the device. Through the abstraction of the hierarchical memory present in modern GPUs and CPU with multiple levels of cache, </w:t>
      </w:r>
      <w:proofErr w:type="spellStart"/>
      <w:r>
        <w:t>OpenCL</w:t>
      </w:r>
      <w:proofErr w:type="spellEnd"/>
      <w:r>
        <w:t xml:space="preserve"> provides the capability of creating code which will take advantage of greater </w:t>
      </w:r>
      <w:r w:rsidR="00FF11D6">
        <w:t>bandwidth provided by</w:t>
      </w:r>
      <w:r>
        <w:t xml:space="preserve"> some levels of memory to create optimized code without the need resort to vendor specific instruction language. Although programming in instruction language provides a greater level of control</w:t>
      </w:r>
      <w:r w:rsidR="00FF11D6">
        <w:t xml:space="preserve"> and performance</w:t>
      </w:r>
      <w:r>
        <w:t xml:space="preserve">, using </w:t>
      </w:r>
      <w:proofErr w:type="spellStart"/>
      <w:r>
        <w:t>OpenCL</w:t>
      </w:r>
      <w:proofErr w:type="spellEnd"/>
      <w:r>
        <w:t xml:space="preserve"> in to program in C99 like language makes the code comparatively more readable and maintainable, besides being a cross-platform solution. A large number of resources </w:t>
      </w:r>
      <w:r w:rsidR="00FF11D6">
        <w:t>for</w:t>
      </w:r>
      <w:r>
        <w:t xml:space="preserve"> programming with </w:t>
      </w:r>
      <w:proofErr w:type="spellStart"/>
      <w:r>
        <w:t>OpenCL</w:t>
      </w:r>
      <w:proofErr w:type="spellEnd"/>
      <w:r>
        <w:t xml:space="preserve"> are available online</w:t>
      </w:r>
      <w:r w:rsidR="00A84C0F">
        <w:t>. A good reference</w:t>
      </w:r>
      <w:r>
        <w:t xml:space="preserve"> </w:t>
      </w:r>
      <w:r w:rsidR="00A84C0F">
        <w:t xml:space="preserve">on utilizing the </w:t>
      </w:r>
      <w:r w:rsidR="00DD6D58">
        <w:t>framework, describing the programming language and the functionality available through the API is</w:t>
      </w:r>
      <w:r>
        <w:t xml:space="preserve"> [</w:t>
      </w:r>
      <w:r w:rsidR="00EC0A9F" w:rsidRPr="00EC0A9F">
        <w:rPr>
          <w:highlight w:val="yellow"/>
          <w:rPrChange w:id="68" w:author="Tecgraf" w:date="2013-02-16T14:51:00Z">
            <w:rPr/>
          </w:rPrChange>
        </w:rPr>
        <w:t xml:space="preserve">Benedict R. </w:t>
      </w:r>
      <w:proofErr w:type="spellStart"/>
      <w:r w:rsidR="00EC0A9F" w:rsidRPr="00EC0A9F">
        <w:rPr>
          <w:highlight w:val="yellow"/>
          <w:rPrChange w:id="69" w:author="Tecgraf" w:date="2013-02-16T14:51:00Z">
            <w:rPr/>
          </w:rPrChange>
        </w:rPr>
        <w:t>Gaster</w:t>
      </w:r>
      <w:proofErr w:type="spellEnd"/>
      <w:r w:rsidR="00EC0A9F" w:rsidRPr="00EC0A9F">
        <w:rPr>
          <w:highlight w:val="yellow"/>
          <w:rPrChange w:id="70" w:author="Tecgraf" w:date="2013-02-16T14:51:00Z">
            <w:rPr/>
          </w:rPrChange>
        </w:rPr>
        <w:t xml:space="preserve"> et Al., Heterogeneous Computing with </w:t>
      </w:r>
      <w:proofErr w:type="spellStart"/>
      <w:r w:rsidR="00EC0A9F" w:rsidRPr="00EC0A9F">
        <w:rPr>
          <w:highlight w:val="yellow"/>
          <w:rPrChange w:id="71" w:author="Tecgraf" w:date="2013-02-16T14:51:00Z">
            <w:rPr/>
          </w:rPrChange>
        </w:rPr>
        <w:t>OpenCL</w:t>
      </w:r>
      <w:proofErr w:type="spellEnd"/>
      <w:r w:rsidR="00DD6D58">
        <w:t xml:space="preserve">], and </w:t>
      </w:r>
      <w:commentRangeStart w:id="72"/>
      <w:r w:rsidR="00DD6D58">
        <w:t>I</w:t>
      </w:r>
      <w:commentRangeEnd w:id="72"/>
      <w:r w:rsidR="004D2B3E">
        <w:rPr>
          <w:rStyle w:val="Refdecomentrio"/>
          <w:rFonts w:cs="Times New Roman"/>
          <w:lang w:val="es-ES"/>
        </w:rPr>
        <w:commentReference w:id="72"/>
      </w:r>
      <w:r w:rsidR="00DD6D58">
        <w:t xml:space="preserve"> would also point to </w:t>
      </w:r>
      <w:r>
        <w:t>[</w:t>
      </w:r>
      <w:proofErr w:type="spellStart"/>
      <w:r>
        <w:t>Aaftab</w:t>
      </w:r>
      <w:proofErr w:type="spellEnd"/>
      <w:r>
        <w:t xml:space="preserve"> </w:t>
      </w:r>
      <w:proofErr w:type="spellStart"/>
      <w:r>
        <w:t>Munshi</w:t>
      </w:r>
      <w:proofErr w:type="spellEnd"/>
      <w:r>
        <w:t xml:space="preserve"> et Al., </w:t>
      </w:r>
      <w:proofErr w:type="spellStart"/>
      <w:r>
        <w:t>OpenCL</w:t>
      </w:r>
      <w:proofErr w:type="spellEnd"/>
      <w:r>
        <w:t xml:space="preserve"> Programming Guide]</w:t>
      </w:r>
      <w:r w:rsidR="00DD6D58">
        <w:t xml:space="preserve"> for a broader understanding of programming with </w:t>
      </w:r>
      <w:proofErr w:type="spellStart"/>
      <w:r w:rsidR="00DD6D58">
        <w:t>OpenCL</w:t>
      </w:r>
      <w:proofErr w:type="spellEnd"/>
      <w:r>
        <w:t xml:space="preserve">. </w:t>
      </w:r>
      <w:r w:rsidR="00DD6D58">
        <w:t xml:space="preserve">This chapter will offer only a small overview of the framework necessary for the comprehension of </w:t>
      </w:r>
      <w:proofErr w:type="spellStart"/>
      <w:r w:rsidR="00DD6D58">
        <w:t>posteriorly</w:t>
      </w:r>
      <w:proofErr w:type="spellEnd"/>
      <w:r w:rsidR="00DD6D58">
        <w:t xml:space="preserve"> </w:t>
      </w:r>
      <w:commentRangeStart w:id="73"/>
      <w:r w:rsidR="00DD6D58">
        <w:t xml:space="preserve">cited </w:t>
      </w:r>
      <w:commentRangeEnd w:id="73"/>
      <w:r w:rsidR="00E21B07">
        <w:rPr>
          <w:rStyle w:val="Refdecomentrio"/>
          <w:rFonts w:cs="Times New Roman"/>
          <w:lang w:val="es-ES"/>
        </w:rPr>
        <w:commentReference w:id="73"/>
      </w:r>
      <w:r w:rsidR="00DD6D58">
        <w:t>optimization strategies</w:t>
      </w:r>
      <w:r>
        <w:t>.</w:t>
      </w:r>
    </w:p>
    <w:p w:rsidR="00622228" w:rsidRDefault="00E31278">
      <w:pPr>
        <w:pStyle w:val="Ttulodeseessecundrias"/>
      </w:pPr>
      <w:r>
        <w:t>Execution Model</w:t>
      </w:r>
    </w:p>
    <w:p w:rsidR="00622228" w:rsidRDefault="00E31278">
      <w:pPr>
        <w:ind w:firstLine="567"/>
        <w:jc w:val="both"/>
        <w:rPr>
          <w:rFonts w:cs="Arial"/>
          <w:sz w:val="22"/>
          <w:szCs w:val="22"/>
          <w:lang w:val="en-US" w:eastAsia="es-ES"/>
        </w:rPr>
      </w:pPr>
      <w:proofErr w:type="spellStart"/>
      <w:r>
        <w:rPr>
          <w:rFonts w:cs="Arial"/>
          <w:sz w:val="22"/>
          <w:szCs w:val="22"/>
          <w:lang w:val="en-US" w:eastAsia="es-ES"/>
        </w:rPr>
        <w:t>OpenCL</w:t>
      </w:r>
      <w:proofErr w:type="spellEnd"/>
      <w:r>
        <w:rPr>
          <w:rFonts w:cs="Arial"/>
          <w:sz w:val="22"/>
          <w:szCs w:val="22"/>
          <w:lang w:val="en-US" w:eastAsia="es-ES"/>
        </w:rPr>
        <w:t xml:space="preserve"> works on the abstraction of a GPU composed of multiple compute units. The compute units are, in turn, composed of multiple </w:t>
      </w:r>
      <w:r w:rsidR="00DD6D58">
        <w:rPr>
          <w:rFonts w:cs="Arial"/>
          <w:sz w:val="22"/>
          <w:szCs w:val="22"/>
          <w:lang w:val="en-US" w:eastAsia="es-ES"/>
        </w:rPr>
        <w:t>processing elements</w:t>
      </w:r>
      <w:r>
        <w:rPr>
          <w:rFonts w:cs="Arial"/>
          <w:sz w:val="22"/>
          <w:szCs w:val="22"/>
          <w:lang w:val="en-US" w:eastAsia="es-ES"/>
        </w:rPr>
        <w:t xml:space="preserve"> which work as vector processors as shown in </w:t>
      </w:r>
      <w:r w:rsidR="00EC0A9F" w:rsidRPr="00EC0A9F">
        <w:rPr>
          <w:rFonts w:cs="Arial"/>
          <w:sz w:val="22"/>
          <w:szCs w:val="22"/>
          <w:highlight w:val="yellow"/>
          <w:lang w:val="en-US" w:eastAsia="es-ES"/>
          <w:rPrChange w:id="74" w:author="Tecgraf" w:date="2013-02-16T14:57:00Z">
            <w:rPr>
              <w:rFonts w:cs="Arial"/>
              <w:sz w:val="22"/>
              <w:szCs w:val="22"/>
              <w:lang w:val="en-US" w:eastAsia="es-ES"/>
            </w:rPr>
          </w:rPrChange>
        </w:rPr>
        <w:t>fig</w:t>
      </w:r>
      <w:r>
        <w:rPr>
          <w:rFonts w:cs="Arial"/>
          <w:sz w:val="22"/>
          <w:szCs w:val="22"/>
          <w:lang w:val="en-US" w:eastAsia="es-ES"/>
        </w:rPr>
        <w:t xml:space="preserve">. The </w:t>
      </w:r>
      <w:r w:rsidR="00DD6D58">
        <w:rPr>
          <w:rFonts w:cs="Arial"/>
          <w:sz w:val="22"/>
          <w:szCs w:val="22"/>
          <w:lang w:val="en-US" w:eastAsia="es-ES"/>
        </w:rPr>
        <w:t>processing elements</w:t>
      </w:r>
      <w:r>
        <w:rPr>
          <w:rFonts w:cs="Arial"/>
          <w:sz w:val="22"/>
          <w:szCs w:val="22"/>
          <w:lang w:val="en-US" w:eastAsia="es-ES"/>
        </w:rPr>
        <w:t xml:space="preserve"> contain multiple ALUs and</w:t>
      </w:r>
      <w:r w:rsidR="00DD6D58">
        <w:rPr>
          <w:rFonts w:cs="Arial"/>
          <w:sz w:val="22"/>
          <w:szCs w:val="22"/>
          <w:lang w:val="en-US" w:eastAsia="es-ES"/>
        </w:rPr>
        <w:t>,</w:t>
      </w:r>
      <w:r>
        <w:rPr>
          <w:rFonts w:cs="Arial"/>
          <w:sz w:val="22"/>
          <w:szCs w:val="22"/>
          <w:lang w:val="en-US" w:eastAsia="es-ES"/>
        </w:rPr>
        <w:t xml:space="preserve"> in some cases</w:t>
      </w:r>
      <w:r w:rsidR="00DD6D58">
        <w:rPr>
          <w:rFonts w:cs="Arial"/>
          <w:sz w:val="22"/>
          <w:szCs w:val="22"/>
          <w:lang w:val="en-US" w:eastAsia="es-ES"/>
        </w:rPr>
        <w:t>,</w:t>
      </w:r>
      <w:r>
        <w:rPr>
          <w:rFonts w:cs="Arial"/>
          <w:sz w:val="22"/>
          <w:szCs w:val="22"/>
          <w:lang w:val="en-US" w:eastAsia="es-ES"/>
        </w:rPr>
        <w:t xml:space="preserve"> a SFU (special function unit)</w:t>
      </w:r>
      <w:r w:rsidR="00DD6D58">
        <w:rPr>
          <w:rFonts w:cs="Arial"/>
          <w:sz w:val="22"/>
          <w:szCs w:val="22"/>
          <w:lang w:val="en-US" w:eastAsia="es-ES"/>
        </w:rPr>
        <w:t xml:space="preserve"> which some vendors call “cores”</w:t>
      </w:r>
      <w:r>
        <w:rPr>
          <w:rFonts w:cs="Arial"/>
          <w:sz w:val="22"/>
          <w:szCs w:val="22"/>
          <w:lang w:val="en-US" w:eastAsia="es-ES"/>
        </w:rPr>
        <w:t xml:space="preserve">. Since the underlying hardware </w:t>
      </w:r>
      <w:r w:rsidR="00DD6D58">
        <w:rPr>
          <w:rFonts w:cs="Arial"/>
          <w:sz w:val="22"/>
          <w:szCs w:val="22"/>
          <w:lang w:val="en-US" w:eastAsia="es-ES"/>
        </w:rPr>
        <w:t>differs</w:t>
      </w:r>
      <w:r>
        <w:rPr>
          <w:rFonts w:cs="Arial"/>
          <w:sz w:val="22"/>
          <w:szCs w:val="22"/>
          <w:lang w:val="en-US" w:eastAsia="es-ES"/>
        </w:rPr>
        <w:t xml:space="preserve"> from that of a CPU, certain concepts such as that of a CPU “core” do not map directly between </w:t>
      </w:r>
      <w:r>
        <w:rPr>
          <w:rFonts w:cs="Arial"/>
          <w:sz w:val="22"/>
          <w:szCs w:val="22"/>
          <w:lang w:val="en-US" w:eastAsia="es-ES"/>
        </w:rPr>
        <w:lastRenderedPageBreak/>
        <w:t xml:space="preserve">both architectures and the term “core” must be taken with a grain of salt. For that reason, the </w:t>
      </w:r>
      <w:commentRangeStart w:id="75"/>
      <w:r>
        <w:rPr>
          <w:rFonts w:cs="Arial"/>
          <w:sz w:val="22"/>
          <w:szCs w:val="22"/>
          <w:lang w:val="en-US" w:eastAsia="es-ES"/>
        </w:rPr>
        <w:t xml:space="preserve">ALUs are called </w:t>
      </w:r>
      <w:r>
        <w:rPr>
          <w:rFonts w:cs="Arial"/>
          <w:i/>
          <w:sz w:val="22"/>
          <w:szCs w:val="22"/>
          <w:lang w:val="en-US" w:eastAsia="es-ES"/>
        </w:rPr>
        <w:t xml:space="preserve">processing elements </w:t>
      </w:r>
      <w:commentRangeEnd w:id="75"/>
      <w:r w:rsidR="00EB4EC1">
        <w:rPr>
          <w:rStyle w:val="Refdecomentrio"/>
        </w:rPr>
        <w:commentReference w:id="75"/>
      </w:r>
      <w:r>
        <w:rPr>
          <w:rFonts w:cs="Arial"/>
          <w:sz w:val="22"/>
          <w:szCs w:val="22"/>
          <w:lang w:val="en-US" w:eastAsia="es-ES"/>
        </w:rPr>
        <w:t xml:space="preserve">within the context of </w:t>
      </w:r>
      <w:proofErr w:type="spellStart"/>
      <w:r>
        <w:rPr>
          <w:rFonts w:cs="Arial"/>
          <w:sz w:val="22"/>
          <w:szCs w:val="22"/>
          <w:lang w:val="en-US" w:eastAsia="es-ES"/>
        </w:rPr>
        <w:t>OpenCL</w:t>
      </w:r>
      <w:proofErr w:type="spellEnd"/>
      <w:r>
        <w:rPr>
          <w:rFonts w:cs="Arial"/>
          <w:sz w:val="22"/>
          <w:szCs w:val="22"/>
          <w:lang w:val="en-US" w:eastAsia="es-ES"/>
        </w:rPr>
        <w:t xml:space="preserve"> (</w:t>
      </w:r>
      <w:r w:rsidR="00EC0A9F" w:rsidRPr="00EC0A9F">
        <w:rPr>
          <w:rFonts w:cs="Arial"/>
          <w:sz w:val="22"/>
          <w:szCs w:val="22"/>
          <w:highlight w:val="yellow"/>
          <w:lang w:val="en-US" w:eastAsia="es-ES"/>
          <w:rPrChange w:id="76" w:author="Tecgraf" w:date="2013-02-16T15:08:00Z">
            <w:rPr>
              <w:rFonts w:cs="Arial"/>
              <w:sz w:val="22"/>
              <w:szCs w:val="22"/>
              <w:lang w:val="en-US" w:eastAsia="es-ES"/>
            </w:rPr>
          </w:rPrChange>
        </w:rPr>
        <w:t>fig x</w:t>
      </w:r>
      <w:r>
        <w:rPr>
          <w:rFonts w:cs="Arial"/>
          <w:sz w:val="22"/>
          <w:szCs w:val="22"/>
          <w:lang w:val="en-US" w:eastAsia="es-ES"/>
        </w:rPr>
        <w:t>).</w:t>
      </w:r>
    </w:p>
    <w:p w:rsidR="00622228" w:rsidRDefault="00E31278">
      <w:pPr>
        <w:pStyle w:val="Imagem"/>
        <w:rPr>
          <w:sz w:val="22"/>
          <w:szCs w:val="22"/>
          <w:lang w:eastAsia="es-ES"/>
        </w:rPr>
      </w:pPr>
      <w:r>
        <w:rPr>
          <w:noProof/>
          <w:lang w:val="pt-BR" w:eastAsia="pt-BR"/>
        </w:rPr>
        <w:drawing>
          <wp:inline distT="0" distB="0" distL="0" distR="0">
            <wp:extent cx="3534770" cy="2350913"/>
            <wp:effectExtent l="0" t="0" r="0" b="0"/>
            <wp:docPr id="103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3544863" cy="2357625"/>
                    </a:xfrm>
                    <a:prstGeom prst="rect">
                      <a:avLst/>
                    </a:prstGeom>
                  </pic:spPr>
                </pic:pic>
              </a:graphicData>
            </a:graphic>
          </wp:inline>
        </w:drawing>
      </w:r>
    </w:p>
    <w:p w:rsidR="00622228" w:rsidRDefault="00E31278">
      <w:pPr>
        <w:pStyle w:val="Legendas"/>
        <w:rPr>
          <w:lang w:val="en-US" w:eastAsia="es-ES"/>
        </w:rPr>
      </w:pPr>
      <w:r>
        <w:rPr>
          <w:lang w:val="en-US" w:eastAsia="es-ES"/>
        </w:rPr>
        <w:t>Fig x (AMD)</w:t>
      </w:r>
    </w:p>
    <w:p w:rsidR="00E2775B" w:rsidRDefault="00E31278">
      <w:pPr>
        <w:pStyle w:val="Texto"/>
        <w:rPr>
          <w:lang w:eastAsia="es-ES"/>
        </w:rPr>
      </w:pPr>
      <w:r>
        <w:rPr>
          <w:lang w:eastAsia="es-ES"/>
        </w:rPr>
        <w:t xml:space="preserve">A kernel, as previously described, is basically </w:t>
      </w:r>
      <w:commentRangeStart w:id="77"/>
      <w:r>
        <w:rPr>
          <w:lang w:eastAsia="es-ES"/>
        </w:rPr>
        <w:t xml:space="preserve">and </w:t>
      </w:r>
      <w:commentRangeEnd w:id="77"/>
      <w:r w:rsidR="00EB4EC1">
        <w:rPr>
          <w:rStyle w:val="Refdecomentrio"/>
          <w:rFonts w:cs="Times New Roman"/>
          <w:lang w:val="es-ES"/>
        </w:rPr>
        <w:commentReference w:id="77"/>
      </w:r>
      <w:r>
        <w:rPr>
          <w:lang w:eastAsia="es-ES"/>
        </w:rPr>
        <w:t xml:space="preserve">C function with some </w:t>
      </w:r>
      <w:commentRangeStart w:id="78"/>
      <w:r w:rsidR="00DD6D58">
        <w:rPr>
          <w:lang w:eastAsia="es-ES"/>
        </w:rPr>
        <w:t xml:space="preserve">syntax </w:t>
      </w:r>
      <w:r>
        <w:rPr>
          <w:lang w:eastAsia="es-ES"/>
        </w:rPr>
        <w:t>limitations</w:t>
      </w:r>
      <w:commentRangeEnd w:id="78"/>
      <w:r w:rsidR="00F431A2">
        <w:rPr>
          <w:rStyle w:val="Refdecomentrio"/>
          <w:rFonts w:cs="Times New Roman"/>
          <w:lang w:val="es-ES"/>
        </w:rPr>
        <w:commentReference w:id="78"/>
      </w:r>
      <w:r>
        <w:rPr>
          <w:lang w:eastAsia="es-ES"/>
        </w:rPr>
        <w:t>, particularly with regard to memory management</w:t>
      </w:r>
      <w:r w:rsidR="00DD6D58">
        <w:rPr>
          <w:lang w:eastAsia="es-ES"/>
        </w:rPr>
        <w:t xml:space="preserve">. Pointers do not work in the same way as C and there are </w:t>
      </w:r>
      <w:r w:rsidR="00E2775B">
        <w:rPr>
          <w:lang w:eastAsia="es-ES"/>
        </w:rPr>
        <w:t xml:space="preserve">vector </w:t>
      </w:r>
      <w:r w:rsidR="00DD6D58">
        <w:rPr>
          <w:lang w:eastAsia="es-ES"/>
        </w:rPr>
        <w:t xml:space="preserve">data types </w:t>
      </w:r>
      <w:r w:rsidR="00E2775B">
        <w:rPr>
          <w:lang w:eastAsia="es-ES"/>
        </w:rPr>
        <w:t xml:space="preserve">built in, but aside from a few differences a C programmer can easily transition to writing </w:t>
      </w:r>
      <w:proofErr w:type="spellStart"/>
      <w:r w:rsidR="00E2775B">
        <w:rPr>
          <w:lang w:eastAsia="es-ES"/>
        </w:rPr>
        <w:t>OpenCL</w:t>
      </w:r>
      <w:proofErr w:type="spellEnd"/>
      <w:r w:rsidR="00E2775B">
        <w:rPr>
          <w:lang w:eastAsia="es-ES"/>
        </w:rPr>
        <w:t xml:space="preserve"> kernels. </w:t>
      </w:r>
      <w:proofErr w:type="spellStart"/>
      <w:r w:rsidR="00E2775B">
        <w:rPr>
          <w:lang w:eastAsia="es-ES"/>
        </w:rPr>
        <w:t>OpenCL</w:t>
      </w:r>
      <w:proofErr w:type="spellEnd"/>
      <w:r w:rsidR="00E2775B">
        <w:rPr>
          <w:lang w:eastAsia="es-ES"/>
        </w:rPr>
        <w:t xml:space="preserve"> also has many built in functions which, given native hardware support, can be used to perform more complex instructions in a single cycle such as MAD (fused multiply and add), 2D and 3D vector operations such as scaling, addition, dot product, sine, cosine and random number generation, and various others. Many of these functions would require dealing with assembly code to perform or depending on the compiler.</w:t>
      </w:r>
    </w:p>
    <w:p w:rsidR="006E47A3" w:rsidRDefault="00E2775B">
      <w:pPr>
        <w:pStyle w:val="Texto"/>
        <w:rPr>
          <w:lang w:eastAsia="es-ES"/>
        </w:rPr>
      </w:pPr>
      <w:r>
        <w:rPr>
          <w:lang w:eastAsia="es-ES"/>
        </w:rPr>
        <w:t xml:space="preserve">Memory management within the kernel </w:t>
      </w:r>
      <w:r w:rsidR="00E31278">
        <w:rPr>
          <w:lang w:eastAsia="es-ES"/>
        </w:rPr>
        <w:t xml:space="preserve">is in large part deferred to the </w:t>
      </w:r>
      <w:proofErr w:type="spellStart"/>
      <w:r w:rsidR="00E31278">
        <w:rPr>
          <w:lang w:eastAsia="es-ES"/>
        </w:rPr>
        <w:t>OpenCL</w:t>
      </w:r>
      <w:proofErr w:type="spellEnd"/>
      <w:r w:rsidR="00E31278">
        <w:rPr>
          <w:lang w:eastAsia="es-ES"/>
        </w:rPr>
        <w:t xml:space="preserve"> library running on the host</w:t>
      </w:r>
      <w:r>
        <w:rPr>
          <w:lang w:eastAsia="es-ES"/>
        </w:rPr>
        <w:t xml:space="preserve"> and cannot be dynamically managed from with a running kernel, which is one of the shortcomings of programming for the GPU</w:t>
      </w:r>
      <w:r w:rsidR="00E31278">
        <w:rPr>
          <w:lang w:eastAsia="es-ES"/>
        </w:rPr>
        <w:t xml:space="preserve">. </w:t>
      </w:r>
      <w:r>
        <w:rPr>
          <w:lang w:eastAsia="es-ES"/>
        </w:rPr>
        <w:t>Memory is managed through the creation of buffers</w:t>
      </w:r>
      <w:r w:rsidR="006E47A3">
        <w:rPr>
          <w:lang w:eastAsia="es-ES"/>
        </w:rPr>
        <w:t xml:space="preserve"> which indicate the amount of memory which will be allocated</w:t>
      </w:r>
      <w:r>
        <w:rPr>
          <w:lang w:eastAsia="es-ES"/>
        </w:rPr>
        <w:t xml:space="preserve"> and queues which can be used to schedule the asynchronous or synchronous transfer of data to the GPU. Optionally, the GPU can operate directly on the computers data stored in RAM, </w:t>
      </w:r>
      <w:r w:rsidR="006E47A3">
        <w:rPr>
          <w:lang w:eastAsia="es-ES"/>
        </w:rPr>
        <w:t xml:space="preserve">which is not </w:t>
      </w:r>
      <w:commentRangeStart w:id="79"/>
      <w:r w:rsidR="006E47A3">
        <w:rPr>
          <w:lang w:eastAsia="es-ES"/>
        </w:rPr>
        <w:t>our case</w:t>
      </w:r>
      <w:commentRangeEnd w:id="79"/>
      <w:r w:rsidR="00A00F20">
        <w:rPr>
          <w:rStyle w:val="Refdecomentrio"/>
          <w:rFonts w:cs="Times New Roman"/>
          <w:lang w:val="es-ES"/>
        </w:rPr>
        <w:commentReference w:id="79"/>
      </w:r>
      <w:r w:rsidR="006E47A3">
        <w:rPr>
          <w:lang w:eastAsia="es-ES"/>
        </w:rPr>
        <w:t>.</w:t>
      </w:r>
    </w:p>
    <w:p w:rsidR="00622228" w:rsidRDefault="00E31278">
      <w:pPr>
        <w:pStyle w:val="Texto"/>
        <w:rPr>
          <w:lang w:eastAsia="es-ES"/>
        </w:rPr>
      </w:pPr>
      <w:r>
        <w:rPr>
          <w:lang w:eastAsia="es-ES"/>
        </w:rPr>
        <w:t xml:space="preserve">Each compute unit runs an instance of this kernel, called a </w:t>
      </w:r>
      <w:r>
        <w:rPr>
          <w:i/>
          <w:lang w:eastAsia="es-ES"/>
        </w:rPr>
        <w:t xml:space="preserve">work item </w:t>
      </w:r>
      <w:r>
        <w:rPr>
          <w:lang w:eastAsia="es-ES"/>
        </w:rPr>
        <w:t xml:space="preserve">which is somewhat analogous to a CPU thread. Within a </w:t>
      </w:r>
      <w:proofErr w:type="spellStart"/>
      <w:r>
        <w:rPr>
          <w:lang w:eastAsia="es-ES"/>
        </w:rPr>
        <w:t>compute</w:t>
      </w:r>
      <w:proofErr w:type="spellEnd"/>
      <w:r>
        <w:rPr>
          <w:lang w:eastAsia="es-ES"/>
        </w:rPr>
        <w:t xml:space="preserve"> unit, all work items execute the same instruction. </w:t>
      </w:r>
      <w:r w:rsidR="006E47A3">
        <w:rPr>
          <w:lang w:eastAsia="es-ES"/>
        </w:rPr>
        <w:t xml:space="preserve">In a graphics card, hundreds of work items can be </w:t>
      </w:r>
      <w:r>
        <w:rPr>
          <w:lang w:eastAsia="es-ES"/>
        </w:rPr>
        <w:t xml:space="preserve">generated and because of the common use with computer graphics and models, these work items are arranged in and N-dimensional grid, called </w:t>
      </w:r>
      <w:r>
        <w:rPr>
          <w:i/>
          <w:lang w:eastAsia="es-ES"/>
        </w:rPr>
        <w:t xml:space="preserve">ND-Range. </w:t>
      </w:r>
      <w:r>
        <w:rPr>
          <w:lang w:eastAsia="es-ES"/>
        </w:rPr>
        <w:lastRenderedPageBreak/>
        <w:t xml:space="preserve">Utilizing a 2D range for images, where each work item corresponds to a pixel, and 3D range for a 3D model, where each work item corresponds to a </w:t>
      </w:r>
      <w:proofErr w:type="spellStart"/>
      <w:r>
        <w:rPr>
          <w:lang w:eastAsia="es-ES"/>
        </w:rPr>
        <w:t>voxel</w:t>
      </w:r>
      <w:proofErr w:type="spellEnd"/>
      <w:r w:rsidR="006E47A3">
        <w:rPr>
          <w:lang w:eastAsia="es-ES"/>
        </w:rPr>
        <w:t xml:space="preserve"> (3-dimensional pixel) to</w:t>
      </w:r>
      <w:r>
        <w:rPr>
          <w:lang w:eastAsia="es-ES"/>
        </w:rPr>
        <w:t xml:space="preserve"> </w:t>
      </w:r>
      <w:r w:rsidR="006E47A3">
        <w:rPr>
          <w:lang w:eastAsia="es-ES"/>
        </w:rPr>
        <w:t xml:space="preserve">deal with images or 3-dimensional objects makes it easier for the programmer to create algorithms </w:t>
      </w:r>
      <w:del w:id="80" w:author="Tecgraf" w:date="2013-02-16T16:29:00Z">
        <w:r w:rsidR="006E47A3" w:rsidDel="00137F02">
          <w:rPr>
            <w:lang w:eastAsia="es-ES"/>
          </w:rPr>
          <w:delText xml:space="preserve"> </w:delText>
        </w:r>
      </w:del>
      <w:commentRangeStart w:id="81"/>
      <w:r w:rsidR="006E47A3">
        <w:rPr>
          <w:lang w:eastAsia="es-ES"/>
        </w:rPr>
        <w:t xml:space="preserve">around </w:t>
      </w:r>
      <w:commentRangeEnd w:id="81"/>
      <w:r w:rsidR="00137F02">
        <w:rPr>
          <w:rStyle w:val="Refdecomentrio"/>
          <w:rFonts w:cs="Times New Roman"/>
          <w:lang w:val="es-ES"/>
        </w:rPr>
        <w:commentReference w:id="81"/>
      </w:r>
      <w:r w:rsidR="006E47A3">
        <w:rPr>
          <w:lang w:eastAsia="es-ES"/>
        </w:rPr>
        <w:t>these objects, around which graphics applications are typically centered. Using this indexing has</w:t>
      </w:r>
      <w:r>
        <w:rPr>
          <w:lang w:eastAsia="es-ES"/>
        </w:rPr>
        <w:t xml:space="preserve"> its own benefits such as increasing cache hits by exploring data locality for certain algorithms, but in the context of </w:t>
      </w:r>
      <w:commentRangeStart w:id="82"/>
      <w:r>
        <w:rPr>
          <w:lang w:eastAsia="es-ES"/>
        </w:rPr>
        <w:t xml:space="preserve">finite elements </w:t>
      </w:r>
      <w:commentRangeEnd w:id="82"/>
      <w:r w:rsidR="0026443C">
        <w:rPr>
          <w:rStyle w:val="Refdecomentrio"/>
          <w:rFonts w:cs="Times New Roman"/>
          <w:lang w:val="es-ES"/>
        </w:rPr>
        <w:commentReference w:id="82"/>
      </w:r>
      <w:r>
        <w:rPr>
          <w:lang w:eastAsia="es-ES"/>
        </w:rPr>
        <w:t xml:space="preserve">utilizing a 1D range, i.e. a vector, </w:t>
      </w:r>
      <w:commentRangeStart w:id="83"/>
      <w:r>
        <w:rPr>
          <w:lang w:eastAsia="es-ES"/>
        </w:rPr>
        <w:t>suffices</w:t>
      </w:r>
      <w:commentRangeEnd w:id="83"/>
      <w:r w:rsidR="00137F02">
        <w:rPr>
          <w:rStyle w:val="Refdecomentrio"/>
          <w:rFonts w:cs="Times New Roman"/>
          <w:lang w:val="es-ES"/>
        </w:rPr>
        <w:commentReference w:id="83"/>
      </w:r>
      <w:r>
        <w:rPr>
          <w:lang w:eastAsia="es-ES"/>
        </w:rPr>
        <w:t>.</w:t>
      </w:r>
    </w:p>
    <w:p w:rsidR="000268DB" w:rsidRDefault="00E31278">
      <w:pPr>
        <w:pStyle w:val="Texto"/>
        <w:rPr>
          <w:lang w:eastAsia="es-ES"/>
        </w:rPr>
      </w:pPr>
      <w:r>
        <w:rPr>
          <w:lang w:eastAsia="es-ES"/>
        </w:rPr>
        <w:t xml:space="preserve">Work items are divided into groups called </w:t>
      </w:r>
      <w:r>
        <w:rPr>
          <w:i/>
          <w:lang w:eastAsia="es-ES"/>
        </w:rPr>
        <w:t xml:space="preserve">workgroups. </w:t>
      </w:r>
      <w:r>
        <w:rPr>
          <w:lang w:eastAsia="es-ES"/>
        </w:rPr>
        <w:t xml:space="preserve">A workgroup has access to common shared memory and synchronization directives which it can use to perform operations such as parallel reductions. </w:t>
      </w:r>
      <w:r w:rsidR="00B60D9A">
        <w:rPr>
          <w:lang w:eastAsia="es-ES"/>
        </w:rPr>
        <w:t xml:space="preserve">The task of determining the size of the workgroups is deferred to the programmer, and the size chosen determines how </w:t>
      </w:r>
      <w:commentRangeStart w:id="84"/>
      <w:r w:rsidR="00B60D9A">
        <w:rPr>
          <w:lang w:eastAsia="es-ES"/>
        </w:rPr>
        <w:t xml:space="preserve">local </w:t>
      </w:r>
      <w:commentRangeEnd w:id="84"/>
      <w:r w:rsidR="00C04CD9">
        <w:rPr>
          <w:rStyle w:val="Refdecomentrio"/>
          <w:rFonts w:cs="Times New Roman"/>
          <w:lang w:val="es-ES"/>
        </w:rPr>
        <w:commentReference w:id="84"/>
      </w:r>
      <w:r w:rsidR="00B60D9A">
        <w:rPr>
          <w:lang w:eastAsia="es-ES"/>
        </w:rPr>
        <w:t>much local memory will be reserved for each group.</w:t>
      </w:r>
      <w:r>
        <w:rPr>
          <w:lang w:eastAsia="es-ES"/>
        </w:rPr>
        <w:t xml:space="preserve"> The determination of </w:t>
      </w:r>
      <w:commentRangeStart w:id="85"/>
      <w:r>
        <w:rPr>
          <w:lang w:eastAsia="es-ES"/>
        </w:rPr>
        <w:t xml:space="preserve">work group </w:t>
      </w:r>
      <w:commentRangeEnd w:id="85"/>
      <w:r w:rsidR="00C04CD9">
        <w:rPr>
          <w:rStyle w:val="Refdecomentrio"/>
          <w:rFonts w:cs="Times New Roman"/>
          <w:lang w:val="es-ES"/>
        </w:rPr>
        <w:commentReference w:id="85"/>
      </w:r>
      <w:r>
        <w:rPr>
          <w:lang w:eastAsia="es-ES"/>
        </w:rPr>
        <w:t xml:space="preserve">size, therefore, has a large impact on the overall performance of the algorithm. Determining the best workgroup size is still something of an art and oftentimes counterintuitive, </w:t>
      </w:r>
      <w:r w:rsidR="00B60D9A">
        <w:rPr>
          <w:lang w:eastAsia="es-ES"/>
        </w:rPr>
        <w:t xml:space="preserve">since there are always a number of conflicting interests e.g. larger numbers of work groups are generally good for filling </w:t>
      </w:r>
      <w:proofErr w:type="spellStart"/>
      <w:r w:rsidR="00B60D9A">
        <w:rPr>
          <w:lang w:eastAsia="es-ES"/>
        </w:rPr>
        <w:t>wavefronts</w:t>
      </w:r>
      <w:proofErr w:type="spellEnd"/>
      <w:r w:rsidR="00B60D9A">
        <w:rPr>
          <w:lang w:eastAsia="es-ES"/>
        </w:rPr>
        <w:t xml:space="preserve"> which on the other hand implies on less local memory per workgroup to perform parallel reductions.</w:t>
      </w:r>
    </w:p>
    <w:p w:rsidR="00622228" w:rsidRDefault="00E31278">
      <w:pPr>
        <w:pStyle w:val="Texto"/>
        <w:rPr>
          <w:lang w:eastAsia="es-ES"/>
        </w:rPr>
      </w:pPr>
      <w:r>
        <w:rPr>
          <w:lang w:eastAsia="es-ES"/>
        </w:rPr>
        <w:t xml:space="preserve">Work items are executed in fixed groups of </w:t>
      </w:r>
      <w:commentRangeStart w:id="86"/>
      <w:r>
        <w:rPr>
          <w:lang w:eastAsia="es-ES"/>
        </w:rPr>
        <w:t>work items</w:t>
      </w:r>
      <w:commentRangeEnd w:id="86"/>
      <w:r w:rsidR="00C04CD9">
        <w:rPr>
          <w:rStyle w:val="Refdecomentrio"/>
          <w:rFonts w:cs="Times New Roman"/>
          <w:lang w:val="es-ES"/>
        </w:rPr>
        <w:commentReference w:id="86"/>
      </w:r>
      <w:r>
        <w:rPr>
          <w:lang w:eastAsia="es-ES"/>
        </w:rPr>
        <w:t xml:space="preserve">, which depend on the hardware, called </w:t>
      </w:r>
      <w:proofErr w:type="spellStart"/>
      <w:r>
        <w:rPr>
          <w:lang w:eastAsia="es-ES"/>
        </w:rPr>
        <w:t>wavefronts</w:t>
      </w:r>
      <w:proofErr w:type="spellEnd"/>
      <w:r>
        <w:rPr>
          <w:lang w:eastAsia="es-ES"/>
        </w:rPr>
        <w:t xml:space="preserve">. While </w:t>
      </w:r>
      <w:proofErr w:type="spellStart"/>
      <w:r>
        <w:rPr>
          <w:lang w:eastAsia="es-ES"/>
        </w:rPr>
        <w:t>wavefronts</w:t>
      </w:r>
      <w:proofErr w:type="spellEnd"/>
      <w:r>
        <w:rPr>
          <w:lang w:eastAsia="es-ES"/>
        </w:rPr>
        <w:t xml:space="preserve"> are determined by hardware, grouping is determined by software.</w:t>
      </w:r>
      <w:r w:rsidR="000268DB">
        <w:rPr>
          <w:lang w:eastAsia="es-ES"/>
        </w:rPr>
        <w:t xml:space="preserve"> For the hardware used in the benchmarks, the </w:t>
      </w:r>
      <w:proofErr w:type="spellStart"/>
      <w:r w:rsidR="000268DB">
        <w:rPr>
          <w:lang w:eastAsia="es-ES"/>
        </w:rPr>
        <w:t>wavefront</w:t>
      </w:r>
      <w:proofErr w:type="spellEnd"/>
      <w:r w:rsidR="000268DB">
        <w:rPr>
          <w:lang w:eastAsia="es-ES"/>
        </w:rPr>
        <w:t xml:space="preserve"> size is 64. This is because there are 320 “stream cores” (</w:t>
      </w:r>
      <w:r w:rsidR="00EC0A9F" w:rsidRPr="00EC0A9F">
        <w:rPr>
          <w:highlight w:val="yellow"/>
          <w:lang w:eastAsia="es-ES"/>
          <w:rPrChange w:id="87" w:author="Tecgraf" w:date="2013-02-16T16:51:00Z">
            <w:rPr>
              <w:lang w:eastAsia="es-ES"/>
            </w:rPr>
          </w:rPrChange>
        </w:rPr>
        <w:t>fig</w:t>
      </w:r>
      <w:r w:rsidR="000268DB">
        <w:rPr>
          <w:lang w:eastAsia="es-ES"/>
        </w:rPr>
        <w:t xml:space="preserve">) </w:t>
      </w:r>
      <w:r w:rsidR="00CE68D4">
        <w:rPr>
          <w:lang w:eastAsia="es-ES"/>
        </w:rPr>
        <w:t>divided</w:t>
      </w:r>
      <w:r w:rsidR="000268DB">
        <w:rPr>
          <w:lang w:eastAsia="es-ES"/>
        </w:rPr>
        <w:t xml:space="preserve"> into 20 compute units</w:t>
      </w:r>
      <w:r w:rsidR="00CE68D4">
        <w:rPr>
          <w:lang w:eastAsia="es-ES"/>
        </w:rPr>
        <w:t xml:space="preserve"> yielding</w:t>
      </w:r>
      <w:r w:rsidR="000268DB">
        <w:rPr>
          <w:lang w:eastAsia="es-ES"/>
        </w:rPr>
        <w:t xml:space="preserve"> 16 cores per compute unit. Without going into much detail, the VLIW (very long instruction word) architecture permits the compute unit to issues one big instruction for 4</w:t>
      </w:r>
      <w:r w:rsidR="00CE68D4">
        <w:rPr>
          <w:lang w:eastAsia="es-ES"/>
        </w:rPr>
        <w:t xml:space="preserve"> cycles at once. To have the hardware completely utilized it would be necessary to have a group size of, at least, 64</w:t>
      </w:r>
      <w:ins w:id="88" w:author="Tecgraf" w:date="2013-02-16T18:01:00Z">
        <w:r w:rsidR="00583C55">
          <w:rPr>
            <w:lang w:eastAsia="es-ES"/>
          </w:rPr>
          <w:t xml:space="preserve"> </w:t>
        </w:r>
      </w:ins>
      <w:r w:rsidR="00CE68D4">
        <w:rPr>
          <w:lang w:eastAsia="es-ES"/>
        </w:rPr>
        <w:t xml:space="preserve">(one work-item per core times cycles necessary) and be a multiple thereof, since any factionary number would leave a </w:t>
      </w:r>
      <w:proofErr w:type="spellStart"/>
      <w:r w:rsidR="00CE68D4">
        <w:rPr>
          <w:lang w:eastAsia="es-ES"/>
        </w:rPr>
        <w:t>wavefront</w:t>
      </w:r>
      <w:proofErr w:type="spellEnd"/>
      <w:r w:rsidR="00CE68D4">
        <w:rPr>
          <w:lang w:eastAsia="es-ES"/>
        </w:rPr>
        <w:t xml:space="preserve"> only partially full [</w:t>
      </w:r>
      <w:proofErr w:type="spellStart"/>
      <w:r w:rsidR="00EC0A9F" w:rsidRPr="00EC0A9F">
        <w:rPr>
          <w:highlight w:val="yellow"/>
          <w:lang w:eastAsia="es-ES"/>
          <w:rPrChange w:id="89" w:author="Tecgraf" w:date="2013-02-16T18:02:00Z">
            <w:rPr>
              <w:lang w:eastAsia="es-ES"/>
            </w:rPr>
          </w:rPrChange>
        </w:rPr>
        <w:t>ocl</w:t>
      </w:r>
      <w:proofErr w:type="spellEnd"/>
      <w:r w:rsidR="00EC0A9F" w:rsidRPr="00EC0A9F">
        <w:rPr>
          <w:highlight w:val="yellow"/>
          <w:lang w:eastAsia="es-ES"/>
          <w:rPrChange w:id="90" w:author="Tecgraf" w:date="2013-02-16T18:02:00Z">
            <w:rPr>
              <w:lang w:eastAsia="es-ES"/>
            </w:rPr>
          </w:rPrChange>
        </w:rPr>
        <w:t xml:space="preserve"> </w:t>
      </w:r>
      <w:proofErr w:type="spellStart"/>
      <w:r w:rsidR="00EC0A9F" w:rsidRPr="00EC0A9F">
        <w:rPr>
          <w:highlight w:val="yellow"/>
          <w:lang w:eastAsia="es-ES"/>
          <w:rPrChange w:id="91" w:author="Tecgraf" w:date="2013-02-16T18:02:00Z">
            <w:rPr>
              <w:lang w:eastAsia="es-ES"/>
            </w:rPr>
          </w:rPrChange>
        </w:rPr>
        <w:t>prog</w:t>
      </w:r>
      <w:proofErr w:type="spellEnd"/>
      <w:r w:rsidR="00EC0A9F" w:rsidRPr="00EC0A9F">
        <w:rPr>
          <w:highlight w:val="yellow"/>
          <w:lang w:eastAsia="es-ES"/>
          <w:rPrChange w:id="92" w:author="Tecgraf" w:date="2013-02-16T18:02:00Z">
            <w:rPr>
              <w:lang w:eastAsia="es-ES"/>
            </w:rPr>
          </w:rPrChange>
        </w:rPr>
        <w:t xml:space="preserve"> guide</w:t>
      </w:r>
      <w:r w:rsidR="00CE68D4">
        <w:rPr>
          <w:lang w:eastAsia="es-ES"/>
        </w:rPr>
        <w:t xml:space="preserve">]. Besides having the compiler extract instruction level parallelism, another reason to </w:t>
      </w:r>
      <w:r w:rsidR="00BC0984">
        <w:rPr>
          <w:lang w:eastAsia="es-ES"/>
        </w:rPr>
        <w:t xml:space="preserve">which also benefits more recent GPU architectures is </w:t>
      </w:r>
      <w:r w:rsidR="00155764">
        <w:rPr>
          <w:lang w:eastAsia="es-ES"/>
        </w:rPr>
        <w:t>to diminish the latency in memory access</w:t>
      </w:r>
      <w:r w:rsidR="00BC0984">
        <w:rPr>
          <w:lang w:eastAsia="es-ES"/>
        </w:rPr>
        <w:t>.</w:t>
      </w:r>
    </w:p>
    <w:p w:rsidR="00622228" w:rsidRDefault="00E31278">
      <w:pPr>
        <w:pStyle w:val="Texto"/>
        <w:rPr>
          <w:lang w:eastAsia="es-ES"/>
        </w:rPr>
      </w:pPr>
      <w:r>
        <w:rPr>
          <w:lang w:eastAsia="es-ES"/>
        </w:rPr>
        <w:t xml:space="preserve">Due to characteristics of the GPU model, memory latency is preponderant factor in GPUs. To minimize the latency conundrum, </w:t>
      </w:r>
      <w:commentRangeStart w:id="93"/>
      <w:r>
        <w:rPr>
          <w:lang w:eastAsia="es-ES"/>
        </w:rPr>
        <w:t xml:space="preserve">GPUs pipeline work item execution so that </w:t>
      </w:r>
      <w:commentRangeEnd w:id="93"/>
      <w:r w:rsidR="00585026">
        <w:rPr>
          <w:rStyle w:val="Refdecomentrio"/>
          <w:rFonts w:cs="Times New Roman"/>
          <w:lang w:val="es-ES"/>
        </w:rPr>
        <w:commentReference w:id="93"/>
      </w:r>
      <w:r>
        <w:rPr>
          <w:lang w:eastAsia="es-ES"/>
        </w:rPr>
        <w:t xml:space="preserve">while one work item fetches information from memory, other work items are executing. Up to four work items of the same </w:t>
      </w:r>
      <w:proofErr w:type="spellStart"/>
      <w:r>
        <w:rPr>
          <w:lang w:eastAsia="es-ES"/>
        </w:rPr>
        <w:t>wavefront</w:t>
      </w:r>
      <w:proofErr w:type="spellEnd"/>
      <w:r>
        <w:rPr>
          <w:lang w:eastAsia="es-ES"/>
        </w:rPr>
        <w:t xml:space="preserve"> can be pipelined on the same stream core. Performance is therefore dependent on </w:t>
      </w:r>
      <w:r>
        <w:rPr>
          <w:lang w:eastAsia="es-ES"/>
        </w:rPr>
        <w:lastRenderedPageBreak/>
        <w:t xml:space="preserve">keeping the pipeline full so that latency does not affect performance, a technique called latency hiding. An example of the pipelined execution can be seen in </w:t>
      </w:r>
      <w:r w:rsidRPr="00687C37">
        <w:rPr>
          <w:highlight w:val="yellow"/>
          <w:lang w:eastAsia="es-ES"/>
          <w:rPrChange w:id="94" w:author="Tecgraf" w:date="2013-02-17T12:09:00Z">
            <w:rPr>
              <w:lang w:eastAsia="es-ES"/>
            </w:rPr>
          </w:rPrChange>
        </w:rPr>
        <w:t>fig</w:t>
      </w:r>
      <w:r>
        <w:rPr>
          <w:lang w:eastAsia="es-ES"/>
        </w:rPr>
        <w:t>.</w:t>
      </w:r>
    </w:p>
    <w:p w:rsidR="00622228" w:rsidRDefault="00E31278">
      <w:pPr>
        <w:pStyle w:val="Imagem"/>
        <w:rPr>
          <w:lang w:eastAsia="es-ES"/>
        </w:rPr>
      </w:pPr>
      <w:r>
        <w:rPr>
          <w:noProof/>
          <w:lang w:val="pt-BR" w:eastAsia="pt-BR"/>
        </w:rPr>
        <w:drawing>
          <wp:inline distT="0" distB="0" distL="0" distR="0">
            <wp:extent cx="4825215" cy="1951630"/>
            <wp:effectExtent l="0" t="0" r="0" b="0"/>
            <wp:docPr id="103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4825862" cy="1951892"/>
                    </a:xfrm>
                    <a:prstGeom prst="rect">
                      <a:avLst/>
                    </a:prstGeom>
                  </pic:spPr>
                </pic:pic>
              </a:graphicData>
            </a:graphic>
          </wp:inline>
        </w:drawing>
      </w:r>
    </w:p>
    <w:p w:rsidR="00622228" w:rsidRDefault="00E31278">
      <w:pPr>
        <w:pStyle w:val="Legendas"/>
        <w:rPr>
          <w:lang w:val="en-US" w:eastAsia="es-ES"/>
        </w:rPr>
      </w:pPr>
      <w:r>
        <w:rPr>
          <w:lang w:val="en-US" w:eastAsia="es-ES"/>
        </w:rPr>
        <w:t>Fig</w:t>
      </w:r>
    </w:p>
    <w:p w:rsidR="003F017E" w:rsidRDefault="00E31278">
      <w:pPr>
        <w:pStyle w:val="Texto"/>
      </w:pPr>
      <w:r>
        <w:t xml:space="preserve">As a concrete example, one of the GPUs used for the </w:t>
      </w:r>
      <w:commentRangeStart w:id="95"/>
      <w:r>
        <w:t>test</w:t>
      </w:r>
      <w:commentRangeEnd w:id="95"/>
      <w:r w:rsidR="00687C37">
        <w:rPr>
          <w:rStyle w:val="Refdecomentrio"/>
          <w:rFonts w:cs="Times New Roman"/>
          <w:lang w:val="es-ES"/>
        </w:rPr>
        <w:commentReference w:id="95"/>
      </w:r>
      <w:r>
        <w:t xml:space="preserve">, the ATI </w:t>
      </w:r>
      <w:proofErr w:type="spellStart"/>
      <w:r>
        <w:t>Radeon</w:t>
      </w:r>
      <w:proofErr w:type="spellEnd"/>
      <w:r>
        <w:t xml:space="preserve">™ HD 5870 HD has 20 compute units which each contain 16 stream cores. These cores each contain 5 processing elements adding up to a whopping 1600 processing elements. The </w:t>
      </w:r>
      <w:proofErr w:type="spellStart"/>
      <w:r>
        <w:t>wavefront</w:t>
      </w:r>
      <w:proofErr w:type="spellEnd"/>
      <w:r>
        <w:t xml:space="preserve"> size is 64 work items. While there is an immense added complexity, the theoretical peak throughput of this already outdated graphics card is 2.72 teraflops in single precision and 544 gigaflops in double precision (processing elements are linked together to perform double precision arithmetic leading to lower throughput). Nevertheless, as has been noted many times, achieving anything close to maximum throughput requires a special set of problems that can be parallelized into hundreds of different portions, preferably without the need of communication between these portions, and without branching. </w:t>
      </w:r>
      <w:r w:rsidR="003F017E">
        <w:t>It is clear that the GPU evolved with a very specific problem in mind.</w:t>
      </w:r>
    </w:p>
    <w:p w:rsidR="00622228" w:rsidRDefault="00155764">
      <w:pPr>
        <w:pStyle w:val="Texto"/>
      </w:pPr>
      <w:r>
        <w:t xml:space="preserve">On more recent models, the choice has been made to sacrifice peak throughput in favor of a model more suitable for general purpose computing. The more recent models offer greater flexibility for </w:t>
      </w:r>
      <w:proofErr w:type="spellStart"/>
      <w:r>
        <w:t>wavefront</w:t>
      </w:r>
      <w:proofErr w:type="spellEnd"/>
      <w:r>
        <w:t xml:space="preserve"> execution and have shifted the job of scheduling </w:t>
      </w:r>
      <w:proofErr w:type="spellStart"/>
      <w:r>
        <w:t>wavefronts</w:t>
      </w:r>
      <w:proofErr w:type="spellEnd"/>
      <w:r>
        <w:t xml:space="preserve"> from the compiler to the hardware </w:t>
      </w:r>
      <w:r w:rsidR="003F017E">
        <w:t>simplifying the compiler’s</w:t>
      </w:r>
      <w:r>
        <w:t xml:space="preserve"> job</w:t>
      </w:r>
      <w:r w:rsidR="003F017E">
        <w:t xml:space="preserve"> at the cost of</w:t>
      </w:r>
      <w:r>
        <w:t xml:space="preserve"> </w:t>
      </w:r>
      <w:r w:rsidR="003F017E">
        <w:t>occupying</w:t>
      </w:r>
      <w:r>
        <w:t xml:space="preserve"> wafer space.</w:t>
      </w:r>
      <w:r w:rsidR="003F017E">
        <w:t xml:space="preserve"> On the other hand this allows more flexibility for </w:t>
      </w:r>
      <w:proofErr w:type="spellStart"/>
      <w:r w:rsidR="003F017E">
        <w:t>wavefront</w:t>
      </w:r>
      <w:proofErr w:type="spellEnd"/>
      <w:r w:rsidR="003F017E">
        <w:t xml:space="preserve"> executing regarding branching and exploring thread level parallelism.</w:t>
      </w:r>
      <w:r>
        <w:t xml:space="preserve">  </w:t>
      </w:r>
      <w:r w:rsidR="00E31278">
        <w:t>On most SIMD execution models, branching takes a heavy toll since lockstep execution does not allow diversion of execution paths and therefore should be avoided.</w:t>
      </w:r>
      <w:r>
        <w:t xml:space="preserve"> This deficiency is partially mitigated by the more recent developments</w:t>
      </w:r>
      <w:r w:rsidR="003F017E">
        <w:t xml:space="preserve"> at the cost of some computational potential</w:t>
      </w:r>
      <w:r>
        <w:t>.</w:t>
      </w:r>
    </w:p>
    <w:p w:rsidR="00622228" w:rsidRDefault="00E31278">
      <w:pPr>
        <w:pStyle w:val="Ttulodeseessecundrias"/>
      </w:pPr>
      <w:r>
        <w:t>Memory Model</w:t>
      </w:r>
    </w:p>
    <w:p w:rsidR="00622228" w:rsidRDefault="00E31278">
      <w:pPr>
        <w:pStyle w:val="Texto"/>
      </w:pPr>
      <w:proofErr w:type="spellStart"/>
      <w:r>
        <w:t>OpenCL</w:t>
      </w:r>
      <w:proofErr w:type="spellEnd"/>
      <w:r>
        <w:t xml:space="preserve"> contains four main memory domains: private, local, global and </w:t>
      </w:r>
      <w:r>
        <w:lastRenderedPageBreak/>
        <w:t>constant memory (</w:t>
      </w:r>
      <w:r w:rsidRPr="0088651C">
        <w:rPr>
          <w:highlight w:val="yellow"/>
          <w:rPrChange w:id="96" w:author="Tecgraf" w:date="2013-02-17T12:49:00Z">
            <w:rPr/>
          </w:rPrChange>
        </w:rPr>
        <w:t>fig</w:t>
      </w:r>
      <w:r>
        <w:t>.). Private memory pertains only to a work item and is not visible by other work items</w:t>
      </w:r>
      <w:r w:rsidR="003F017E">
        <w:t>. It is the smallest level of granularity at which memory is divided on the GPU</w:t>
      </w:r>
      <w:r>
        <w:t xml:space="preserve">. Local memory </w:t>
      </w:r>
      <w:r w:rsidR="003F017E">
        <w:t xml:space="preserve">is a level above, and </w:t>
      </w:r>
      <w:r>
        <w:t>can be shared between work items contained in a common workgroup and provides synchronization directives. Global memory is visible by every work item</w:t>
      </w:r>
      <w:r w:rsidR="003F017E">
        <w:t xml:space="preserve"> and is at the highest level of granularity, being one monolithic chunk of memory every work item has access to but without possibility of synchronization between work items</w:t>
      </w:r>
      <w:r>
        <w:t xml:space="preserve">. As in the different cache hierarchies in a CPU, there is progressively more memory on chip moving up towards global memory but memory access </w:t>
      </w:r>
      <w:r w:rsidR="00F25EF9">
        <w:t xml:space="preserve">speed </w:t>
      </w:r>
      <w:r>
        <w:t xml:space="preserve">also </w:t>
      </w:r>
      <w:r w:rsidR="00F25EF9">
        <w:t>decreases</w:t>
      </w:r>
      <w:r>
        <w:t xml:space="preserve"> by roughly an order of magnitude for each level.</w:t>
      </w:r>
    </w:p>
    <w:p w:rsidR="00622228" w:rsidRDefault="00E31278">
      <w:pPr>
        <w:pStyle w:val="Imagem"/>
      </w:pPr>
      <w:r>
        <w:rPr>
          <w:noProof/>
          <w:lang w:val="pt-BR" w:eastAsia="pt-BR"/>
        </w:rPr>
        <w:drawing>
          <wp:inline distT="0" distB="0" distL="0" distR="0">
            <wp:extent cx="2937648" cy="2749136"/>
            <wp:effectExtent l="0" t="0" r="0" b="0"/>
            <wp:docPr id="103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2937648" cy="2749136"/>
                    </a:xfrm>
                    <a:prstGeom prst="rect">
                      <a:avLst/>
                    </a:prstGeom>
                  </pic:spPr>
                </pic:pic>
              </a:graphicData>
            </a:graphic>
          </wp:inline>
        </w:drawing>
      </w:r>
    </w:p>
    <w:p w:rsidR="00622228" w:rsidRDefault="00E31278">
      <w:pPr>
        <w:pStyle w:val="Legendas"/>
        <w:rPr>
          <w:lang w:val="en-US"/>
        </w:rPr>
      </w:pPr>
      <w:r>
        <w:rPr>
          <w:lang w:val="en-US"/>
        </w:rPr>
        <w:t>Fig.</w:t>
      </w:r>
    </w:p>
    <w:p w:rsidR="00622228" w:rsidRDefault="00E31278">
      <w:pPr>
        <w:pStyle w:val="Texto"/>
      </w:pPr>
      <w:r>
        <w:t xml:space="preserve">The many layers the programming model contains, be it in execution or in memory management, are what make programming in </w:t>
      </w:r>
      <w:proofErr w:type="spellStart"/>
      <w:r>
        <w:t>OpenCL</w:t>
      </w:r>
      <w:proofErr w:type="spellEnd"/>
      <w:r>
        <w:t xml:space="preserve"> challenging. Wrapping one’s head around such concepts takes time to get used to, even for experienced programmers, particularly because the programming model </w:t>
      </w:r>
      <w:r w:rsidR="00F25EF9">
        <w:t>adds many dimensions to be managed, far beyond</w:t>
      </w:r>
      <w:r>
        <w:t xml:space="preserve"> what programmers are generally used </w:t>
      </w:r>
      <w:commentRangeStart w:id="97"/>
      <w:r>
        <w:t>to</w:t>
      </w:r>
      <w:commentRangeEnd w:id="97"/>
      <w:r w:rsidR="005709CA">
        <w:rPr>
          <w:rStyle w:val="Refdecomentrio"/>
          <w:rFonts w:cs="Times New Roman"/>
          <w:lang w:val="es-ES"/>
        </w:rPr>
        <w:commentReference w:id="97"/>
      </w:r>
      <w:r>
        <w:t>.</w:t>
      </w:r>
    </w:p>
    <w:p w:rsidR="00622228" w:rsidRDefault="00622228">
      <w:pPr>
        <w:pStyle w:val="Texto"/>
      </w:pPr>
    </w:p>
    <w:p w:rsidR="00622228" w:rsidRDefault="00622228">
      <w:pPr>
        <w:pStyle w:val="Texto"/>
      </w:pPr>
    </w:p>
    <w:p w:rsidR="00622228" w:rsidRDefault="00622228">
      <w:pPr>
        <w:pStyle w:val="Texto"/>
      </w:pPr>
    </w:p>
    <w:p w:rsidR="00622228" w:rsidRDefault="00622228">
      <w:pPr>
        <w:pStyle w:val="Texto"/>
      </w:pPr>
    </w:p>
    <w:p w:rsidR="00622228" w:rsidRDefault="00622228">
      <w:pPr>
        <w:pStyle w:val="Texto"/>
      </w:pPr>
    </w:p>
    <w:p w:rsidR="00622228" w:rsidRDefault="00622228">
      <w:pPr>
        <w:pStyle w:val="Texto"/>
      </w:pPr>
    </w:p>
    <w:p w:rsidR="00622228" w:rsidRDefault="00622228">
      <w:pPr>
        <w:pStyle w:val="Texto"/>
      </w:pPr>
    </w:p>
    <w:p w:rsidR="00622228" w:rsidRDefault="00622228">
      <w:pPr>
        <w:pStyle w:val="Texto"/>
      </w:pPr>
    </w:p>
    <w:p w:rsidR="00622228" w:rsidRDefault="00622228">
      <w:pPr>
        <w:pStyle w:val="Texto"/>
      </w:pPr>
    </w:p>
    <w:p w:rsidR="00622228" w:rsidRDefault="00491A4E">
      <w:pPr>
        <w:pStyle w:val="Ttulodecaptulo"/>
      </w:pPr>
      <w:r>
        <w:t xml:space="preserve">Sparse Matrix </w:t>
      </w:r>
      <w:r w:rsidR="00E31278">
        <w:t>Data Structures</w:t>
      </w:r>
    </w:p>
    <w:p w:rsidR="008A1AF2" w:rsidRDefault="00F25EF9">
      <w:pPr>
        <w:pStyle w:val="Texto"/>
      </w:pPr>
      <w:r>
        <w:t xml:space="preserve">The formats used to store sparse matrices are central to the performance of algorithms which rely heavily on matrix-vector or matrix-matrix operations. </w:t>
      </w:r>
      <w:r w:rsidR="008A1AF2">
        <w:t xml:space="preserve">Contrary to a dense matrix which stores all the information in a matrix directly, a sparse matrix storage format usually stores only </w:t>
      </w:r>
      <w:proofErr w:type="spellStart"/>
      <w:r w:rsidR="008A1AF2">
        <w:t>nonzeros</w:t>
      </w:r>
      <w:proofErr w:type="spellEnd"/>
      <w:r w:rsidR="008A1AF2">
        <w:t xml:space="preserve"> or at least tries to store the smallest number of </w:t>
      </w:r>
      <w:proofErr w:type="spellStart"/>
      <w:r w:rsidR="008A1AF2">
        <w:t>nonzeros</w:t>
      </w:r>
      <w:proofErr w:type="spellEnd"/>
      <w:r w:rsidR="008A1AF2">
        <w:t xml:space="preserve"> possible. This makes it possible to operate on very large matrices which under a dense storage format would consume orders of magnitude more memory. </w:t>
      </w:r>
      <w:r w:rsidR="00596F79">
        <w:t>The format determines how the data of the matrix will be accessed and stored, impacting on time to read or write a matrix entry and the size of the stored sparse matrix. Most modern formats are relatively cheap to store and with very little variability between format storage sizes to make a significant difference.</w:t>
      </w:r>
    </w:p>
    <w:p w:rsidR="00491A4E" w:rsidRDefault="008A1AF2">
      <w:pPr>
        <w:pStyle w:val="Texto"/>
      </w:pPr>
      <w:r>
        <w:t>As observed in some</w:t>
      </w:r>
      <w:r w:rsidR="00596F79">
        <w:t xml:space="preserve"> operations in linear algebra </w:t>
      </w:r>
      <w:r>
        <w:t xml:space="preserve">sometimes </w:t>
      </w:r>
      <w:r w:rsidR="00596F79">
        <w:t>there is some reuse of rows or scalars which</w:t>
      </w:r>
      <w:r>
        <w:t xml:space="preserve"> makes dividing a matrix into rows or columns a natural choice</w:t>
      </w:r>
      <w:r w:rsidR="00596F79">
        <w:t xml:space="preserve">. </w:t>
      </w:r>
      <w:r>
        <w:t xml:space="preserve">Depending on the way a matrix is divided, indexed and stored, these decisions can make a format better suited to one particular type of matrix or to solve one particular problem. </w:t>
      </w:r>
      <w:r w:rsidR="00596F79">
        <w:t xml:space="preserve">Matrix </w:t>
      </w:r>
      <w:r w:rsidR="00F25EF9">
        <w:t>operations generally take up a considerable amount of the computational and are therefore sections which provide considerable impact upon performance</w:t>
      </w:r>
      <w:r w:rsidR="00E31278">
        <w:t xml:space="preserve">. Thorough discussions on the difference between data structures and which structures are more adequate for given problems and hardware architectures, particularly vector architectures, have </w:t>
      </w:r>
      <w:r w:rsidR="00F25EF9">
        <w:t xml:space="preserve">thus </w:t>
      </w:r>
      <w:r w:rsidR="00E31278">
        <w:t xml:space="preserve">been widely </w:t>
      </w:r>
      <w:r>
        <w:t>discussed</w:t>
      </w:r>
      <w:r w:rsidR="00E31278">
        <w:t xml:space="preserve"> (</w:t>
      </w:r>
      <w:r w:rsidR="00E31278" w:rsidRPr="0088108E">
        <w:rPr>
          <w:highlight w:val="yellow"/>
          <w:rPrChange w:id="98" w:author="Tecgraf" w:date="2013-02-17T14:48:00Z">
            <w:rPr/>
          </w:rPrChange>
        </w:rPr>
        <w:t xml:space="preserve">P. T. </w:t>
      </w:r>
      <w:proofErr w:type="spellStart"/>
      <w:r w:rsidR="00E31278" w:rsidRPr="0088108E">
        <w:rPr>
          <w:highlight w:val="yellow"/>
          <w:rPrChange w:id="99" w:author="Tecgraf" w:date="2013-02-17T14:48:00Z">
            <w:rPr/>
          </w:rPrChange>
        </w:rPr>
        <w:t>Stathis</w:t>
      </w:r>
      <w:proofErr w:type="spellEnd"/>
      <w:r w:rsidR="00E31278" w:rsidRPr="0088108E">
        <w:rPr>
          <w:highlight w:val="yellow"/>
          <w:rPrChange w:id="100" w:author="Tecgraf" w:date="2013-02-17T14:48:00Z">
            <w:rPr/>
          </w:rPrChange>
        </w:rPr>
        <w:t>, a</w:t>
      </w:r>
      <w:r w:rsidR="00596F79" w:rsidRPr="0088108E">
        <w:rPr>
          <w:highlight w:val="yellow"/>
          <w:rPrChange w:id="101" w:author="Tecgraf" w:date="2013-02-17T14:48:00Z">
            <w:rPr/>
          </w:rPrChange>
        </w:rPr>
        <w:t xml:space="preserve">lso </w:t>
      </w:r>
      <w:proofErr w:type="spellStart"/>
      <w:r w:rsidR="00596F79" w:rsidRPr="0088108E">
        <w:rPr>
          <w:highlight w:val="yellow"/>
          <w:rPrChange w:id="102" w:author="Tecgraf" w:date="2013-02-17T14:48:00Z">
            <w:rPr/>
          </w:rPrChange>
        </w:rPr>
        <w:t>Amer</w:t>
      </w:r>
      <w:proofErr w:type="spellEnd"/>
      <w:r w:rsidR="00596F79" w:rsidRPr="0088108E">
        <w:rPr>
          <w:highlight w:val="yellow"/>
          <w:rPrChange w:id="103" w:author="Tecgraf" w:date="2013-02-17T14:48:00Z">
            <w:rPr/>
          </w:rPrChange>
        </w:rPr>
        <w:t xml:space="preserve"> </w:t>
      </w:r>
      <w:proofErr w:type="spellStart"/>
      <w:r w:rsidR="00596F79" w:rsidRPr="0088108E">
        <w:rPr>
          <w:highlight w:val="yellow"/>
          <w:rPrChange w:id="104" w:author="Tecgraf" w:date="2013-02-17T14:48:00Z">
            <w:rPr/>
          </w:rPrChange>
        </w:rPr>
        <w:t>Wafai</w:t>
      </w:r>
      <w:proofErr w:type="spellEnd"/>
      <w:r w:rsidR="00596F79">
        <w:t xml:space="preserve">) and </w:t>
      </w:r>
      <w:r>
        <w:t>a large body of</w:t>
      </w:r>
      <w:r w:rsidR="00596F79">
        <w:t xml:space="preserve"> comprehensive studies are available</w:t>
      </w:r>
      <w:r w:rsidR="00E31278">
        <w:t xml:space="preserve">. </w:t>
      </w:r>
      <w:r w:rsidR="00596F79">
        <w:t>O</w:t>
      </w:r>
      <w:r w:rsidR="00E31278">
        <w:t xml:space="preserve">nly a succinct description of each format employed </w:t>
      </w:r>
      <w:commentRangeStart w:id="105"/>
      <w:r w:rsidR="00E31278">
        <w:t>follows</w:t>
      </w:r>
      <w:r w:rsidR="00F25EF9">
        <w:t xml:space="preserve"> </w:t>
      </w:r>
      <w:r w:rsidR="00596F79">
        <w:t xml:space="preserve">will be </w:t>
      </w:r>
      <w:commentRangeEnd w:id="105"/>
      <w:r w:rsidR="0088108E">
        <w:rPr>
          <w:rStyle w:val="Refdecomentrio"/>
          <w:rFonts w:cs="Times New Roman"/>
          <w:lang w:val="es-ES"/>
        </w:rPr>
        <w:commentReference w:id="105"/>
      </w:r>
      <w:r w:rsidR="00596F79">
        <w:t xml:space="preserve">provided with brief implementation remarks </w:t>
      </w:r>
      <w:r w:rsidR="00F25EF9">
        <w:t>(Code for all sparse matrix data structures can be found on appendix A)</w:t>
      </w:r>
    </w:p>
    <w:p w:rsidR="00491A4E" w:rsidRDefault="00491A4E" w:rsidP="00491A4E">
      <w:pPr>
        <w:pStyle w:val="Ttulodeseessecundrias"/>
      </w:pPr>
      <w:r>
        <w:t xml:space="preserve">Diagonal Format </w:t>
      </w:r>
    </w:p>
    <w:p w:rsidR="00491A4E" w:rsidRDefault="00491A4E" w:rsidP="00491A4E">
      <w:pPr>
        <w:pStyle w:val="Texto"/>
      </w:pPr>
      <w:r>
        <w:tab/>
        <w:t>The diagonal sparse matrix format</w:t>
      </w:r>
      <w:r w:rsidR="00B10F46">
        <w:t>, also called compressed diagonal,</w:t>
      </w:r>
      <w:r>
        <w:t xml:space="preserve"> stores sparse matrices as diagonals, which are stored if they contain a nonzero. The main advantage of the diagonal sparse matrix format is that given a regular band, this format can have a very small memory overhead, especially for stiffness matrices which have gone through a decent nodal reordering algorithm. If a matrix were to have a full row, this format would be worse than storing a dense matrix. It enjoyed popularity within the finite element community for structures because of the regular band densely packed about the diagonal, making the engineers inclined to choose it. Unfortunately the small gain in memory </w:t>
      </w:r>
      <w:r>
        <w:lastRenderedPageBreak/>
        <w:t>consumption is offset by poor performance for the required operations, as the format does not offer an efficient way to access data for operations such as matrix vector multiplications (one must access all diagonals to perform a matrix vector operation) and for random insertion which is important on the assembly stage the format performs as well as the other formats.</w:t>
      </w:r>
      <w:r w:rsidR="00B10F46">
        <w:t xml:space="preserve"> The format requires storing the number of diagonals</w:t>
      </w:r>
      <w:r w:rsidR="009F0CA9">
        <w:t xml:space="preserve"> </w:t>
      </w:r>
      <w:commentRangeStart w:id="106"/>
      <w:r w:rsidR="009F0CA9" w:rsidRPr="009F0CA9">
        <w:t>n</w:t>
      </w:r>
      <w:commentRangeEnd w:id="106"/>
      <w:r w:rsidR="003B0926">
        <w:rPr>
          <w:rStyle w:val="Refdecomentrio"/>
          <w:rFonts w:cs="Times New Roman"/>
          <w:lang w:val="es-ES"/>
        </w:rPr>
        <w:commentReference w:id="106"/>
      </w:r>
      <w:r w:rsidR="00B10F46">
        <w:t xml:space="preserve">, </w:t>
      </w:r>
      <w:r w:rsidR="009F0CA9">
        <w:t>and a vector with all the stored diagonals, and a n-sized vector to indicate the offset from center diagonal of each diagonal. Positions are defined by convention. The general C data structure would include these fields:</w:t>
      </w:r>
    </w:p>
    <w:p w:rsidR="009F0CA9" w:rsidRPr="009F0CA9" w:rsidRDefault="009F0CA9" w:rsidP="009F6C4C">
      <w:pPr>
        <w:widowControl/>
        <w:autoSpaceDE w:val="0"/>
        <w:autoSpaceDN w:val="0"/>
        <w:adjustRightInd w:val="0"/>
        <w:spacing w:line="240" w:lineRule="auto"/>
        <w:ind w:firstLine="567"/>
        <w:rPr>
          <w:rFonts w:ascii="Consolas" w:hAnsi="Consolas" w:cs="Consolas"/>
          <w:lang w:val="en-US" w:eastAsia="pt-BR"/>
        </w:rPr>
      </w:pPr>
      <w:proofErr w:type="spellStart"/>
      <w:r w:rsidRPr="009F0CA9">
        <w:rPr>
          <w:rFonts w:ascii="Consolas" w:hAnsi="Consolas" w:cs="Consolas"/>
          <w:lang w:val="en-US" w:eastAsia="pt-BR"/>
        </w:rPr>
        <w:t>int</w:t>
      </w:r>
      <w:proofErr w:type="spellEnd"/>
      <w:r w:rsidRPr="009F0CA9">
        <w:rPr>
          <w:rFonts w:ascii="Consolas" w:hAnsi="Consolas" w:cs="Consolas"/>
          <w:lang w:val="en-US" w:eastAsia="pt-BR"/>
        </w:rPr>
        <w:t xml:space="preserve">         </w:t>
      </w:r>
      <w:proofErr w:type="spellStart"/>
      <w:r w:rsidRPr="009F0CA9">
        <w:rPr>
          <w:rFonts w:ascii="Consolas" w:hAnsi="Consolas" w:cs="Consolas"/>
          <w:lang w:val="en-US" w:eastAsia="pt-BR"/>
        </w:rPr>
        <w:t>numdiagonals</w:t>
      </w:r>
      <w:proofErr w:type="spellEnd"/>
      <w:r w:rsidRPr="009F0CA9">
        <w:rPr>
          <w:rFonts w:ascii="Consolas" w:hAnsi="Consolas" w:cs="Consolas"/>
          <w:lang w:val="en-US" w:eastAsia="pt-BR"/>
        </w:rPr>
        <w:t xml:space="preserve">;      </w:t>
      </w:r>
    </w:p>
    <w:p w:rsidR="009F0CA9" w:rsidRPr="009F0CA9" w:rsidRDefault="009F0CA9" w:rsidP="009F6C4C">
      <w:pPr>
        <w:widowControl/>
        <w:autoSpaceDE w:val="0"/>
        <w:autoSpaceDN w:val="0"/>
        <w:adjustRightInd w:val="0"/>
        <w:spacing w:line="240" w:lineRule="auto"/>
        <w:ind w:left="227" w:firstLine="340"/>
        <w:rPr>
          <w:rFonts w:ascii="Consolas" w:hAnsi="Consolas" w:cs="Consolas"/>
          <w:lang w:val="en-US" w:eastAsia="pt-BR"/>
        </w:rPr>
      </w:pPr>
      <w:commentRangeStart w:id="107"/>
      <w:proofErr w:type="spellStart"/>
      <w:r w:rsidRPr="009F0CA9">
        <w:rPr>
          <w:rFonts w:ascii="Consolas" w:hAnsi="Consolas" w:cs="Consolas"/>
          <w:lang w:val="en-US" w:eastAsia="pt-BR"/>
        </w:rPr>
        <w:t>fem_float</w:t>
      </w:r>
      <w:commentRangeEnd w:id="107"/>
      <w:proofErr w:type="spellEnd"/>
      <w:r w:rsidR="003B0926">
        <w:rPr>
          <w:rStyle w:val="Refdecomentrio"/>
        </w:rPr>
        <w:commentReference w:id="107"/>
      </w:r>
      <w:r w:rsidRPr="009F0CA9">
        <w:rPr>
          <w:rFonts w:ascii="Consolas" w:hAnsi="Consolas" w:cs="Consolas"/>
          <w:lang w:val="en-US" w:eastAsia="pt-BR"/>
        </w:rPr>
        <w:t xml:space="preserve">*  </w:t>
      </w:r>
      <w:proofErr w:type="spellStart"/>
      <w:r w:rsidRPr="009F0CA9">
        <w:rPr>
          <w:rFonts w:ascii="Consolas" w:hAnsi="Consolas" w:cs="Consolas"/>
          <w:lang w:val="en-US" w:eastAsia="pt-BR"/>
        </w:rPr>
        <w:t>diagdata</w:t>
      </w:r>
      <w:proofErr w:type="spellEnd"/>
      <w:r w:rsidRPr="009F0CA9">
        <w:rPr>
          <w:rFonts w:ascii="Consolas" w:hAnsi="Consolas" w:cs="Consolas"/>
          <w:lang w:val="en-US" w:eastAsia="pt-BR"/>
        </w:rPr>
        <w:t xml:space="preserve">; </w:t>
      </w:r>
    </w:p>
    <w:p w:rsidR="009F0CA9" w:rsidRPr="009F0CA9" w:rsidRDefault="009F0CA9" w:rsidP="009F6C4C">
      <w:pPr>
        <w:widowControl/>
        <w:autoSpaceDE w:val="0"/>
        <w:autoSpaceDN w:val="0"/>
        <w:adjustRightInd w:val="0"/>
        <w:spacing w:line="240" w:lineRule="auto"/>
        <w:ind w:left="227" w:firstLine="340"/>
        <w:rPr>
          <w:rFonts w:ascii="Bitstream Vera Sans Mono" w:hAnsi="Bitstream Vera Sans Mono" w:cs="Bitstream Vera Sans Mono"/>
          <w:color w:val="FFFFFF"/>
          <w:sz w:val="19"/>
          <w:szCs w:val="19"/>
          <w:lang w:val="en-US" w:eastAsia="pt-BR"/>
        </w:rPr>
      </w:pPr>
      <w:proofErr w:type="spellStart"/>
      <w:r w:rsidRPr="009F0CA9">
        <w:rPr>
          <w:rFonts w:ascii="Consolas" w:hAnsi="Consolas" w:cs="Consolas"/>
          <w:lang w:val="en-US" w:eastAsia="pt-BR"/>
        </w:rPr>
        <w:t>int</w:t>
      </w:r>
      <w:proofErr w:type="spellEnd"/>
      <w:r w:rsidRPr="009F0CA9">
        <w:rPr>
          <w:rFonts w:ascii="Consolas" w:hAnsi="Consolas" w:cs="Consolas"/>
          <w:lang w:val="en-US" w:eastAsia="pt-BR"/>
        </w:rPr>
        <w:t xml:space="preserve">*        </w:t>
      </w:r>
      <w:proofErr w:type="spellStart"/>
      <w:r w:rsidRPr="009F0CA9">
        <w:rPr>
          <w:rFonts w:ascii="Consolas" w:hAnsi="Consolas" w:cs="Consolas"/>
          <w:lang w:val="en-US" w:eastAsia="pt-BR"/>
        </w:rPr>
        <w:t>diagoffset</w:t>
      </w:r>
      <w:proofErr w:type="spellEnd"/>
      <w:r w:rsidRPr="009F0CA9">
        <w:rPr>
          <w:rFonts w:ascii="Consolas" w:hAnsi="Consolas" w:cs="Consolas"/>
          <w:lang w:val="en-US" w:eastAsia="pt-BR"/>
        </w:rPr>
        <w:t>;</w:t>
      </w:r>
    </w:p>
    <w:p w:rsidR="009F0CA9" w:rsidRDefault="009F0CA9" w:rsidP="00491A4E">
      <w:pPr>
        <w:pStyle w:val="Texto"/>
      </w:pPr>
    </w:p>
    <w:p w:rsidR="00622228" w:rsidRDefault="00E31278" w:rsidP="00491A4E">
      <w:pPr>
        <w:pStyle w:val="Ttulodeseessecundrias"/>
      </w:pPr>
      <w:r>
        <w:t xml:space="preserve">Compressed Sparse Row </w:t>
      </w:r>
      <w:ins w:id="108" w:author="Tecgraf" w:date="2013-02-17T15:06:00Z">
        <w:r w:rsidR="0057440B">
          <w:t>(CSR)</w:t>
        </w:r>
      </w:ins>
    </w:p>
    <w:p w:rsidR="00622228" w:rsidRDefault="00E31278">
      <w:pPr>
        <w:ind w:firstLine="567"/>
        <w:jc w:val="both"/>
        <w:rPr>
          <w:rFonts w:cs="Arial"/>
          <w:sz w:val="22"/>
          <w:szCs w:val="22"/>
          <w:lang w:val="en-US"/>
        </w:rPr>
      </w:pPr>
      <w:r>
        <w:rPr>
          <w:rFonts w:cs="Arial"/>
          <w:sz w:val="22"/>
          <w:szCs w:val="22"/>
          <w:lang w:val="en-US"/>
        </w:rPr>
        <w:t xml:space="preserve">This particular implementation of the CSR format may have a few differing points from other implementation with regard to memory allocation, namely that each row has its own pointer which adds a memory allocation overhead but at the same time permits independent memory reallocations. In the context of finite elements this decision allows performance gains at the assembly stage when used in conjunction with mesh coloring, since independent memory management of rows to be resized in parallel, avoiding the issues of race conditions other formats have to consider. The strategy used was to create a </w:t>
      </w:r>
      <w:r w:rsidR="00C0751D">
        <w:rPr>
          <w:rFonts w:cs="Arial"/>
          <w:sz w:val="22"/>
          <w:szCs w:val="22"/>
          <w:lang w:val="en-US"/>
        </w:rPr>
        <w:t>data</w:t>
      </w:r>
      <w:r>
        <w:rPr>
          <w:rFonts w:cs="Arial"/>
          <w:sz w:val="22"/>
          <w:szCs w:val="22"/>
          <w:lang w:val="en-US"/>
        </w:rPr>
        <w:t xml:space="preserve"> structure to hold each compressed row's data as follows:</w:t>
      </w:r>
    </w:p>
    <w:p w:rsidR="00622228" w:rsidRDefault="00E31278">
      <w:pPr>
        <w:pStyle w:val="Code"/>
      </w:pPr>
      <w:proofErr w:type="spellStart"/>
      <w:r>
        <w:t>typedef</w:t>
      </w:r>
      <w:proofErr w:type="spellEnd"/>
      <w:r>
        <w:t xml:space="preserve"> </w:t>
      </w:r>
      <w:proofErr w:type="spellStart"/>
      <w:r>
        <w:t>struct</w:t>
      </w:r>
      <w:proofErr w:type="spellEnd"/>
      <w:r>
        <w:t xml:space="preserve"> </w:t>
      </w:r>
      <w:proofErr w:type="spellStart"/>
      <w:r>
        <w:t>ROWdata</w:t>
      </w:r>
      <w:proofErr w:type="spellEnd"/>
      <w:r>
        <w:t xml:space="preserve"> {</w:t>
      </w:r>
    </w:p>
    <w:p w:rsidR="00622228" w:rsidRDefault="00E31278">
      <w:pPr>
        <w:pStyle w:val="Code"/>
      </w:pPr>
      <w:r>
        <w:t xml:space="preserve">    </w:t>
      </w:r>
      <w:proofErr w:type="spellStart"/>
      <w:r>
        <w:t>fem_float</w:t>
      </w:r>
      <w:proofErr w:type="spellEnd"/>
      <w:r>
        <w:t>* val</w:t>
      </w:r>
      <w:r w:rsidR="002706FA">
        <w:t>ues</w:t>
      </w:r>
      <w:r>
        <w:t>;</w:t>
      </w:r>
    </w:p>
    <w:p w:rsidR="00622228" w:rsidRDefault="00E31278">
      <w:pPr>
        <w:pStyle w:val="Code"/>
      </w:pPr>
      <w:r>
        <w:t xml:space="preserve">    </w:t>
      </w:r>
      <w:proofErr w:type="spellStart"/>
      <w:r>
        <w:t>int</w:t>
      </w:r>
      <w:proofErr w:type="spellEnd"/>
      <w:r>
        <w:t xml:space="preserve">* </w:t>
      </w:r>
      <w:r w:rsidR="002706FA">
        <w:t xml:space="preserve">      </w:t>
      </w:r>
      <w:proofErr w:type="spellStart"/>
      <w:r>
        <w:t>col</w:t>
      </w:r>
      <w:proofErr w:type="spellEnd"/>
      <w:r>
        <w:t>;</w:t>
      </w:r>
    </w:p>
    <w:p w:rsidR="00622228" w:rsidRDefault="00E31278">
      <w:pPr>
        <w:pStyle w:val="Code"/>
      </w:pPr>
      <w:r>
        <w:t xml:space="preserve">    </w:t>
      </w:r>
      <w:proofErr w:type="spellStart"/>
      <w:r>
        <w:t>int</w:t>
      </w:r>
      <w:proofErr w:type="spellEnd"/>
      <w:r>
        <w:t xml:space="preserve">  </w:t>
      </w:r>
      <w:r w:rsidR="002706FA">
        <w:t xml:space="preserve">      </w:t>
      </w:r>
      <w:proofErr w:type="spellStart"/>
      <w:r>
        <w:t>n</w:t>
      </w:r>
      <w:r w:rsidR="002706FA">
        <w:t>um</w:t>
      </w:r>
      <w:r>
        <w:t>NZ</w:t>
      </w:r>
      <w:proofErr w:type="spellEnd"/>
      <w:r>
        <w:t>;</w:t>
      </w:r>
    </w:p>
    <w:p w:rsidR="00622228" w:rsidRDefault="00E31278">
      <w:pPr>
        <w:pStyle w:val="Code"/>
      </w:pPr>
      <w:r>
        <w:t xml:space="preserve">    </w:t>
      </w:r>
      <w:proofErr w:type="spellStart"/>
      <w:r>
        <w:t>int</w:t>
      </w:r>
      <w:proofErr w:type="spellEnd"/>
      <w:r>
        <w:t xml:space="preserve">  </w:t>
      </w:r>
      <w:r w:rsidR="002706FA">
        <w:t xml:space="preserve">      </w:t>
      </w:r>
      <w:proofErr w:type="spellStart"/>
      <w:r>
        <w:t>maxSz</w:t>
      </w:r>
      <w:proofErr w:type="spellEnd"/>
      <w:r>
        <w:t>;</w:t>
      </w:r>
      <w:r w:rsidR="002706FA">
        <w:t xml:space="preserve"> // Used to control reallocations</w:t>
      </w:r>
    </w:p>
    <w:p w:rsidR="00622228" w:rsidRDefault="00E31278">
      <w:pPr>
        <w:pStyle w:val="Code"/>
      </w:pPr>
      <w:r>
        <w:t xml:space="preserve">} </w:t>
      </w:r>
      <w:proofErr w:type="spellStart"/>
      <w:r>
        <w:t>ROWdata</w:t>
      </w:r>
      <w:proofErr w:type="spellEnd"/>
      <w:r>
        <w:t>;</w:t>
      </w:r>
    </w:p>
    <w:p w:rsidR="00622228" w:rsidRDefault="00622228">
      <w:pPr>
        <w:ind w:firstLine="567"/>
        <w:jc w:val="both"/>
        <w:rPr>
          <w:rFonts w:cs="Arial"/>
          <w:sz w:val="22"/>
          <w:szCs w:val="22"/>
          <w:lang w:val="en-US"/>
        </w:rPr>
      </w:pPr>
    </w:p>
    <w:p w:rsidR="00622228" w:rsidRDefault="00E31278">
      <w:pPr>
        <w:ind w:firstLine="567"/>
        <w:jc w:val="both"/>
        <w:rPr>
          <w:rFonts w:cs="Arial"/>
          <w:sz w:val="22"/>
          <w:szCs w:val="22"/>
          <w:lang w:val="en-US"/>
        </w:rPr>
      </w:pPr>
      <w:r>
        <w:rPr>
          <w:rFonts w:cs="Arial"/>
          <w:sz w:val="22"/>
          <w:szCs w:val="22"/>
          <w:lang w:val="en-US"/>
        </w:rPr>
        <w:t xml:space="preserve">The matrix is then represented by a vector of these structures which represent a compressed row. The advantage of utilizing this format for finite elements is that it allows rows to be reallocated in parallel </w:t>
      </w:r>
      <w:r w:rsidR="00C0751D">
        <w:rPr>
          <w:rFonts w:cs="Arial"/>
          <w:sz w:val="22"/>
          <w:szCs w:val="22"/>
          <w:lang w:val="en-US"/>
        </w:rPr>
        <w:t xml:space="preserve">without needing to move a chunk of memory, </w:t>
      </w:r>
      <w:r>
        <w:rPr>
          <w:rFonts w:cs="Arial"/>
          <w:sz w:val="22"/>
          <w:szCs w:val="22"/>
          <w:lang w:val="en-US"/>
        </w:rPr>
        <w:t xml:space="preserve">which </w:t>
      </w:r>
      <w:r w:rsidR="00C0751D">
        <w:rPr>
          <w:rFonts w:cs="Arial"/>
          <w:sz w:val="22"/>
          <w:szCs w:val="22"/>
          <w:lang w:val="en-US"/>
        </w:rPr>
        <w:t>provides more flexible filling, compared</w:t>
      </w:r>
      <w:r>
        <w:rPr>
          <w:rFonts w:cs="Arial"/>
          <w:sz w:val="22"/>
          <w:szCs w:val="22"/>
          <w:lang w:val="en-US"/>
        </w:rPr>
        <w:t xml:space="preserve"> other data structures which group all non-zeroes into one vector</w:t>
      </w:r>
      <w:r w:rsidR="00C0751D">
        <w:rPr>
          <w:rFonts w:cs="Arial"/>
          <w:sz w:val="22"/>
          <w:szCs w:val="22"/>
          <w:lang w:val="en-US"/>
        </w:rPr>
        <w:t xml:space="preserve"> at the cost of slower </w:t>
      </w:r>
      <w:proofErr w:type="spellStart"/>
      <w:r w:rsidR="00C0751D">
        <w:rPr>
          <w:rFonts w:cs="Arial"/>
          <w:sz w:val="22"/>
          <w:szCs w:val="22"/>
          <w:lang w:val="en-US"/>
        </w:rPr>
        <w:t>deallocation</w:t>
      </w:r>
      <w:proofErr w:type="spellEnd"/>
      <w:r>
        <w:rPr>
          <w:rFonts w:cs="Arial"/>
          <w:sz w:val="22"/>
          <w:szCs w:val="22"/>
          <w:lang w:val="en-US"/>
        </w:rPr>
        <w:t>.</w:t>
      </w:r>
      <w:r w:rsidR="00C0751D">
        <w:rPr>
          <w:rFonts w:cs="Arial"/>
          <w:sz w:val="22"/>
          <w:szCs w:val="22"/>
          <w:lang w:val="en-US"/>
        </w:rPr>
        <w:t xml:space="preserve"> Also, since dynamically created pointers to pointers are not supported by the GPU, the data is not directly transferrable to the </w:t>
      </w:r>
      <w:commentRangeStart w:id="109"/>
      <w:r w:rsidR="00C0751D">
        <w:rPr>
          <w:rFonts w:cs="Arial"/>
          <w:sz w:val="22"/>
          <w:szCs w:val="22"/>
          <w:lang w:val="en-US"/>
        </w:rPr>
        <w:t>GPU</w:t>
      </w:r>
      <w:commentRangeEnd w:id="109"/>
      <w:r w:rsidR="00CD7D91">
        <w:rPr>
          <w:rStyle w:val="Refdecomentrio"/>
        </w:rPr>
        <w:commentReference w:id="109"/>
      </w:r>
      <w:r w:rsidR="00C0751D">
        <w:rPr>
          <w:rFonts w:cs="Arial"/>
          <w:sz w:val="22"/>
          <w:szCs w:val="22"/>
          <w:lang w:val="en-US"/>
        </w:rPr>
        <w:t>.</w:t>
      </w:r>
    </w:p>
    <w:p w:rsidR="00622228" w:rsidRDefault="00E31278" w:rsidP="00491A4E">
      <w:pPr>
        <w:pStyle w:val="Ttulodeseessecundrias"/>
      </w:pPr>
      <w:proofErr w:type="spellStart"/>
      <w:r>
        <w:t>Ellpack</w:t>
      </w:r>
      <w:proofErr w:type="spellEnd"/>
      <w:r>
        <w:t xml:space="preserve"> Format </w:t>
      </w:r>
    </w:p>
    <w:p w:rsidR="009F6C4C" w:rsidRDefault="00E31278">
      <w:pPr>
        <w:ind w:firstLine="567"/>
        <w:jc w:val="both"/>
        <w:rPr>
          <w:rFonts w:cs="Arial"/>
          <w:sz w:val="22"/>
          <w:szCs w:val="22"/>
          <w:lang w:val="en-US"/>
        </w:rPr>
      </w:pPr>
      <w:r>
        <w:rPr>
          <w:rFonts w:cs="Arial"/>
          <w:sz w:val="22"/>
          <w:szCs w:val="22"/>
          <w:lang w:val="en-US"/>
        </w:rPr>
        <w:t xml:space="preserve">While the </w:t>
      </w:r>
      <w:proofErr w:type="spellStart"/>
      <w:r>
        <w:rPr>
          <w:rFonts w:cs="Arial"/>
          <w:sz w:val="22"/>
          <w:szCs w:val="22"/>
          <w:lang w:val="en-US"/>
        </w:rPr>
        <w:t>Ellpack</w:t>
      </w:r>
      <w:proofErr w:type="spellEnd"/>
      <w:r>
        <w:rPr>
          <w:rFonts w:cs="Arial"/>
          <w:sz w:val="22"/>
          <w:szCs w:val="22"/>
          <w:lang w:val="en-US"/>
        </w:rPr>
        <w:t xml:space="preserve"> format lost some ground with the demise of most of the vector supercomputers, with the return of the vector processing paradigm into </w:t>
      </w:r>
      <w:r>
        <w:rPr>
          <w:rFonts w:cs="Arial"/>
          <w:sz w:val="22"/>
          <w:szCs w:val="22"/>
          <w:lang w:val="en-US"/>
        </w:rPr>
        <w:lastRenderedPageBreak/>
        <w:t xml:space="preserve">scientific computing with GPU programming, other formats such as </w:t>
      </w:r>
      <w:proofErr w:type="spellStart"/>
      <w:r>
        <w:rPr>
          <w:rFonts w:cs="Arial"/>
          <w:sz w:val="22"/>
          <w:szCs w:val="22"/>
          <w:lang w:val="en-US"/>
        </w:rPr>
        <w:t>Ellpack</w:t>
      </w:r>
      <w:proofErr w:type="spellEnd"/>
      <w:r>
        <w:rPr>
          <w:rFonts w:cs="Arial"/>
          <w:sz w:val="22"/>
          <w:szCs w:val="22"/>
          <w:lang w:val="en-US"/>
        </w:rPr>
        <w:t>-R (</w:t>
      </w:r>
      <w:r w:rsidRPr="00A81825">
        <w:rPr>
          <w:rFonts w:cs="Arial"/>
          <w:sz w:val="22"/>
          <w:szCs w:val="22"/>
          <w:highlight w:val="yellow"/>
          <w:lang w:val="en-US"/>
          <w:rPrChange w:id="110" w:author="Tecgraf" w:date="2013-02-17T15:24:00Z">
            <w:rPr>
              <w:rFonts w:cs="Arial"/>
              <w:sz w:val="22"/>
              <w:szCs w:val="22"/>
              <w:lang w:val="en-US"/>
            </w:rPr>
          </w:rPrChange>
        </w:rPr>
        <w:t xml:space="preserve">F. </w:t>
      </w:r>
      <w:proofErr w:type="spellStart"/>
      <w:r w:rsidRPr="00A81825">
        <w:rPr>
          <w:rFonts w:cs="Arial"/>
          <w:sz w:val="22"/>
          <w:szCs w:val="22"/>
          <w:highlight w:val="yellow"/>
          <w:lang w:val="en-US"/>
          <w:rPrChange w:id="111" w:author="Tecgraf" w:date="2013-02-17T15:24:00Z">
            <w:rPr>
              <w:rFonts w:cs="Arial"/>
              <w:sz w:val="22"/>
              <w:szCs w:val="22"/>
              <w:lang w:val="en-US"/>
            </w:rPr>
          </w:rPrChange>
        </w:rPr>
        <w:t>Vásquez</w:t>
      </w:r>
      <w:proofErr w:type="spellEnd"/>
      <w:r w:rsidRPr="00A81825">
        <w:rPr>
          <w:rFonts w:cs="Arial"/>
          <w:sz w:val="22"/>
          <w:szCs w:val="22"/>
          <w:highlight w:val="yellow"/>
          <w:lang w:val="en-US"/>
          <w:rPrChange w:id="112" w:author="Tecgraf" w:date="2013-02-17T15:24:00Z">
            <w:rPr>
              <w:rFonts w:cs="Arial"/>
              <w:sz w:val="22"/>
              <w:szCs w:val="22"/>
              <w:lang w:val="en-US"/>
            </w:rPr>
          </w:rPrChange>
        </w:rPr>
        <w:t xml:space="preserve"> et Al.</w:t>
      </w:r>
      <w:r>
        <w:rPr>
          <w:rFonts w:cs="Arial"/>
          <w:sz w:val="22"/>
          <w:szCs w:val="22"/>
          <w:lang w:val="en-US"/>
        </w:rPr>
        <w:t xml:space="preserve">) based on the </w:t>
      </w:r>
      <w:proofErr w:type="spellStart"/>
      <w:r>
        <w:rPr>
          <w:rFonts w:cs="Arial"/>
          <w:sz w:val="22"/>
          <w:szCs w:val="22"/>
          <w:lang w:val="en-US"/>
        </w:rPr>
        <w:t>Ellpack</w:t>
      </w:r>
      <w:proofErr w:type="spellEnd"/>
      <w:r>
        <w:rPr>
          <w:rFonts w:cs="Arial"/>
          <w:sz w:val="22"/>
          <w:szCs w:val="22"/>
          <w:lang w:val="en-US"/>
        </w:rPr>
        <w:t xml:space="preserve"> format have been devised to take advantage of vector processing and address prerequisites such as data alignment.</w:t>
      </w:r>
      <w:r w:rsidR="00B10F46">
        <w:rPr>
          <w:rFonts w:cs="Arial"/>
          <w:sz w:val="22"/>
          <w:szCs w:val="22"/>
          <w:lang w:val="en-US"/>
        </w:rPr>
        <w:t xml:space="preserve"> The traditional </w:t>
      </w:r>
      <w:proofErr w:type="spellStart"/>
      <w:r w:rsidR="00B10F46">
        <w:rPr>
          <w:rFonts w:cs="Arial"/>
          <w:sz w:val="22"/>
          <w:szCs w:val="22"/>
          <w:lang w:val="en-US"/>
        </w:rPr>
        <w:t>Ellpack</w:t>
      </w:r>
      <w:proofErr w:type="spellEnd"/>
      <w:r w:rsidR="00B10F46">
        <w:rPr>
          <w:rFonts w:cs="Arial"/>
          <w:sz w:val="22"/>
          <w:szCs w:val="22"/>
          <w:lang w:val="en-US"/>
        </w:rPr>
        <w:t xml:space="preserve"> format is also especially well-suited for finite element problems in structures, particularly because as was previously mentioned in general the problems have a somewhat regular banding. This makes storing padding for rows less common and the storage scheme more efficient. For problems with more variable row width, formats such as described in the former </w:t>
      </w:r>
      <w:commentRangeStart w:id="113"/>
      <w:r w:rsidR="00B10F46">
        <w:rPr>
          <w:rFonts w:cs="Arial"/>
          <w:sz w:val="22"/>
          <w:szCs w:val="22"/>
          <w:lang w:val="en-US"/>
        </w:rPr>
        <w:t xml:space="preserve">reference </w:t>
      </w:r>
      <w:commentRangeEnd w:id="113"/>
      <w:r w:rsidR="00A81825">
        <w:rPr>
          <w:rStyle w:val="Refdecomentrio"/>
        </w:rPr>
        <w:commentReference w:id="113"/>
      </w:r>
      <w:r w:rsidR="00B10F46">
        <w:rPr>
          <w:rFonts w:cs="Arial"/>
          <w:sz w:val="22"/>
          <w:szCs w:val="22"/>
          <w:lang w:val="en-US"/>
        </w:rPr>
        <w:t>would be a better option</w:t>
      </w:r>
      <w:r w:rsidR="002706FA">
        <w:rPr>
          <w:rFonts w:cs="Arial"/>
          <w:sz w:val="22"/>
          <w:szCs w:val="22"/>
          <w:lang w:val="en-US"/>
        </w:rPr>
        <w:t xml:space="preserve">, adding the storage of number of </w:t>
      </w:r>
      <w:proofErr w:type="spellStart"/>
      <w:r w:rsidR="002706FA">
        <w:rPr>
          <w:rFonts w:cs="Arial"/>
          <w:sz w:val="22"/>
          <w:szCs w:val="22"/>
          <w:lang w:val="en-US"/>
        </w:rPr>
        <w:t>nonzeros</w:t>
      </w:r>
      <w:proofErr w:type="spellEnd"/>
      <w:r w:rsidR="002706FA">
        <w:rPr>
          <w:rFonts w:cs="Arial"/>
          <w:sz w:val="22"/>
          <w:szCs w:val="22"/>
          <w:lang w:val="en-US"/>
        </w:rPr>
        <w:t xml:space="preserve"> in each row as additional information</w:t>
      </w:r>
      <w:r w:rsidR="00B10F46">
        <w:rPr>
          <w:rFonts w:cs="Arial"/>
          <w:sz w:val="22"/>
          <w:szCs w:val="22"/>
          <w:lang w:val="en-US"/>
        </w:rPr>
        <w:t xml:space="preserve">. </w:t>
      </w:r>
      <w:r w:rsidR="00F90E1A">
        <w:rPr>
          <w:rFonts w:cs="Arial"/>
          <w:sz w:val="22"/>
          <w:szCs w:val="22"/>
          <w:lang w:val="en-US"/>
        </w:rPr>
        <w:t xml:space="preserve">To store a matrix in the </w:t>
      </w:r>
      <w:proofErr w:type="spellStart"/>
      <w:r w:rsidR="00F90E1A">
        <w:rPr>
          <w:rFonts w:cs="Arial"/>
          <w:sz w:val="22"/>
          <w:szCs w:val="22"/>
          <w:lang w:val="en-US"/>
        </w:rPr>
        <w:t>Ellpack</w:t>
      </w:r>
      <w:proofErr w:type="spellEnd"/>
      <w:r w:rsidR="00F90E1A">
        <w:rPr>
          <w:rFonts w:cs="Arial"/>
          <w:sz w:val="22"/>
          <w:szCs w:val="22"/>
          <w:lang w:val="en-US"/>
        </w:rPr>
        <w:t xml:space="preserve"> format the matrix has all the </w:t>
      </w:r>
      <w:proofErr w:type="spellStart"/>
      <w:r w:rsidR="00F90E1A">
        <w:rPr>
          <w:rFonts w:cs="Arial"/>
          <w:sz w:val="22"/>
          <w:szCs w:val="22"/>
          <w:lang w:val="en-US"/>
        </w:rPr>
        <w:t>nonzeros</w:t>
      </w:r>
      <w:proofErr w:type="spellEnd"/>
      <w:r w:rsidR="00F90E1A">
        <w:rPr>
          <w:rFonts w:cs="Arial"/>
          <w:sz w:val="22"/>
          <w:szCs w:val="22"/>
          <w:lang w:val="en-US"/>
        </w:rPr>
        <w:t xml:space="preserve"> shifted left and the matrix is padded to length of the row with maximum number of </w:t>
      </w:r>
      <w:proofErr w:type="spellStart"/>
      <w:r w:rsidR="00F90E1A">
        <w:rPr>
          <w:rFonts w:cs="Arial"/>
          <w:sz w:val="22"/>
          <w:szCs w:val="22"/>
          <w:lang w:val="en-US"/>
        </w:rPr>
        <w:t>nonzeros</w:t>
      </w:r>
      <w:proofErr w:type="spellEnd"/>
      <w:r w:rsidR="00F90E1A">
        <w:rPr>
          <w:rFonts w:cs="Arial"/>
          <w:sz w:val="22"/>
          <w:szCs w:val="22"/>
          <w:lang w:val="en-US"/>
        </w:rPr>
        <w:t xml:space="preserve"> </w:t>
      </w:r>
      <w:commentRangeStart w:id="114"/>
      <w:r w:rsidR="00F90E1A">
        <w:rPr>
          <w:rFonts w:cs="Arial"/>
          <w:sz w:val="22"/>
          <w:szCs w:val="22"/>
          <w:lang w:val="en-US"/>
        </w:rPr>
        <w:t>n</w:t>
      </w:r>
      <w:commentRangeEnd w:id="114"/>
      <w:r w:rsidR="00C94568">
        <w:rPr>
          <w:rStyle w:val="Refdecomentrio"/>
        </w:rPr>
        <w:commentReference w:id="114"/>
      </w:r>
      <w:r w:rsidR="00F90E1A">
        <w:rPr>
          <w:rFonts w:cs="Arial"/>
          <w:sz w:val="22"/>
          <w:szCs w:val="22"/>
          <w:lang w:val="en-US"/>
        </w:rPr>
        <w:t xml:space="preserve">. The entries are then scanned </w:t>
      </w:r>
      <w:r w:rsidR="009F6C4C">
        <w:rPr>
          <w:rFonts w:cs="Arial"/>
          <w:sz w:val="22"/>
          <w:szCs w:val="22"/>
          <w:lang w:val="en-US"/>
        </w:rPr>
        <w:t>column-wise</w:t>
      </w:r>
      <w:r w:rsidR="00F90E1A">
        <w:rPr>
          <w:rFonts w:cs="Arial"/>
          <w:sz w:val="22"/>
          <w:szCs w:val="22"/>
          <w:lang w:val="en-US"/>
        </w:rPr>
        <w:t xml:space="preserve"> to a matrix. A matrix of the same size is stored keeping an integer with the column value for the corresponding entry. Th</w:t>
      </w:r>
      <w:r w:rsidR="009F6C4C">
        <w:rPr>
          <w:rFonts w:cs="Arial"/>
          <w:sz w:val="22"/>
          <w:szCs w:val="22"/>
          <w:lang w:val="en-US"/>
        </w:rPr>
        <w:t>e row can be inferred since they are scanned sequentially when building the matrix, restarting at the first row after the first column is entirely scanned. The data necessary to store the information is therefore minimally:</w:t>
      </w:r>
    </w:p>
    <w:p w:rsidR="009F6C4C" w:rsidRPr="009F6C4C" w:rsidRDefault="009F6C4C" w:rsidP="009F6C4C">
      <w:pPr>
        <w:widowControl/>
        <w:autoSpaceDE w:val="0"/>
        <w:autoSpaceDN w:val="0"/>
        <w:adjustRightInd w:val="0"/>
        <w:spacing w:line="240" w:lineRule="auto"/>
        <w:ind w:firstLine="567"/>
        <w:rPr>
          <w:rFonts w:ascii="Bitstream Vera Sans Mono" w:hAnsi="Bitstream Vera Sans Mono" w:cs="Bitstream Vera Sans Mono"/>
          <w:sz w:val="19"/>
          <w:szCs w:val="19"/>
          <w:lang w:val="en-US" w:eastAsia="pt-BR"/>
        </w:rPr>
      </w:pPr>
      <w:proofErr w:type="spellStart"/>
      <w:r w:rsidRPr="009F6C4C">
        <w:rPr>
          <w:rFonts w:ascii="Bitstream Vera Sans Mono" w:hAnsi="Bitstream Vera Sans Mono" w:cs="Bitstream Vera Sans Mono"/>
          <w:sz w:val="19"/>
          <w:szCs w:val="19"/>
          <w:lang w:val="en-US" w:eastAsia="pt-BR"/>
        </w:rPr>
        <w:t>fem_float</w:t>
      </w:r>
      <w:proofErr w:type="spellEnd"/>
      <w:r w:rsidRPr="009F6C4C">
        <w:rPr>
          <w:rFonts w:ascii="Bitstream Vera Sans Mono" w:hAnsi="Bitstream Vera Sans Mono" w:cs="Bitstream Vera Sans Mono"/>
          <w:sz w:val="19"/>
          <w:szCs w:val="19"/>
          <w:lang w:val="en-US" w:eastAsia="pt-BR"/>
        </w:rPr>
        <w:t xml:space="preserve">* </w:t>
      </w:r>
      <w:r>
        <w:rPr>
          <w:rFonts w:ascii="Bitstream Vera Sans Mono" w:hAnsi="Bitstream Vera Sans Mono" w:cs="Bitstream Vera Sans Mono"/>
          <w:sz w:val="19"/>
          <w:szCs w:val="19"/>
          <w:lang w:val="en-US" w:eastAsia="pt-BR"/>
        </w:rPr>
        <w:t>data</w:t>
      </w:r>
      <w:r w:rsidRPr="009F6C4C">
        <w:rPr>
          <w:rFonts w:ascii="Bitstream Vera Sans Mono" w:hAnsi="Bitstream Vera Sans Mono" w:cs="Bitstream Vera Sans Mono"/>
          <w:sz w:val="19"/>
          <w:szCs w:val="19"/>
          <w:lang w:val="en-US" w:eastAsia="pt-BR"/>
        </w:rPr>
        <w:t xml:space="preserve">;    </w:t>
      </w:r>
    </w:p>
    <w:p w:rsidR="009F6C4C" w:rsidRDefault="009F6C4C" w:rsidP="009F6C4C">
      <w:pPr>
        <w:widowControl/>
        <w:autoSpaceDE w:val="0"/>
        <w:autoSpaceDN w:val="0"/>
        <w:adjustRightInd w:val="0"/>
        <w:spacing w:line="240" w:lineRule="auto"/>
        <w:ind w:firstLine="567"/>
        <w:rPr>
          <w:rFonts w:ascii="Bitstream Vera Sans Mono" w:hAnsi="Bitstream Vera Sans Mono" w:cs="Bitstream Vera Sans Mono"/>
          <w:sz w:val="19"/>
          <w:szCs w:val="19"/>
          <w:lang w:val="en-US" w:eastAsia="pt-BR"/>
        </w:rPr>
      </w:pPr>
      <w:proofErr w:type="spellStart"/>
      <w:r w:rsidRPr="009F6C4C">
        <w:rPr>
          <w:rFonts w:ascii="Bitstream Vera Sans Mono" w:hAnsi="Bitstream Vera Sans Mono" w:cs="Bitstream Vera Sans Mono"/>
          <w:sz w:val="19"/>
          <w:szCs w:val="19"/>
          <w:lang w:val="en-US" w:eastAsia="pt-BR"/>
        </w:rPr>
        <w:t>int</w:t>
      </w:r>
      <w:proofErr w:type="spellEnd"/>
      <w:r w:rsidRPr="009F6C4C">
        <w:rPr>
          <w:rFonts w:ascii="Bitstream Vera Sans Mono" w:hAnsi="Bitstream Vera Sans Mono" w:cs="Bitstream Vera Sans Mono"/>
          <w:sz w:val="19"/>
          <w:szCs w:val="19"/>
          <w:lang w:val="en-US" w:eastAsia="pt-BR"/>
        </w:rPr>
        <w:t xml:space="preserve">*       </w:t>
      </w:r>
      <w:proofErr w:type="spellStart"/>
      <w:r>
        <w:rPr>
          <w:rFonts w:ascii="Bitstream Vera Sans Mono" w:hAnsi="Bitstream Vera Sans Mono" w:cs="Bitstream Vera Sans Mono"/>
          <w:sz w:val="19"/>
          <w:szCs w:val="19"/>
          <w:lang w:val="en-US" w:eastAsia="pt-BR"/>
        </w:rPr>
        <w:t>colindex</w:t>
      </w:r>
      <w:proofErr w:type="spellEnd"/>
      <w:r w:rsidRPr="009F6C4C">
        <w:rPr>
          <w:rFonts w:ascii="Bitstream Vera Sans Mono" w:hAnsi="Bitstream Vera Sans Mono" w:cs="Bitstream Vera Sans Mono"/>
          <w:sz w:val="19"/>
          <w:szCs w:val="19"/>
          <w:lang w:val="en-US" w:eastAsia="pt-BR"/>
        </w:rPr>
        <w:t>;</w:t>
      </w:r>
    </w:p>
    <w:p w:rsidR="009F6C4C" w:rsidRPr="009F6C4C" w:rsidRDefault="009F6C4C" w:rsidP="009F6C4C">
      <w:pPr>
        <w:widowControl/>
        <w:autoSpaceDE w:val="0"/>
        <w:autoSpaceDN w:val="0"/>
        <w:adjustRightInd w:val="0"/>
        <w:spacing w:line="240" w:lineRule="auto"/>
        <w:ind w:firstLine="567"/>
        <w:rPr>
          <w:rFonts w:ascii="Bitstream Vera Sans Mono" w:hAnsi="Bitstream Vera Sans Mono" w:cs="Bitstream Vera Sans Mono"/>
          <w:sz w:val="19"/>
          <w:szCs w:val="19"/>
          <w:lang w:val="en-US" w:eastAsia="pt-BR"/>
        </w:rPr>
      </w:pPr>
      <w:proofErr w:type="spellStart"/>
      <w:r w:rsidRPr="009F6C4C">
        <w:rPr>
          <w:rFonts w:ascii="Bitstream Vera Sans Mono" w:hAnsi="Bitstream Vera Sans Mono" w:cs="Bitstream Vera Sans Mono"/>
          <w:sz w:val="19"/>
          <w:szCs w:val="19"/>
          <w:lang w:val="en-US" w:eastAsia="pt-BR"/>
        </w:rPr>
        <w:t>int</w:t>
      </w:r>
      <w:proofErr w:type="spellEnd"/>
      <w:r w:rsidRPr="009F6C4C">
        <w:rPr>
          <w:rFonts w:ascii="Bitstream Vera Sans Mono" w:hAnsi="Bitstream Vera Sans Mono" w:cs="Bitstream Vera Sans Mono"/>
          <w:sz w:val="19"/>
          <w:szCs w:val="19"/>
          <w:lang w:val="en-US" w:eastAsia="pt-BR"/>
        </w:rPr>
        <w:t xml:space="preserve">        </w:t>
      </w:r>
      <w:proofErr w:type="spellStart"/>
      <w:r w:rsidRPr="009F6C4C">
        <w:rPr>
          <w:rFonts w:ascii="Bitstream Vera Sans Mono" w:hAnsi="Bitstream Vera Sans Mono" w:cs="Bitstream Vera Sans Mono"/>
          <w:sz w:val="19"/>
          <w:szCs w:val="19"/>
          <w:lang w:val="en-US" w:eastAsia="pt-BR"/>
        </w:rPr>
        <w:t>maxrow</w:t>
      </w:r>
      <w:r>
        <w:rPr>
          <w:rFonts w:ascii="Bitstream Vera Sans Mono" w:hAnsi="Bitstream Vera Sans Mono" w:cs="Bitstream Vera Sans Mono"/>
          <w:sz w:val="19"/>
          <w:szCs w:val="19"/>
          <w:lang w:val="en-US" w:eastAsia="pt-BR"/>
        </w:rPr>
        <w:t>nnz</w:t>
      </w:r>
      <w:proofErr w:type="spellEnd"/>
      <w:r>
        <w:rPr>
          <w:rFonts w:ascii="Bitstream Vera Sans Mono" w:hAnsi="Bitstream Vera Sans Mono" w:cs="Bitstream Vera Sans Mono"/>
          <w:sz w:val="19"/>
          <w:szCs w:val="19"/>
          <w:lang w:val="en-US" w:eastAsia="pt-BR"/>
        </w:rPr>
        <w:t>;</w:t>
      </w:r>
    </w:p>
    <w:p w:rsidR="009F6C4C" w:rsidRDefault="009F6C4C">
      <w:pPr>
        <w:ind w:firstLine="567"/>
        <w:jc w:val="both"/>
        <w:rPr>
          <w:rFonts w:cs="Arial"/>
          <w:sz w:val="22"/>
          <w:szCs w:val="22"/>
          <w:lang w:val="en-US"/>
        </w:rPr>
      </w:pPr>
    </w:p>
    <w:p w:rsidR="00622228" w:rsidRDefault="00E31278" w:rsidP="00491A4E">
      <w:pPr>
        <w:pStyle w:val="Ttulodeseessecundrias"/>
      </w:pPr>
      <w:r>
        <w:t xml:space="preserve">Eigen Format </w:t>
      </w:r>
    </w:p>
    <w:p w:rsidR="00622228" w:rsidRDefault="00E31278">
      <w:pPr>
        <w:ind w:firstLine="567"/>
        <w:jc w:val="both"/>
        <w:rPr>
          <w:rFonts w:cs="Arial"/>
          <w:sz w:val="22"/>
          <w:szCs w:val="22"/>
          <w:lang w:val="en-US"/>
        </w:rPr>
      </w:pPr>
      <w:r>
        <w:rPr>
          <w:rFonts w:cs="Arial"/>
          <w:sz w:val="22"/>
          <w:szCs w:val="22"/>
          <w:lang w:val="en-US"/>
        </w:rPr>
        <w:t xml:space="preserve">While not a separate format in itself, the Eigen sparse matrix library was added to the sparse matrix interface to have a library that performs well to compare to. </w:t>
      </w:r>
      <w:r w:rsidR="009F6C4C">
        <w:rPr>
          <w:rFonts w:cs="Arial"/>
          <w:sz w:val="22"/>
          <w:szCs w:val="22"/>
          <w:lang w:val="en-US"/>
        </w:rPr>
        <w:t xml:space="preserve">Documentation suggests the use of a variant of the CSC (Compressed Sparse Column) format. </w:t>
      </w:r>
      <w:r>
        <w:rPr>
          <w:rFonts w:cs="Arial"/>
          <w:sz w:val="22"/>
          <w:szCs w:val="22"/>
          <w:lang w:val="en-US"/>
        </w:rPr>
        <w:t>While our formats were tailored for our problem and our needs, Eigen which is a general format performed well, particularly the dynamic format which has a memory overhead which is a bit larger than the regular format but has better performance regarding random insertion which is where most of the time is spent assembling a stiffness matrix. Another advantage of using the Eigen library is that since it is a header only library, it can be compiled with the code utilizing the same compilation optimization level as the other formats.</w:t>
      </w:r>
    </w:p>
    <w:p w:rsidR="00622228" w:rsidRDefault="00622228">
      <w:pPr>
        <w:ind w:firstLine="567"/>
        <w:jc w:val="both"/>
        <w:rPr>
          <w:rFonts w:cs="Arial"/>
          <w:sz w:val="22"/>
          <w:szCs w:val="22"/>
          <w:lang w:val="en-US"/>
        </w:rPr>
      </w:pPr>
    </w:p>
    <w:p w:rsidR="00622228" w:rsidRDefault="00E31278">
      <w:pPr>
        <w:pStyle w:val="Ttulodeseessecundrias"/>
      </w:pPr>
      <w:r>
        <w:t>Search</w:t>
      </w:r>
      <w:r w:rsidR="00491A4E">
        <w:t>ing index arrays</w:t>
      </w:r>
    </w:p>
    <w:p w:rsidR="00622228" w:rsidRDefault="00E31278">
      <w:pPr>
        <w:ind w:firstLine="567"/>
        <w:jc w:val="both"/>
        <w:rPr>
          <w:rFonts w:cs="Arial"/>
          <w:sz w:val="22"/>
          <w:szCs w:val="22"/>
          <w:lang w:val="en-US"/>
        </w:rPr>
      </w:pPr>
      <w:r>
        <w:rPr>
          <w:rFonts w:cs="Arial"/>
          <w:sz w:val="22"/>
          <w:szCs w:val="22"/>
          <w:lang w:val="en-US"/>
        </w:rPr>
        <w:t>Sorted arrays are commonly used to store indices and thus getting or setting information in the sparse matrix passes necessarily through these operations</w:t>
      </w:r>
      <w:r w:rsidR="001F74D4">
        <w:rPr>
          <w:rFonts w:cs="Arial"/>
          <w:sz w:val="22"/>
          <w:szCs w:val="22"/>
          <w:lang w:val="en-US"/>
        </w:rPr>
        <w:t>. When assembling</w:t>
      </w:r>
      <w:r>
        <w:rPr>
          <w:rFonts w:cs="Arial"/>
          <w:sz w:val="22"/>
          <w:szCs w:val="22"/>
          <w:lang w:val="en-US"/>
        </w:rPr>
        <w:t xml:space="preserve"> </w:t>
      </w:r>
      <w:r w:rsidR="001F74D4">
        <w:rPr>
          <w:rFonts w:cs="Arial"/>
          <w:sz w:val="22"/>
          <w:szCs w:val="22"/>
          <w:lang w:val="en-US"/>
        </w:rPr>
        <w:t xml:space="preserve">the stiffness matrix, </w:t>
      </w:r>
      <w:r w:rsidR="00FF7E9F">
        <w:rPr>
          <w:rFonts w:cs="Arial"/>
          <w:sz w:val="22"/>
          <w:szCs w:val="22"/>
          <w:lang w:val="en-US"/>
        </w:rPr>
        <w:t>entries</w:t>
      </w:r>
      <w:r w:rsidR="001F74D4">
        <w:rPr>
          <w:rFonts w:cs="Arial"/>
          <w:sz w:val="22"/>
          <w:szCs w:val="22"/>
          <w:lang w:val="en-US"/>
        </w:rPr>
        <w:t xml:space="preserve"> have to be read and </w:t>
      </w:r>
      <w:r w:rsidR="001F74D4">
        <w:rPr>
          <w:rFonts w:cs="Arial"/>
          <w:sz w:val="22"/>
          <w:szCs w:val="22"/>
          <w:lang w:val="en-US"/>
        </w:rPr>
        <w:lastRenderedPageBreak/>
        <w:t xml:space="preserve">updated multiple times per </w:t>
      </w:r>
      <w:r w:rsidR="00FF7E9F">
        <w:rPr>
          <w:rFonts w:cs="Arial"/>
          <w:sz w:val="22"/>
          <w:szCs w:val="22"/>
          <w:lang w:val="en-US"/>
        </w:rPr>
        <w:t>element</w:t>
      </w:r>
      <w:r w:rsidR="001F74D4">
        <w:rPr>
          <w:rFonts w:cs="Arial"/>
          <w:sz w:val="22"/>
          <w:szCs w:val="22"/>
          <w:lang w:val="en-US"/>
        </w:rPr>
        <w:t xml:space="preserve"> and the speed at which memory can be retrieved and stored impacts the performance greatly at this stage</w:t>
      </w:r>
      <w:r>
        <w:rPr>
          <w:rFonts w:cs="Arial"/>
          <w:sz w:val="22"/>
          <w:szCs w:val="22"/>
          <w:lang w:val="en-US"/>
        </w:rPr>
        <w:t xml:space="preserve">. Efficiently searching for the correct index is therefore a very important part in having a sparse structure that performs well. While understanding of Big O notation is necessary to understand the performance of an algorithm, relying solely on the limiting behavior of the algorithm as an optimization choice can yield counter-intuitive results if the nature of the problem is not taken into consideration. For problems with small </w:t>
      </w:r>
      <w:commentRangeStart w:id="115"/>
      <w:r>
        <w:rPr>
          <w:rFonts w:cs="Arial"/>
          <w:sz w:val="22"/>
          <w:szCs w:val="22"/>
          <w:lang w:val="en-US"/>
        </w:rPr>
        <w:t>N</w:t>
      </w:r>
      <w:commentRangeEnd w:id="115"/>
      <w:r w:rsidR="00F25D69">
        <w:rPr>
          <w:rStyle w:val="Refdecomentrio"/>
        </w:rPr>
        <w:commentReference w:id="115"/>
      </w:r>
      <w:r>
        <w:rPr>
          <w:rFonts w:cs="Arial"/>
          <w:sz w:val="22"/>
          <w:szCs w:val="22"/>
          <w:lang w:val="en-US"/>
        </w:rPr>
        <w:t xml:space="preserve">, for example, although in the long run a certain algorithm may yield better performance, setup costs may make the initial overhead trump the gains of a theoretically faster algorithm. As </w:t>
      </w:r>
      <w:commentRangeStart w:id="116"/>
      <w:r>
        <w:rPr>
          <w:rFonts w:cs="Arial"/>
          <w:sz w:val="22"/>
          <w:szCs w:val="22"/>
          <w:lang w:val="en-US"/>
        </w:rPr>
        <w:t xml:space="preserve">Donald Knuth </w:t>
      </w:r>
      <w:commentRangeEnd w:id="116"/>
      <w:r w:rsidR="00F25D69">
        <w:rPr>
          <w:rStyle w:val="Refdecomentrio"/>
        </w:rPr>
        <w:commentReference w:id="116"/>
      </w:r>
      <w:r>
        <w:rPr>
          <w:rFonts w:cs="Arial"/>
          <w:sz w:val="22"/>
          <w:szCs w:val="22"/>
          <w:lang w:val="en-US"/>
        </w:rPr>
        <w:t>points out “People often abuse O-notation by assuming that it gives as exact order of growth; they use it as if it specifies a lower bound as well as an upper bound” [</w:t>
      </w:r>
      <w:r w:rsidRPr="006139A3">
        <w:rPr>
          <w:rFonts w:cs="Arial"/>
          <w:sz w:val="22"/>
          <w:szCs w:val="22"/>
          <w:highlight w:val="yellow"/>
          <w:lang w:val="en-US"/>
          <w:rPrChange w:id="117" w:author="Tecgraf" w:date="2013-02-17T16:00:00Z">
            <w:rPr>
              <w:rFonts w:cs="Arial"/>
              <w:sz w:val="22"/>
              <w:szCs w:val="22"/>
              <w:lang w:val="en-US"/>
            </w:rPr>
          </w:rPrChange>
        </w:rPr>
        <w:t>Knuth, D; The Art Of Computer Programming vol1</w:t>
      </w:r>
      <w:r>
        <w:rPr>
          <w:rFonts w:cs="Arial"/>
          <w:sz w:val="22"/>
          <w:szCs w:val="22"/>
          <w:lang w:val="en-US"/>
        </w:rPr>
        <w:t>]. It is valid to point out that one could theoretically take Big Omega to be able to find a lower bound and from a theoretical perspective select the appropriate algorithm. Nevertheless, other factors such as caching, memory and bandwidth boundaries as well as the distinct performance of multiple memory hierarchies which are paramount for optimization are not captured by these models.</w:t>
      </w:r>
    </w:p>
    <w:p w:rsidR="00622228" w:rsidRDefault="00E31278">
      <w:pPr>
        <w:pStyle w:val="Texto"/>
        <w:rPr>
          <w:szCs w:val="22"/>
        </w:rPr>
      </w:pPr>
      <w:r>
        <w:rPr>
          <w:szCs w:val="22"/>
        </w:rPr>
        <w:t xml:space="preserve">In the context of searching within a row of a matrix generated by the finite element method, row size is a function of mesh structure. The belief that selecting the “best” algorithm according to Big O notation in hope of, at least, building a system that will scale well is in this case erroneous, since the algorithm will scale according to mesh structure and not problem size. Considering that elements connected to many other elements (e.g. “star” structure) are the exception rather than the rule, it would be wiser to program for the most common connectivity of each element. For each element type analysis was performed in order to find the impact of searching algorithms on sparse matrix performance. This analysis does not include </w:t>
      </w:r>
      <w:proofErr w:type="spellStart"/>
      <w:r>
        <w:rPr>
          <w:szCs w:val="22"/>
        </w:rPr>
        <w:t>OpenCL</w:t>
      </w:r>
      <w:proofErr w:type="spellEnd"/>
      <w:r>
        <w:rPr>
          <w:szCs w:val="22"/>
        </w:rPr>
        <w:t xml:space="preserve"> searching within the GPU, which has its own particularities and is discussed in the appropriate section. </w:t>
      </w:r>
      <w:r>
        <w:t xml:space="preserve">Differences between the different searching techniques have been discussed at length here: </w:t>
      </w:r>
      <w:r w:rsidRPr="006139A3">
        <w:rPr>
          <w:highlight w:val="yellow"/>
          <w:rPrChange w:id="118" w:author="Tecgraf" w:date="2013-02-17T16:10:00Z">
            <w:rPr/>
          </w:rPrChange>
        </w:rPr>
        <w:t>[</w:t>
      </w:r>
      <w:r w:rsidR="00EC0A9F" w:rsidRPr="006139A3">
        <w:rPr>
          <w:highlight w:val="yellow"/>
          <w:rPrChange w:id="119" w:author="Tecgraf" w:date="2013-02-17T16:10:00Z">
            <w:rPr/>
          </w:rPrChange>
        </w:rPr>
        <w:fldChar w:fldCharType="begin"/>
      </w:r>
      <w:r w:rsidR="00EC0A9F" w:rsidRPr="006139A3">
        <w:rPr>
          <w:highlight w:val="yellow"/>
          <w:rPrChange w:id="120" w:author="Tecgraf" w:date="2013-02-17T16:10:00Z">
            <w:rPr/>
          </w:rPrChange>
        </w:rPr>
        <w:instrText>HYPERLINK "http://schani.wordpress.com/2010/04/30/linear-vs-binary-search/"</w:instrText>
      </w:r>
      <w:r w:rsidR="00EC0A9F" w:rsidRPr="006139A3">
        <w:rPr>
          <w:highlight w:val="yellow"/>
          <w:rPrChange w:id="121" w:author="Tecgraf" w:date="2013-02-17T16:10:00Z">
            <w:rPr/>
          </w:rPrChange>
        </w:rPr>
        <w:fldChar w:fldCharType="separate"/>
      </w:r>
      <w:r w:rsidRPr="006139A3">
        <w:rPr>
          <w:rStyle w:val="Hyperlink"/>
          <w:highlight w:val="yellow"/>
          <w:rPrChange w:id="122" w:author="Tecgraf" w:date="2013-02-17T16:10:00Z">
            <w:rPr>
              <w:rStyle w:val="Hyperlink"/>
            </w:rPr>
          </w:rPrChange>
        </w:rPr>
        <w:t>http://schani.wordpress.com/2010/04/30/linear-vs-binary-search/</w:t>
      </w:r>
      <w:r w:rsidR="00EC0A9F" w:rsidRPr="006139A3">
        <w:rPr>
          <w:highlight w:val="yellow"/>
          <w:rPrChange w:id="123" w:author="Tecgraf" w:date="2013-02-17T16:10:00Z">
            <w:rPr/>
          </w:rPrChange>
        </w:rPr>
        <w:fldChar w:fldCharType="end"/>
      </w:r>
      <w:r w:rsidRPr="006139A3">
        <w:rPr>
          <w:highlight w:val="yellow"/>
          <w:rPrChange w:id="124" w:author="Tecgraf" w:date="2013-02-17T16:10:00Z">
            <w:rPr/>
          </w:rPrChange>
        </w:rPr>
        <w:t>].</w:t>
      </w:r>
    </w:p>
    <w:p w:rsidR="00622228" w:rsidRDefault="00E31278">
      <w:pPr>
        <w:pStyle w:val="Ttulodeseessecundrias"/>
        <w:numPr>
          <w:ilvl w:val="2"/>
          <w:numId w:val="1"/>
        </w:numPr>
      </w:pPr>
      <w:r>
        <w:t>Linear Search</w:t>
      </w:r>
    </w:p>
    <w:p w:rsidR="00622228" w:rsidRDefault="00E31278">
      <w:pPr>
        <w:pStyle w:val="Texto"/>
      </w:pPr>
      <w:r>
        <w:tab/>
        <w:t xml:space="preserve">The traditional linear search algorithm was used as a basis to compare with other approaches used for searching an ordered array. The </w:t>
      </w:r>
      <w:proofErr w:type="spellStart"/>
      <w:r>
        <w:t>pseudocode</w:t>
      </w:r>
      <w:proofErr w:type="spellEnd"/>
      <w:r>
        <w:t xml:space="preserve"> for finding the correct place to insert a value in an array which returns and index is:</w:t>
      </w:r>
    </w:p>
    <w:p w:rsidR="00622228" w:rsidRDefault="00622228">
      <w:pPr>
        <w:widowControl/>
        <w:autoSpaceDE w:val="0"/>
        <w:autoSpaceDN w:val="0"/>
        <w:adjustRightInd w:val="0"/>
        <w:ind w:firstLine="567"/>
        <w:jc w:val="both"/>
        <w:rPr>
          <w:rFonts w:cs="Arial"/>
          <w:b/>
          <w:sz w:val="18"/>
          <w:szCs w:val="18"/>
          <w:lang w:val="en-US" w:eastAsia="pt-BR"/>
        </w:rPr>
      </w:pPr>
    </w:p>
    <w:p w:rsidR="00622228" w:rsidRDefault="00E31278">
      <w:pPr>
        <w:pStyle w:val="Code"/>
      </w:pPr>
      <w:r>
        <w:rPr>
          <w:b/>
        </w:rPr>
        <w:t>FOR</w:t>
      </w:r>
      <w:r>
        <w:t xml:space="preserve"> position = 1 to length of vector</w:t>
      </w:r>
    </w:p>
    <w:p w:rsidR="00622228" w:rsidRDefault="00E31278">
      <w:pPr>
        <w:pStyle w:val="Code"/>
        <w:rPr>
          <w:b/>
        </w:rPr>
      </w:pPr>
      <w:r>
        <w:lastRenderedPageBreak/>
        <w:t xml:space="preserve">  </w:t>
      </w:r>
      <w:r>
        <w:rPr>
          <w:b/>
        </w:rPr>
        <w:t xml:space="preserve">IF </w:t>
      </w:r>
      <w:r>
        <w:t xml:space="preserve">vector[position] &gt;= value </w:t>
      </w:r>
      <w:r>
        <w:rPr>
          <w:b/>
        </w:rPr>
        <w:t>THEN</w:t>
      </w:r>
    </w:p>
    <w:p w:rsidR="00622228" w:rsidRDefault="00E31278">
      <w:pPr>
        <w:pStyle w:val="Code"/>
      </w:pPr>
      <w:r>
        <w:rPr>
          <w:b/>
        </w:rPr>
        <w:t xml:space="preserve">    RETURN </w:t>
      </w:r>
      <w:r>
        <w:t>position</w:t>
      </w:r>
    </w:p>
    <w:p w:rsidR="00622228" w:rsidRDefault="00E31278">
      <w:pPr>
        <w:pStyle w:val="Code"/>
        <w:rPr>
          <w:b/>
        </w:rPr>
      </w:pPr>
      <w:r>
        <w:rPr>
          <w:b/>
        </w:rPr>
        <w:t xml:space="preserve">  END IF</w:t>
      </w:r>
    </w:p>
    <w:p w:rsidR="00622228" w:rsidRDefault="00E31278">
      <w:pPr>
        <w:pStyle w:val="Code"/>
        <w:rPr>
          <w:b/>
        </w:rPr>
      </w:pPr>
      <w:r>
        <w:rPr>
          <w:b/>
        </w:rPr>
        <w:t>END FOR</w:t>
      </w:r>
    </w:p>
    <w:p w:rsidR="00622228" w:rsidRDefault="00622228">
      <w:pPr>
        <w:widowControl/>
        <w:autoSpaceDE w:val="0"/>
        <w:autoSpaceDN w:val="0"/>
        <w:adjustRightInd w:val="0"/>
        <w:ind w:firstLine="567"/>
        <w:jc w:val="both"/>
        <w:rPr>
          <w:rFonts w:cs="Arial"/>
          <w:b/>
          <w:color w:val="000000"/>
          <w:sz w:val="18"/>
          <w:szCs w:val="18"/>
          <w:lang w:val="en-US" w:eastAsia="pt-BR"/>
        </w:rPr>
      </w:pPr>
    </w:p>
    <w:p w:rsidR="00622228" w:rsidRDefault="00E31278">
      <w:pPr>
        <w:pStyle w:val="Texto"/>
      </w:pPr>
      <w:r>
        <w:tab/>
        <w:t xml:space="preserve">We can then check if the value exists to discover if the value has to be inserted or modified or simply return that it does not exist in the case of a query. For small vectors, or in the case of sparse matrices for narrow bands, linearly searching across the vectors usually is </w:t>
      </w:r>
      <w:commentRangeStart w:id="125"/>
      <w:r>
        <w:t>faster than performing a binary search</w:t>
      </w:r>
      <w:commentRangeEnd w:id="125"/>
      <w:r w:rsidR="005D3D86">
        <w:rPr>
          <w:rStyle w:val="Refdecomentrio"/>
          <w:rFonts w:cs="Times New Roman"/>
          <w:lang w:val="es-ES"/>
        </w:rPr>
        <w:commentReference w:id="125"/>
      </w:r>
      <w:r>
        <w:t>.</w:t>
      </w:r>
    </w:p>
    <w:p w:rsidR="00622228" w:rsidRDefault="00E31278">
      <w:pPr>
        <w:pStyle w:val="Ttulodeseessecundrias"/>
        <w:numPr>
          <w:ilvl w:val="2"/>
          <w:numId w:val="1"/>
        </w:numPr>
      </w:pPr>
      <w:r>
        <w:t>Binary Search</w:t>
      </w:r>
    </w:p>
    <w:p w:rsidR="00622228" w:rsidRDefault="00E31278">
      <w:pPr>
        <w:pStyle w:val="Texto"/>
      </w:pPr>
      <w:r>
        <w:tab/>
        <w:t xml:space="preserve">The implementation for binary search was also used as a basis for posterior comparison with other versions. The </w:t>
      </w:r>
      <w:proofErr w:type="spellStart"/>
      <w:r>
        <w:t>pseudocode</w:t>
      </w:r>
      <w:proofErr w:type="spellEnd"/>
      <w:r>
        <w:t xml:space="preserve"> for the implementation is as follows:</w:t>
      </w:r>
    </w:p>
    <w:p w:rsidR="00622228" w:rsidRDefault="00622228">
      <w:pPr>
        <w:widowControl/>
        <w:autoSpaceDE w:val="0"/>
        <w:autoSpaceDN w:val="0"/>
        <w:adjustRightInd w:val="0"/>
        <w:ind w:firstLine="567"/>
        <w:jc w:val="both"/>
        <w:rPr>
          <w:rFonts w:cs="Arial"/>
          <w:b/>
          <w:sz w:val="18"/>
          <w:szCs w:val="18"/>
          <w:lang w:val="en-US" w:eastAsia="pt-BR"/>
        </w:rPr>
      </w:pPr>
    </w:p>
    <w:p w:rsidR="00622228" w:rsidRDefault="00E31278">
      <w:pPr>
        <w:pStyle w:val="Code"/>
      </w:pPr>
      <w:r>
        <w:rPr>
          <w:b/>
        </w:rPr>
        <w:t xml:space="preserve">STORE </w:t>
      </w:r>
      <w:r>
        <w:t>variable min set to zero, variable max set to length</w:t>
      </w:r>
    </w:p>
    <w:p w:rsidR="00622228" w:rsidRDefault="00E31278">
      <w:pPr>
        <w:pStyle w:val="Code"/>
        <w:rPr>
          <w:color w:val="000000"/>
        </w:rPr>
      </w:pPr>
      <w:r>
        <w:rPr>
          <w:b/>
        </w:rPr>
        <w:t>WHILE</w:t>
      </w:r>
      <w:r>
        <w:rPr>
          <w:color w:val="000000"/>
        </w:rPr>
        <w:t xml:space="preserve"> (min &lt; max)</w:t>
      </w:r>
    </w:p>
    <w:p w:rsidR="00622228" w:rsidRDefault="00E31278">
      <w:pPr>
        <w:pStyle w:val="Code"/>
        <w:rPr>
          <w:color w:val="000000"/>
        </w:rPr>
      </w:pPr>
      <w:r>
        <w:rPr>
          <w:color w:val="000000"/>
        </w:rPr>
        <w:t xml:space="preserve">  </w:t>
      </w:r>
      <w:r>
        <w:rPr>
          <w:b/>
          <w:color w:val="000000"/>
        </w:rPr>
        <w:t xml:space="preserve">STORE </w:t>
      </w:r>
      <w:r>
        <w:rPr>
          <w:color w:val="000000"/>
        </w:rPr>
        <w:t>middle is average of min and max</w:t>
      </w:r>
    </w:p>
    <w:p w:rsidR="00622228" w:rsidRDefault="00E31278">
      <w:pPr>
        <w:pStyle w:val="Code"/>
        <w:rPr>
          <w:b/>
          <w:color w:val="000000"/>
        </w:rPr>
      </w:pPr>
      <w:r>
        <w:rPr>
          <w:color w:val="000000"/>
        </w:rPr>
        <w:t xml:space="preserve">  </w:t>
      </w:r>
      <w:r>
        <w:rPr>
          <w:b/>
          <w:color w:val="000000"/>
        </w:rPr>
        <w:t>IF</w:t>
      </w:r>
      <w:r>
        <w:rPr>
          <w:color w:val="000000"/>
        </w:rPr>
        <w:t xml:space="preserve"> (searched value &gt; vector[middle]) </w:t>
      </w:r>
      <w:r>
        <w:rPr>
          <w:b/>
          <w:color w:val="000000"/>
        </w:rPr>
        <w:t>THEN</w:t>
      </w:r>
    </w:p>
    <w:p w:rsidR="00622228" w:rsidRDefault="00E31278">
      <w:pPr>
        <w:pStyle w:val="Code"/>
        <w:rPr>
          <w:color w:val="000000"/>
        </w:rPr>
      </w:pPr>
      <w:r>
        <w:rPr>
          <w:b/>
          <w:color w:val="000000"/>
        </w:rPr>
        <w:t xml:space="preserve">    STORE </w:t>
      </w:r>
      <w:r>
        <w:rPr>
          <w:color w:val="000000"/>
        </w:rPr>
        <w:t>min is middle + 1</w:t>
      </w:r>
    </w:p>
    <w:p w:rsidR="00622228" w:rsidRDefault="00E31278">
      <w:pPr>
        <w:pStyle w:val="Code"/>
        <w:rPr>
          <w:b/>
          <w:color w:val="000000"/>
        </w:rPr>
      </w:pPr>
      <w:r>
        <w:rPr>
          <w:color w:val="000000"/>
        </w:rPr>
        <w:t xml:space="preserve">  </w:t>
      </w:r>
      <w:r>
        <w:rPr>
          <w:b/>
          <w:color w:val="000000"/>
        </w:rPr>
        <w:t>ELSE</w:t>
      </w:r>
    </w:p>
    <w:p w:rsidR="00622228" w:rsidRDefault="00E31278">
      <w:pPr>
        <w:pStyle w:val="Code"/>
        <w:rPr>
          <w:color w:val="000000"/>
        </w:rPr>
      </w:pPr>
      <w:r>
        <w:rPr>
          <w:b/>
          <w:color w:val="000000"/>
        </w:rPr>
        <w:t xml:space="preserve">    STORE</w:t>
      </w:r>
      <w:r>
        <w:rPr>
          <w:color w:val="000000"/>
        </w:rPr>
        <w:t xml:space="preserve"> max is middle</w:t>
      </w:r>
    </w:p>
    <w:p w:rsidR="00622228" w:rsidRDefault="00E31278">
      <w:pPr>
        <w:pStyle w:val="Code"/>
        <w:rPr>
          <w:b/>
          <w:color w:val="000000"/>
        </w:rPr>
      </w:pPr>
      <w:r>
        <w:rPr>
          <w:color w:val="000000"/>
        </w:rPr>
        <w:t xml:space="preserve">  </w:t>
      </w:r>
      <w:r>
        <w:rPr>
          <w:b/>
          <w:color w:val="000000"/>
        </w:rPr>
        <w:t>END IF</w:t>
      </w:r>
    </w:p>
    <w:p w:rsidR="00622228" w:rsidRDefault="00E31278">
      <w:pPr>
        <w:pStyle w:val="Code"/>
        <w:rPr>
          <w:b/>
          <w:color w:val="000000"/>
        </w:rPr>
      </w:pPr>
      <w:r>
        <w:rPr>
          <w:b/>
          <w:color w:val="000000"/>
        </w:rPr>
        <w:t>END WHILE</w:t>
      </w:r>
    </w:p>
    <w:p w:rsidR="00622228" w:rsidRDefault="00E31278">
      <w:pPr>
        <w:pStyle w:val="Code"/>
        <w:rPr>
          <w:color w:val="000000"/>
        </w:rPr>
      </w:pPr>
      <w:r>
        <w:rPr>
          <w:b/>
          <w:color w:val="000000"/>
        </w:rPr>
        <w:t xml:space="preserve">RETURN </w:t>
      </w:r>
      <w:r>
        <w:rPr>
          <w:color w:val="000000"/>
        </w:rPr>
        <w:t>min</w:t>
      </w:r>
    </w:p>
    <w:p w:rsidR="00622228" w:rsidRDefault="00622228">
      <w:pPr>
        <w:widowControl/>
        <w:autoSpaceDE w:val="0"/>
        <w:autoSpaceDN w:val="0"/>
        <w:adjustRightInd w:val="0"/>
        <w:ind w:firstLine="567"/>
        <w:jc w:val="both"/>
        <w:rPr>
          <w:rFonts w:cs="Arial"/>
          <w:lang w:val="en-US"/>
        </w:rPr>
      </w:pPr>
    </w:p>
    <w:p w:rsidR="00622228" w:rsidRDefault="00E31278">
      <w:pPr>
        <w:pStyle w:val="Ttulodeseessecundrias"/>
        <w:numPr>
          <w:ilvl w:val="2"/>
          <w:numId w:val="1"/>
        </w:numPr>
      </w:pPr>
      <w:r>
        <w:t>Linear Search with SSE</w:t>
      </w:r>
    </w:p>
    <w:p w:rsidR="00622228" w:rsidRDefault="00E31278">
      <w:pPr>
        <w:pStyle w:val="Texto"/>
      </w:pPr>
      <w:r>
        <w:t>Using the SSE instruction set it is possible to speed up our linear search algorithm to search more positions per clock cycle. This can be done because utilizing special high speed CPU registers we are able to process multiple operations per clock cycle and, therefore, reduce the number of clock cycles necessary to perform the required operation. One of the downfalls is that aligned memory access is required to transfer the data efficiently to the registers, which impacts the requirements of the underlying data structure. Besides this, since up to 16 comparisons can be fitted into the registers, larger array sizes benefit the most from utilizing SSE linear searches. Second to all this, while the primary objective of writing optimal code is performance, utilizing SSE instructions makes the code harder to read, debug and maintain, especially considering that the code is compiler dependent and thus compiling for GCC would require extending the code with compiler directives. The SSE code utilized and compiled with MSVC was the following (description of the code was added as comments):</w:t>
      </w:r>
    </w:p>
    <w:p w:rsidR="00622228" w:rsidRDefault="00E31278">
      <w:pPr>
        <w:pStyle w:val="Code"/>
      </w:pPr>
      <w:r>
        <w:t xml:space="preserve">  // Value to be compared is copied into 4 vector positions</w:t>
      </w:r>
    </w:p>
    <w:p w:rsidR="00622228" w:rsidRDefault="00E31278">
      <w:pPr>
        <w:pStyle w:val="Code"/>
      </w:pPr>
      <w:r>
        <w:t xml:space="preserve">  __</w:t>
      </w:r>
      <w:proofErr w:type="spellStart"/>
      <w:r>
        <w:t>declspec</w:t>
      </w:r>
      <w:proofErr w:type="spellEnd"/>
      <w:r>
        <w:t>(</w:t>
      </w:r>
      <w:r>
        <w:rPr>
          <w:b/>
          <w:bCs/>
        </w:rPr>
        <w:t>align</w:t>
      </w:r>
      <w:r>
        <w:t xml:space="preserve">(16)) </w:t>
      </w:r>
      <w:proofErr w:type="spellStart"/>
      <w:r>
        <w:t>int</w:t>
      </w:r>
      <w:proofErr w:type="spellEnd"/>
      <w:r>
        <w:t xml:space="preserve"> v4[4] = {</w:t>
      </w:r>
      <w:proofErr w:type="spellStart"/>
      <w:r>
        <w:t>val</w:t>
      </w:r>
      <w:proofErr w:type="spellEnd"/>
      <w:r>
        <w:t xml:space="preserve">, </w:t>
      </w:r>
      <w:proofErr w:type="spellStart"/>
      <w:r>
        <w:t>val</w:t>
      </w:r>
      <w:proofErr w:type="spellEnd"/>
      <w:r>
        <w:t xml:space="preserve">, </w:t>
      </w:r>
      <w:proofErr w:type="spellStart"/>
      <w:r>
        <w:t>val</w:t>
      </w:r>
      <w:proofErr w:type="spellEnd"/>
      <w:r>
        <w:t xml:space="preserve">, </w:t>
      </w:r>
      <w:proofErr w:type="spellStart"/>
      <w:r>
        <w:t>val</w:t>
      </w:r>
      <w:proofErr w:type="spellEnd"/>
      <w:r>
        <w:t>};</w:t>
      </w:r>
    </w:p>
    <w:p w:rsidR="00622228" w:rsidRDefault="00E31278">
      <w:pPr>
        <w:pStyle w:val="Code"/>
      </w:pPr>
      <w:r>
        <w:t xml:space="preserve">  const __m128i* v4ptr = (__m128i*)v4;</w:t>
      </w:r>
    </w:p>
    <w:p w:rsidR="00622228" w:rsidRDefault="00E31278">
      <w:pPr>
        <w:pStyle w:val="Code"/>
      </w:pPr>
      <w:r>
        <w:t xml:space="preserve">  // Loads comparison values into registry</w:t>
      </w:r>
    </w:p>
    <w:p w:rsidR="00622228" w:rsidRDefault="00E31278">
      <w:pPr>
        <w:pStyle w:val="Code"/>
      </w:pPr>
      <w:r>
        <w:lastRenderedPageBreak/>
        <w:t xml:space="preserve">  __m128i key4 = _mm_load_si128(v4ptr);</w:t>
      </w:r>
    </w:p>
    <w:p w:rsidR="00622228" w:rsidRDefault="00E31278">
      <w:pPr>
        <w:pStyle w:val="Code"/>
      </w:pPr>
      <w:r>
        <w:t xml:space="preserve">  </w:t>
      </w:r>
      <w:proofErr w:type="spellStart"/>
      <w:r>
        <w:t>int</w:t>
      </w:r>
      <w:proofErr w:type="spellEnd"/>
      <w:r>
        <w:t xml:space="preserve"> </w:t>
      </w:r>
      <w:proofErr w:type="spellStart"/>
      <w:r>
        <w:t>i</w:t>
      </w:r>
      <w:proofErr w:type="spellEnd"/>
      <w:r>
        <w:t xml:space="preserve"> = 0;</w:t>
      </w:r>
    </w:p>
    <w:p w:rsidR="00622228" w:rsidRDefault="00E31278">
      <w:pPr>
        <w:pStyle w:val="Code"/>
      </w:pPr>
      <w:r>
        <w:t xml:space="preserve">  __</w:t>
      </w:r>
      <w:proofErr w:type="spellStart"/>
      <w:r>
        <w:t>declspec</w:t>
      </w:r>
      <w:proofErr w:type="spellEnd"/>
      <w:r>
        <w:t>(</w:t>
      </w:r>
      <w:r>
        <w:rPr>
          <w:b/>
          <w:bCs/>
        </w:rPr>
        <w:t>align</w:t>
      </w:r>
      <w:r>
        <w:t>(16)) unsigned short res;</w:t>
      </w:r>
    </w:p>
    <w:p w:rsidR="00622228" w:rsidRDefault="00E31278">
      <w:pPr>
        <w:pStyle w:val="Code"/>
      </w:pPr>
      <w:r>
        <w:t xml:space="preserve">  // Does search 16 elements at a time</w:t>
      </w:r>
    </w:p>
    <w:p w:rsidR="00622228" w:rsidRDefault="00E31278">
      <w:pPr>
        <w:pStyle w:val="Code"/>
      </w:pPr>
      <w:r>
        <w:t xml:space="preserve">  for (</w:t>
      </w:r>
      <w:proofErr w:type="spellStart"/>
      <w:r>
        <w:t>i</w:t>
      </w:r>
      <w:proofErr w:type="spellEnd"/>
      <w:r>
        <w:t xml:space="preserve"> = 0; </w:t>
      </w:r>
      <w:proofErr w:type="spellStart"/>
      <w:r>
        <w:t>i</w:t>
      </w:r>
      <w:proofErr w:type="spellEnd"/>
      <w:r>
        <w:t xml:space="preserve"> &lt;= </w:t>
      </w:r>
      <w:proofErr w:type="spellStart"/>
      <w:r>
        <w:t>len</w:t>
      </w:r>
      <w:proofErr w:type="spellEnd"/>
      <w:r>
        <w:t xml:space="preserve">; </w:t>
      </w:r>
      <w:proofErr w:type="spellStart"/>
      <w:r>
        <w:t>i</w:t>
      </w:r>
      <w:proofErr w:type="spellEnd"/>
      <w:r>
        <w:t xml:space="preserve"> += 16) {</w:t>
      </w:r>
    </w:p>
    <w:p w:rsidR="00622228" w:rsidRDefault="00E31278">
      <w:pPr>
        <w:pStyle w:val="Code"/>
      </w:pPr>
      <w:r>
        <w:t xml:space="preserve">    // </w:t>
      </w:r>
    </w:p>
    <w:p w:rsidR="00622228" w:rsidRDefault="00E31278">
      <w:pPr>
        <w:pStyle w:val="Code"/>
      </w:pPr>
      <w:r>
        <w:t xml:space="preserve">    const __m128i* in0ptr = (__m128i*)&amp;</w:t>
      </w:r>
      <w:proofErr w:type="spellStart"/>
      <w:r>
        <w:t>intvector</w:t>
      </w:r>
      <w:proofErr w:type="spellEnd"/>
      <w:r>
        <w:t>[</w:t>
      </w:r>
      <w:proofErr w:type="spellStart"/>
      <w:r>
        <w:t>i</w:t>
      </w:r>
      <w:proofErr w:type="spellEnd"/>
      <w:r>
        <w:t xml:space="preserve">    ];</w:t>
      </w:r>
    </w:p>
    <w:p w:rsidR="00622228" w:rsidRDefault="00E31278">
      <w:pPr>
        <w:pStyle w:val="Code"/>
      </w:pPr>
      <w:r>
        <w:t xml:space="preserve">    const __m128i* in1ptr = (__m128i*)&amp;</w:t>
      </w:r>
      <w:proofErr w:type="spellStart"/>
      <w:r>
        <w:t>intvector</w:t>
      </w:r>
      <w:proofErr w:type="spellEnd"/>
      <w:r>
        <w:t>[</w:t>
      </w:r>
      <w:proofErr w:type="spellStart"/>
      <w:r>
        <w:t>i</w:t>
      </w:r>
      <w:proofErr w:type="spellEnd"/>
      <w:r>
        <w:t xml:space="preserve"> + 4];</w:t>
      </w:r>
    </w:p>
    <w:p w:rsidR="00622228" w:rsidRDefault="00E31278">
      <w:pPr>
        <w:pStyle w:val="Code"/>
      </w:pPr>
      <w:r>
        <w:t xml:space="preserve">    const __m128i* in2ptr = (__m128i*)&amp;</w:t>
      </w:r>
      <w:proofErr w:type="spellStart"/>
      <w:r>
        <w:t>intvector</w:t>
      </w:r>
      <w:proofErr w:type="spellEnd"/>
      <w:r>
        <w:t>[</w:t>
      </w:r>
      <w:proofErr w:type="spellStart"/>
      <w:r>
        <w:t>i</w:t>
      </w:r>
      <w:proofErr w:type="spellEnd"/>
      <w:r>
        <w:t xml:space="preserve"> + 8];</w:t>
      </w:r>
    </w:p>
    <w:p w:rsidR="00622228" w:rsidRDefault="00E31278">
      <w:pPr>
        <w:pStyle w:val="Code"/>
      </w:pPr>
      <w:r>
        <w:t xml:space="preserve">    const __m128i* in3ptr = (__m128i*)&amp;</w:t>
      </w:r>
      <w:proofErr w:type="spellStart"/>
      <w:r>
        <w:t>intvector</w:t>
      </w:r>
      <w:proofErr w:type="spellEnd"/>
      <w:r>
        <w:t>[</w:t>
      </w:r>
      <w:proofErr w:type="spellStart"/>
      <w:r>
        <w:t>i</w:t>
      </w:r>
      <w:proofErr w:type="spellEnd"/>
      <w:r>
        <w:t xml:space="preserve"> + 12];</w:t>
      </w:r>
    </w:p>
    <w:p w:rsidR="00622228" w:rsidRDefault="00E31278">
      <w:pPr>
        <w:pStyle w:val="Code"/>
      </w:pPr>
      <w:r>
        <w:t xml:space="preserve">    __m128i in0 = _mm_load_si128(in0ptr);</w:t>
      </w:r>
    </w:p>
    <w:p w:rsidR="00622228" w:rsidRDefault="00E31278">
      <w:pPr>
        <w:pStyle w:val="Code"/>
      </w:pPr>
      <w:r>
        <w:t xml:space="preserve">    __m128i in1 = _mm_load_si128(in1ptr);</w:t>
      </w:r>
    </w:p>
    <w:p w:rsidR="00622228" w:rsidRDefault="00E31278">
      <w:pPr>
        <w:pStyle w:val="Code"/>
      </w:pPr>
      <w:r>
        <w:t xml:space="preserve">    __m128i in2 = _mm_load_si128(in2ptr);</w:t>
      </w:r>
    </w:p>
    <w:p w:rsidR="00622228" w:rsidRDefault="00E31278">
      <w:pPr>
        <w:pStyle w:val="Code"/>
      </w:pPr>
      <w:r>
        <w:t xml:space="preserve">    __m128i in3 = _mm_load_si128(in3ptr);</w:t>
      </w:r>
    </w:p>
    <w:p w:rsidR="00622228" w:rsidRDefault="00E31278">
      <w:pPr>
        <w:pStyle w:val="Code"/>
      </w:pPr>
      <w:r>
        <w:t xml:space="preserve">    __m128i cmp0 = _mm_cmpgt_epi32(key4, in0);</w:t>
      </w:r>
    </w:p>
    <w:p w:rsidR="00622228" w:rsidRDefault="00E31278">
      <w:pPr>
        <w:pStyle w:val="Code"/>
      </w:pPr>
      <w:r>
        <w:t xml:space="preserve">    __m128i cmp1 = _mm_cmpgt_epi32(key4, in1);</w:t>
      </w:r>
    </w:p>
    <w:p w:rsidR="00622228" w:rsidRDefault="00E31278">
      <w:pPr>
        <w:pStyle w:val="Code"/>
      </w:pPr>
      <w:r>
        <w:t xml:space="preserve">    __m128i cmp2 = _mm_cmpgt_epi32(key4, in2);</w:t>
      </w:r>
    </w:p>
    <w:p w:rsidR="00622228" w:rsidRDefault="00E31278">
      <w:pPr>
        <w:pStyle w:val="Code"/>
      </w:pPr>
      <w:r>
        <w:t xml:space="preserve">    __m128i cmp3 = _mm_cmpgt_epi32(key4, in3);</w:t>
      </w:r>
    </w:p>
    <w:p w:rsidR="00622228" w:rsidRDefault="00E31278">
      <w:pPr>
        <w:pStyle w:val="Code"/>
      </w:pPr>
      <w:r>
        <w:t xml:space="preserve">    __m128i pack01 = _mm_packs_epi32(cmp0, cmp1);</w:t>
      </w:r>
    </w:p>
    <w:p w:rsidR="00622228" w:rsidRDefault="00E31278">
      <w:pPr>
        <w:pStyle w:val="Code"/>
      </w:pPr>
      <w:r>
        <w:t xml:space="preserve">    __m128i pack23 = _mm_packs_epi32(cmp2, cmp3);</w:t>
      </w:r>
    </w:p>
    <w:p w:rsidR="00622228" w:rsidRDefault="00E31278">
      <w:pPr>
        <w:pStyle w:val="Code"/>
      </w:pPr>
      <w:r>
        <w:t xml:space="preserve">    __m128i pack0123 = _mm_packs_epi16(pack01, pack23);</w:t>
      </w:r>
    </w:p>
    <w:p w:rsidR="00622228" w:rsidRDefault="00E31278">
      <w:pPr>
        <w:pStyle w:val="Code"/>
      </w:pPr>
      <w:r>
        <w:t xml:space="preserve">    // Result is saved as a mask (fits more comparisons)</w:t>
      </w:r>
    </w:p>
    <w:p w:rsidR="00622228" w:rsidRDefault="00E31278">
      <w:pPr>
        <w:pStyle w:val="Code"/>
      </w:pPr>
      <w:r>
        <w:t xml:space="preserve">    res = _mm_movemask_epi8(pack0123);</w:t>
      </w:r>
    </w:p>
    <w:p w:rsidR="00622228" w:rsidRDefault="00E31278">
      <w:pPr>
        <w:pStyle w:val="Code"/>
      </w:pPr>
      <w:r>
        <w:t xml:space="preserve">    if (res != 0xffff)</w:t>
      </w:r>
    </w:p>
    <w:p w:rsidR="00622228" w:rsidRDefault="00E31278">
      <w:pPr>
        <w:pStyle w:val="Code"/>
      </w:pPr>
      <w:r>
        <w:t xml:space="preserve">      break;</w:t>
      </w:r>
    </w:p>
    <w:p w:rsidR="00622228" w:rsidRDefault="00E31278">
      <w:pPr>
        <w:pStyle w:val="Code"/>
      </w:pPr>
      <w:r>
        <w:t xml:space="preserve">  }</w:t>
      </w:r>
    </w:p>
    <w:p w:rsidR="00622228" w:rsidRDefault="00E31278">
      <w:pPr>
        <w:pStyle w:val="Code"/>
      </w:pPr>
      <w:r>
        <w:t xml:space="preserve">  </w:t>
      </w:r>
      <w:proofErr w:type="spellStart"/>
      <w:r>
        <w:t>int</w:t>
      </w:r>
      <w:proofErr w:type="spellEnd"/>
      <w:r>
        <w:t xml:space="preserve"> count = 0;</w:t>
      </w:r>
    </w:p>
    <w:p w:rsidR="00622228" w:rsidRDefault="00E31278">
      <w:pPr>
        <w:pStyle w:val="Code"/>
      </w:pPr>
      <w:r>
        <w:t xml:space="preserve">  // To find position scans the bits of the resulting mask</w:t>
      </w:r>
    </w:p>
    <w:p w:rsidR="00622228" w:rsidRDefault="00E31278">
      <w:pPr>
        <w:pStyle w:val="Code"/>
      </w:pPr>
      <w:r>
        <w:t xml:space="preserve">  if (res) {</w:t>
      </w:r>
    </w:p>
    <w:p w:rsidR="00622228" w:rsidRDefault="00E31278">
      <w:pPr>
        <w:pStyle w:val="Code"/>
      </w:pPr>
      <w:r>
        <w:t xml:space="preserve">    unsigned long </w:t>
      </w:r>
      <w:proofErr w:type="spellStart"/>
      <w:r>
        <w:t>rb</w:t>
      </w:r>
      <w:proofErr w:type="spellEnd"/>
      <w:r>
        <w:t xml:space="preserve"> = 0;</w:t>
      </w:r>
    </w:p>
    <w:p w:rsidR="00622228" w:rsidRDefault="00E31278">
      <w:pPr>
        <w:pStyle w:val="Code"/>
      </w:pPr>
      <w:r>
        <w:t xml:space="preserve">    _</w:t>
      </w:r>
      <w:proofErr w:type="spellStart"/>
      <w:r>
        <w:t>BitScanForward</w:t>
      </w:r>
      <w:proofErr w:type="spellEnd"/>
      <w:r>
        <w:t>(&amp;</w:t>
      </w:r>
      <w:proofErr w:type="spellStart"/>
      <w:r>
        <w:t>rb</w:t>
      </w:r>
      <w:proofErr w:type="spellEnd"/>
      <w:r>
        <w:t>, (unsigned long)~res);</w:t>
      </w:r>
    </w:p>
    <w:p w:rsidR="00622228" w:rsidRDefault="00E31278">
      <w:pPr>
        <w:pStyle w:val="Code"/>
      </w:pPr>
      <w:r>
        <w:t xml:space="preserve">    count = </w:t>
      </w:r>
      <w:proofErr w:type="spellStart"/>
      <w:r>
        <w:t>rb</w:t>
      </w:r>
      <w:proofErr w:type="spellEnd"/>
      <w:r>
        <w:t>;</w:t>
      </w:r>
    </w:p>
    <w:p w:rsidR="00622228" w:rsidRDefault="00E31278">
      <w:pPr>
        <w:pStyle w:val="Code"/>
      </w:pPr>
      <w:r>
        <w:t xml:space="preserve">  }</w:t>
      </w:r>
    </w:p>
    <w:p w:rsidR="00622228" w:rsidRDefault="00E31278">
      <w:pPr>
        <w:pStyle w:val="Code"/>
      </w:pPr>
      <w:r>
        <w:t xml:space="preserve">  return </w:t>
      </w:r>
      <w:proofErr w:type="spellStart"/>
      <w:r>
        <w:t>i</w:t>
      </w:r>
      <w:proofErr w:type="spellEnd"/>
      <w:r>
        <w:t xml:space="preserve"> + count;</w:t>
      </w:r>
    </w:p>
    <w:p w:rsidR="00622228" w:rsidRDefault="00622228">
      <w:pPr>
        <w:widowControl/>
        <w:autoSpaceDE w:val="0"/>
        <w:autoSpaceDN w:val="0"/>
        <w:adjustRightInd w:val="0"/>
        <w:ind w:firstLine="567"/>
        <w:jc w:val="both"/>
        <w:rPr>
          <w:rFonts w:cs="Arial"/>
          <w:lang w:val="en-US"/>
        </w:rPr>
      </w:pPr>
    </w:p>
    <w:p w:rsidR="00622228" w:rsidRDefault="00622228">
      <w:pPr>
        <w:widowControl/>
        <w:autoSpaceDE w:val="0"/>
        <w:autoSpaceDN w:val="0"/>
        <w:adjustRightInd w:val="0"/>
        <w:ind w:firstLine="567"/>
        <w:jc w:val="both"/>
        <w:rPr>
          <w:rFonts w:cs="Arial"/>
          <w:lang w:val="en-US"/>
        </w:rPr>
      </w:pPr>
    </w:p>
    <w:p w:rsidR="00622228" w:rsidRDefault="00622228">
      <w:pPr>
        <w:widowControl/>
        <w:autoSpaceDE w:val="0"/>
        <w:autoSpaceDN w:val="0"/>
        <w:adjustRightInd w:val="0"/>
        <w:ind w:firstLine="567"/>
        <w:jc w:val="both"/>
        <w:rPr>
          <w:rFonts w:cs="Arial"/>
          <w:lang w:val="en-US"/>
        </w:rPr>
      </w:pPr>
    </w:p>
    <w:p w:rsidR="00622228" w:rsidRDefault="00622228">
      <w:pPr>
        <w:widowControl/>
        <w:autoSpaceDE w:val="0"/>
        <w:autoSpaceDN w:val="0"/>
        <w:adjustRightInd w:val="0"/>
        <w:ind w:firstLine="567"/>
        <w:jc w:val="both"/>
        <w:rPr>
          <w:rFonts w:cs="Arial"/>
          <w:lang w:val="en-US"/>
        </w:rPr>
      </w:pPr>
    </w:p>
    <w:p w:rsidR="00622228" w:rsidRDefault="00622228">
      <w:pPr>
        <w:widowControl/>
        <w:autoSpaceDE w:val="0"/>
        <w:autoSpaceDN w:val="0"/>
        <w:adjustRightInd w:val="0"/>
        <w:ind w:firstLine="567"/>
        <w:jc w:val="both"/>
        <w:rPr>
          <w:rFonts w:cs="Arial"/>
          <w:lang w:val="en-US"/>
        </w:rPr>
      </w:pPr>
    </w:p>
    <w:p w:rsidR="00622228" w:rsidRDefault="00622228">
      <w:pPr>
        <w:widowControl/>
        <w:autoSpaceDE w:val="0"/>
        <w:autoSpaceDN w:val="0"/>
        <w:adjustRightInd w:val="0"/>
        <w:ind w:firstLine="567"/>
        <w:jc w:val="both"/>
        <w:rPr>
          <w:rFonts w:cs="Arial"/>
          <w:lang w:val="en-US"/>
        </w:rPr>
      </w:pPr>
    </w:p>
    <w:p w:rsidR="00622228" w:rsidRDefault="00622228">
      <w:pPr>
        <w:widowControl/>
        <w:autoSpaceDE w:val="0"/>
        <w:autoSpaceDN w:val="0"/>
        <w:adjustRightInd w:val="0"/>
        <w:ind w:firstLine="567"/>
        <w:jc w:val="both"/>
        <w:rPr>
          <w:rFonts w:cs="Arial"/>
          <w:lang w:val="en-US"/>
        </w:rPr>
      </w:pPr>
    </w:p>
    <w:p w:rsidR="00622228" w:rsidRDefault="00622228">
      <w:pPr>
        <w:widowControl/>
        <w:autoSpaceDE w:val="0"/>
        <w:autoSpaceDN w:val="0"/>
        <w:adjustRightInd w:val="0"/>
        <w:ind w:firstLine="567"/>
        <w:jc w:val="both"/>
        <w:rPr>
          <w:rFonts w:cs="Arial"/>
          <w:lang w:val="en-US"/>
        </w:rPr>
      </w:pPr>
    </w:p>
    <w:p w:rsidR="00622228" w:rsidRDefault="00622228">
      <w:pPr>
        <w:widowControl/>
        <w:autoSpaceDE w:val="0"/>
        <w:autoSpaceDN w:val="0"/>
        <w:adjustRightInd w:val="0"/>
        <w:ind w:firstLine="567"/>
        <w:jc w:val="both"/>
        <w:rPr>
          <w:rFonts w:cs="Arial"/>
          <w:lang w:val="en-US"/>
        </w:rPr>
      </w:pPr>
    </w:p>
    <w:p w:rsidR="00622228" w:rsidRDefault="00622228">
      <w:pPr>
        <w:widowControl/>
        <w:autoSpaceDE w:val="0"/>
        <w:autoSpaceDN w:val="0"/>
        <w:adjustRightInd w:val="0"/>
        <w:ind w:firstLine="567"/>
        <w:jc w:val="both"/>
        <w:rPr>
          <w:rFonts w:cs="Arial"/>
          <w:lang w:val="en-US"/>
        </w:rPr>
      </w:pPr>
    </w:p>
    <w:p w:rsidR="00622228" w:rsidRDefault="00622228">
      <w:pPr>
        <w:widowControl/>
        <w:autoSpaceDE w:val="0"/>
        <w:autoSpaceDN w:val="0"/>
        <w:adjustRightInd w:val="0"/>
        <w:ind w:firstLine="567"/>
        <w:jc w:val="both"/>
        <w:rPr>
          <w:rFonts w:cs="Arial"/>
          <w:lang w:val="en-US"/>
        </w:rPr>
      </w:pPr>
    </w:p>
    <w:p w:rsidR="00622228" w:rsidRDefault="00622228">
      <w:pPr>
        <w:widowControl/>
        <w:autoSpaceDE w:val="0"/>
        <w:autoSpaceDN w:val="0"/>
        <w:adjustRightInd w:val="0"/>
        <w:ind w:firstLine="567"/>
        <w:jc w:val="both"/>
        <w:rPr>
          <w:rFonts w:cs="Arial"/>
          <w:lang w:val="en-US"/>
        </w:rPr>
      </w:pPr>
    </w:p>
    <w:p w:rsidR="00622228" w:rsidRDefault="00622228">
      <w:pPr>
        <w:widowControl/>
        <w:autoSpaceDE w:val="0"/>
        <w:autoSpaceDN w:val="0"/>
        <w:adjustRightInd w:val="0"/>
        <w:ind w:firstLine="567"/>
        <w:jc w:val="both"/>
        <w:rPr>
          <w:rFonts w:cs="Arial"/>
          <w:lang w:val="en-US"/>
        </w:rPr>
      </w:pPr>
    </w:p>
    <w:p w:rsidR="00622228" w:rsidRDefault="00622228">
      <w:pPr>
        <w:widowControl/>
        <w:autoSpaceDE w:val="0"/>
        <w:autoSpaceDN w:val="0"/>
        <w:adjustRightInd w:val="0"/>
        <w:ind w:firstLine="567"/>
        <w:jc w:val="both"/>
        <w:rPr>
          <w:rFonts w:cs="Arial"/>
          <w:lang w:val="en-US"/>
        </w:rPr>
      </w:pPr>
    </w:p>
    <w:p w:rsidR="00622228" w:rsidRDefault="00622228">
      <w:pPr>
        <w:widowControl/>
        <w:autoSpaceDE w:val="0"/>
        <w:autoSpaceDN w:val="0"/>
        <w:adjustRightInd w:val="0"/>
        <w:ind w:firstLine="567"/>
        <w:jc w:val="both"/>
        <w:rPr>
          <w:rFonts w:cs="Arial"/>
          <w:lang w:val="en-US"/>
        </w:rPr>
      </w:pPr>
    </w:p>
    <w:p w:rsidR="00622228" w:rsidRDefault="00622228">
      <w:pPr>
        <w:widowControl/>
        <w:autoSpaceDE w:val="0"/>
        <w:autoSpaceDN w:val="0"/>
        <w:adjustRightInd w:val="0"/>
        <w:ind w:firstLine="567"/>
        <w:jc w:val="both"/>
        <w:rPr>
          <w:rFonts w:cs="Arial"/>
          <w:lang w:val="en-US"/>
        </w:rPr>
      </w:pPr>
    </w:p>
    <w:p w:rsidR="00622228" w:rsidRDefault="00622228">
      <w:pPr>
        <w:widowControl/>
        <w:autoSpaceDE w:val="0"/>
        <w:autoSpaceDN w:val="0"/>
        <w:adjustRightInd w:val="0"/>
        <w:ind w:firstLine="567"/>
        <w:jc w:val="both"/>
        <w:rPr>
          <w:rFonts w:cs="Arial"/>
          <w:lang w:val="en-US"/>
        </w:rPr>
      </w:pPr>
    </w:p>
    <w:p w:rsidR="00622228" w:rsidRDefault="00622228">
      <w:pPr>
        <w:widowControl/>
        <w:autoSpaceDE w:val="0"/>
        <w:autoSpaceDN w:val="0"/>
        <w:adjustRightInd w:val="0"/>
        <w:ind w:firstLine="567"/>
        <w:jc w:val="both"/>
        <w:rPr>
          <w:rFonts w:cs="Arial"/>
          <w:lang w:val="en-US"/>
        </w:rPr>
      </w:pPr>
    </w:p>
    <w:p w:rsidR="00622228" w:rsidRDefault="00622228">
      <w:pPr>
        <w:widowControl/>
        <w:autoSpaceDE w:val="0"/>
        <w:autoSpaceDN w:val="0"/>
        <w:adjustRightInd w:val="0"/>
        <w:ind w:firstLine="567"/>
        <w:jc w:val="both"/>
        <w:rPr>
          <w:rFonts w:cs="Arial"/>
          <w:lang w:val="en-US"/>
        </w:rPr>
      </w:pPr>
    </w:p>
    <w:p w:rsidR="00622228" w:rsidRDefault="00E31278">
      <w:pPr>
        <w:pStyle w:val="Ttulodecaptulo"/>
      </w:pPr>
      <w:r>
        <w:t>Implementation of The Finite Element Method</w:t>
      </w:r>
    </w:p>
    <w:p w:rsidR="00622228" w:rsidRDefault="00E31278">
      <w:pPr>
        <w:pStyle w:val="Ttulodeseessecundrias"/>
      </w:pPr>
      <w:r>
        <w:t xml:space="preserve">Determining the </w:t>
      </w:r>
      <w:commentRangeStart w:id="126"/>
      <w:r>
        <w:t xml:space="preserve">Global </w:t>
      </w:r>
      <w:commentRangeEnd w:id="126"/>
      <w:r w:rsidR="0044320E">
        <w:rPr>
          <w:rStyle w:val="Refdecomentrio"/>
          <w:b w:val="0"/>
          <w:lang w:val="es-ES"/>
        </w:rPr>
        <w:commentReference w:id="126"/>
      </w:r>
      <w:r>
        <w:t>Stiffness Matrix</w:t>
      </w:r>
    </w:p>
    <w:p w:rsidR="00622228" w:rsidRDefault="00E31278">
      <w:pPr>
        <w:ind w:firstLine="567"/>
        <w:jc w:val="both"/>
        <w:rPr>
          <w:rFonts w:cs="Arial"/>
          <w:sz w:val="22"/>
          <w:szCs w:val="22"/>
          <w:lang w:val="en-US"/>
        </w:rPr>
      </w:pPr>
      <w:r>
        <w:rPr>
          <w:rFonts w:cs="Arial"/>
          <w:sz w:val="22"/>
          <w:szCs w:val="22"/>
          <w:lang w:val="en-US"/>
        </w:rPr>
        <w:t xml:space="preserve">Determining the stiffness matrix is one of the main steps in performing analysis by the finite element method. </w:t>
      </w:r>
      <w:commentRangeStart w:id="127"/>
      <w:r>
        <w:rPr>
          <w:rFonts w:cs="Arial"/>
          <w:sz w:val="22"/>
          <w:szCs w:val="22"/>
          <w:lang w:val="en-US"/>
        </w:rPr>
        <w:t xml:space="preserve">Our </w:t>
      </w:r>
      <w:commentRangeEnd w:id="127"/>
      <w:r w:rsidR="00335DB6">
        <w:rPr>
          <w:rStyle w:val="Refdecomentrio"/>
        </w:rPr>
        <w:commentReference w:id="127"/>
      </w:r>
      <w:r>
        <w:rPr>
          <w:rFonts w:cs="Arial"/>
          <w:sz w:val="22"/>
          <w:szCs w:val="22"/>
          <w:lang w:val="en-US"/>
        </w:rPr>
        <w:t xml:space="preserve">version utilizes </w:t>
      </w:r>
      <w:proofErr w:type="spellStart"/>
      <w:r>
        <w:rPr>
          <w:rFonts w:cs="Arial"/>
          <w:sz w:val="22"/>
          <w:szCs w:val="22"/>
          <w:lang w:val="en-US"/>
        </w:rPr>
        <w:t>isoparametric</w:t>
      </w:r>
      <w:proofErr w:type="spellEnd"/>
      <w:r>
        <w:rPr>
          <w:rFonts w:cs="Arial"/>
          <w:sz w:val="22"/>
          <w:szCs w:val="22"/>
          <w:lang w:val="en-US"/>
        </w:rPr>
        <w:t xml:space="preserve"> finite elements, </w:t>
      </w:r>
      <w:commentRangeStart w:id="128"/>
      <w:r>
        <w:rPr>
          <w:rFonts w:cs="Arial"/>
          <w:sz w:val="22"/>
          <w:szCs w:val="22"/>
          <w:lang w:val="en-US"/>
        </w:rPr>
        <w:t xml:space="preserve">the most effective method for most practical analyses </w:t>
      </w:r>
      <w:commentRangeEnd w:id="128"/>
      <w:r w:rsidR="00FA289D">
        <w:rPr>
          <w:rStyle w:val="Refdecomentrio"/>
        </w:rPr>
        <w:commentReference w:id="128"/>
      </w:r>
      <w:r>
        <w:rPr>
          <w:rFonts w:cs="Arial"/>
          <w:sz w:val="22"/>
          <w:szCs w:val="22"/>
          <w:lang w:val="en-US"/>
        </w:rPr>
        <w:t xml:space="preserve">[bathe]. The global stiffness matrix is </w:t>
      </w:r>
      <w:commentRangeStart w:id="129"/>
      <w:r>
        <w:rPr>
          <w:rFonts w:cs="Arial"/>
          <w:sz w:val="22"/>
          <w:szCs w:val="22"/>
          <w:lang w:val="en-US"/>
        </w:rPr>
        <w:t xml:space="preserve">utilized </w:t>
      </w:r>
      <w:commentRangeEnd w:id="129"/>
      <w:r w:rsidR="00272F2B">
        <w:rPr>
          <w:rStyle w:val="Refdecomentrio"/>
        </w:rPr>
        <w:commentReference w:id="129"/>
      </w:r>
      <w:r>
        <w:rPr>
          <w:rFonts w:cs="Arial"/>
          <w:sz w:val="22"/>
          <w:szCs w:val="22"/>
          <w:lang w:val="en-US"/>
        </w:rPr>
        <w:t>to solve the matrix equation:</w:t>
      </w:r>
    </w:p>
    <w:p w:rsidR="00622228" w:rsidRDefault="00622228">
      <w:pPr>
        <w:ind w:firstLine="567"/>
        <w:jc w:val="both"/>
        <w:rPr>
          <w:rFonts w:cs="Arial"/>
          <w:b/>
          <w:lang w:val="en-US"/>
        </w:rPr>
      </w:pPr>
    </w:p>
    <w:p w:rsidR="00622228" w:rsidRDefault="00E31278">
      <w:pPr>
        <w:pStyle w:val="Texto"/>
        <w:rPr>
          <w:b/>
        </w:rPr>
      </w:pPr>
      <w:r>
        <w:t xml:space="preserve">with which </w:t>
      </w:r>
      <w:commentRangeStart w:id="130"/>
      <w:r>
        <w:t xml:space="preserve">we </w:t>
      </w:r>
      <w:commentRangeEnd w:id="130"/>
      <w:r w:rsidR="00272F2B">
        <w:rPr>
          <w:rStyle w:val="Refdecomentrio"/>
          <w:rFonts w:cs="Times New Roman"/>
          <w:lang w:val="es-ES"/>
        </w:rPr>
        <w:commentReference w:id="130"/>
      </w:r>
      <w:r>
        <w:t xml:space="preserve">can then insert boundary conditions to solve for the </w:t>
      </w:r>
      <w:commentRangeStart w:id="131"/>
      <w:r>
        <w:t>displacements</w:t>
      </w:r>
      <w:commentRangeEnd w:id="131"/>
      <w:r w:rsidR="00E4133D">
        <w:rPr>
          <w:rStyle w:val="Refdecomentrio"/>
          <w:rFonts w:cs="Times New Roman"/>
          <w:lang w:val="es-ES"/>
        </w:rPr>
        <w:commentReference w:id="131"/>
      </w:r>
      <w:r>
        <w:t xml:space="preserve">. To first determine the </w:t>
      </w:r>
      <w:r w:rsidRPr="0044320E">
        <w:rPr>
          <w:highlight w:val="yellow"/>
          <w:rPrChange w:id="132" w:author="Tecgraf" w:date="2013-02-17T16:48:00Z">
            <w:rPr/>
          </w:rPrChange>
        </w:rPr>
        <w:t>global</w:t>
      </w:r>
      <w:r>
        <w:t xml:space="preserve"> stiffness matrix, we first determine the </w:t>
      </w:r>
      <w:r w:rsidRPr="0044320E">
        <w:rPr>
          <w:highlight w:val="yellow"/>
          <w:rPrChange w:id="133" w:author="Tecgraf" w:date="2013-02-17T16:48:00Z">
            <w:rPr/>
          </w:rPrChange>
        </w:rPr>
        <w:t>local</w:t>
      </w:r>
      <w:r>
        <w:t xml:space="preserve"> stiffness matrices of each element in the model and then assemble to a </w:t>
      </w:r>
      <w:r w:rsidRPr="0044320E">
        <w:rPr>
          <w:highlight w:val="yellow"/>
          <w:rPrChange w:id="134" w:author="Tecgraf" w:date="2013-02-17T16:50:00Z">
            <w:rPr/>
          </w:rPrChange>
        </w:rPr>
        <w:t>global</w:t>
      </w:r>
      <w:r>
        <w:t xml:space="preserve"> stiffness matrix which represents all of the model's degrees of freedom. The element stiffness matrix can be evaluated as:</w:t>
      </w:r>
    </w:p>
    <w:p w:rsidR="00622228" w:rsidRDefault="00622228">
      <w:pPr>
        <w:ind w:firstLine="567"/>
        <w:jc w:val="both"/>
        <w:rPr>
          <w:rFonts w:cs="Arial"/>
          <w:lang w:val="en-US"/>
        </w:rPr>
      </w:pPr>
    </w:p>
    <w:p w:rsidR="00622228" w:rsidRDefault="00E31278">
      <w:pPr>
        <w:ind w:firstLine="567"/>
        <w:jc w:val="both"/>
        <w:rPr>
          <w:rFonts w:cs="Arial"/>
          <w:sz w:val="22"/>
          <w:szCs w:val="22"/>
          <w:lang w:val="en-US"/>
        </w:rPr>
      </w:pPr>
      <w:r>
        <w:rPr>
          <w:rFonts w:cs="Arial"/>
          <w:sz w:val="22"/>
          <w:szCs w:val="22"/>
          <w:lang w:val="en-US"/>
        </w:rPr>
        <w:t xml:space="preserve">The work of calculating the integral is facilitated by using normalized coordinates, i.e. </w:t>
      </w:r>
      <w:proofErr w:type="spellStart"/>
      <w:r>
        <w:rPr>
          <w:rFonts w:cs="Arial"/>
          <w:sz w:val="22"/>
          <w:szCs w:val="22"/>
          <w:lang w:val="en-US"/>
        </w:rPr>
        <w:t>isoparametric</w:t>
      </w:r>
      <w:proofErr w:type="spellEnd"/>
      <w:r>
        <w:rPr>
          <w:rFonts w:cs="Arial"/>
          <w:sz w:val="22"/>
          <w:szCs w:val="22"/>
          <w:lang w:val="en-US"/>
        </w:rPr>
        <w:t xml:space="preserve"> elements, because when we perform a Gaussian numerical integration, we are always integrating in the same domain. To transform from natural coordinates to the </w:t>
      </w:r>
      <w:commentRangeStart w:id="135"/>
      <w:r>
        <w:rPr>
          <w:rFonts w:cs="Arial"/>
          <w:sz w:val="22"/>
          <w:szCs w:val="22"/>
          <w:lang w:val="en-US"/>
        </w:rPr>
        <w:t xml:space="preserve">general </w:t>
      </w:r>
      <w:commentRangeEnd w:id="135"/>
      <w:r w:rsidR="00533E7C">
        <w:rPr>
          <w:rStyle w:val="Refdecomentrio"/>
        </w:rPr>
        <w:commentReference w:id="135"/>
      </w:r>
      <w:r>
        <w:rPr>
          <w:rFonts w:cs="Arial"/>
          <w:sz w:val="22"/>
          <w:szCs w:val="22"/>
          <w:lang w:val="en-US"/>
        </w:rPr>
        <w:t xml:space="preserve">coordinate system, </w:t>
      </w:r>
      <w:commentRangeStart w:id="136"/>
      <w:r>
        <w:rPr>
          <w:rFonts w:cs="Arial"/>
          <w:sz w:val="22"/>
          <w:szCs w:val="22"/>
          <w:lang w:val="en-US"/>
        </w:rPr>
        <w:t xml:space="preserve">me </w:t>
      </w:r>
      <w:commentRangeEnd w:id="136"/>
      <w:r w:rsidR="001E2C4F">
        <w:rPr>
          <w:rStyle w:val="Refdecomentrio"/>
        </w:rPr>
        <w:commentReference w:id="136"/>
      </w:r>
      <w:r>
        <w:rPr>
          <w:rFonts w:cs="Arial"/>
          <w:sz w:val="22"/>
          <w:szCs w:val="22"/>
          <w:lang w:val="en-US"/>
        </w:rPr>
        <w:t>must calculate:</w:t>
      </w:r>
    </w:p>
    <w:p w:rsidR="00622228" w:rsidRDefault="00622228">
      <w:pPr>
        <w:ind w:firstLine="567"/>
        <w:jc w:val="both"/>
        <w:rPr>
          <w:rFonts w:cs="Arial"/>
          <w:lang w:val="en-US"/>
        </w:rPr>
      </w:pPr>
    </w:p>
    <w:p w:rsidR="00622228" w:rsidRDefault="00E31278">
      <w:pPr>
        <w:ind w:firstLine="567"/>
        <w:jc w:val="both"/>
        <w:rPr>
          <w:rFonts w:cs="Arial"/>
          <w:sz w:val="22"/>
          <w:szCs w:val="22"/>
          <w:lang w:val="en-US"/>
        </w:rPr>
      </w:pPr>
      <w:r>
        <w:rPr>
          <w:rFonts w:cs="Arial"/>
          <w:sz w:val="22"/>
          <w:szCs w:val="22"/>
          <w:lang w:val="en-US"/>
        </w:rPr>
        <w:t xml:space="preserve">Our corresponding </w:t>
      </w:r>
      <w:proofErr w:type="spellStart"/>
      <w:r>
        <w:rPr>
          <w:rFonts w:cs="Arial"/>
          <w:sz w:val="22"/>
          <w:szCs w:val="22"/>
          <w:lang w:val="en-US"/>
        </w:rPr>
        <w:t>pseudocode</w:t>
      </w:r>
      <w:proofErr w:type="spellEnd"/>
      <w:r>
        <w:rPr>
          <w:rFonts w:cs="Arial"/>
          <w:sz w:val="22"/>
          <w:szCs w:val="22"/>
          <w:lang w:val="en-US"/>
        </w:rPr>
        <w:t xml:space="preserve"> for the algorithm is, therefore:</w:t>
      </w:r>
    </w:p>
    <w:p w:rsidR="00622228" w:rsidRDefault="00622228">
      <w:pPr>
        <w:ind w:firstLine="567"/>
        <w:jc w:val="both"/>
        <w:rPr>
          <w:rFonts w:ascii="Courier New" w:hAnsi="Courier New" w:cs="Courier New"/>
          <w:sz w:val="16"/>
          <w:szCs w:val="16"/>
          <w:lang w:val="en-US"/>
        </w:rPr>
      </w:pPr>
    </w:p>
    <w:p w:rsidR="00622228" w:rsidRDefault="00E31278">
      <w:pPr>
        <w:pStyle w:val="Code"/>
      </w:pPr>
      <w:r>
        <w:rPr>
          <w:b/>
        </w:rPr>
        <w:t>FOR</w:t>
      </w:r>
      <w:r>
        <w:t xml:space="preserve"> element = 1 to number of elements</w:t>
      </w:r>
    </w:p>
    <w:p w:rsidR="00622228" w:rsidRDefault="00E31278">
      <w:pPr>
        <w:pStyle w:val="Code"/>
      </w:pPr>
      <w:r>
        <w:t xml:space="preserve">  </w:t>
      </w:r>
      <w:r>
        <w:rPr>
          <w:b/>
        </w:rPr>
        <w:t>STORE</w:t>
      </w:r>
      <w:r>
        <w:t xml:space="preserve"> element Coordinates from node coordinates and element connectivity matrix</w:t>
      </w:r>
    </w:p>
    <w:p w:rsidR="00622228" w:rsidRDefault="00E31278">
      <w:pPr>
        <w:pStyle w:val="Code"/>
      </w:pPr>
      <w:r>
        <w:t xml:space="preserve">  </w:t>
      </w:r>
      <w:r>
        <w:rPr>
          <w:b/>
        </w:rPr>
        <w:t>FOR</w:t>
      </w:r>
      <w:r>
        <w:t xml:space="preserve"> gauss point = 1 to number of gauss points squared if in 2D, cubed if in 3D</w:t>
      </w:r>
    </w:p>
    <w:p w:rsidR="00622228" w:rsidRDefault="00E31278">
      <w:pPr>
        <w:pStyle w:val="Code"/>
      </w:pPr>
      <w:r>
        <w:t xml:space="preserve">    </w:t>
      </w:r>
      <w:r>
        <w:rPr>
          <w:b/>
        </w:rPr>
        <w:t>STORE</w:t>
      </w:r>
      <w:r>
        <w:t xml:space="preserve"> </w:t>
      </w:r>
      <w:proofErr w:type="spellStart"/>
      <w:r>
        <w:t>r,s,t</w:t>
      </w:r>
      <w:proofErr w:type="spellEnd"/>
      <w:r>
        <w:t xml:space="preserve"> natural </w:t>
      </w:r>
      <w:commentRangeStart w:id="137"/>
      <w:r>
        <w:t xml:space="preserve">coordinate values </w:t>
      </w:r>
      <w:commentRangeEnd w:id="137"/>
      <w:r w:rsidR="00113BC7">
        <w:rPr>
          <w:rStyle w:val="Refdecomentrio"/>
          <w:rFonts w:ascii="Arial" w:hAnsi="Arial" w:cs="Times New Roman"/>
          <w:lang w:val="es-ES" w:eastAsia="en-US"/>
        </w:rPr>
        <w:commentReference w:id="137"/>
      </w:r>
      <w:r>
        <w:t>given the current gauss point</w:t>
      </w:r>
    </w:p>
    <w:p w:rsidR="00622228" w:rsidRDefault="00E31278">
      <w:pPr>
        <w:pStyle w:val="Code"/>
      </w:pPr>
      <w:r>
        <w:t xml:space="preserve">    </w:t>
      </w:r>
      <w:r>
        <w:rPr>
          <w:b/>
        </w:rPr>
        <w:t>COMPUTE</w:t>
      </w:r>
      <w:r>
        <w:t xml:space="preserve"> derivative of shape functions for current element type and </w:t>
      </w:r>
      <w:proofErr w:type="spellStart"/>
      <w:r>
        <w:t>r,s,t</w:t>
      </w:r>
      <w:proofErr w:type="spellEnd"/>
      <w:r>
        <w:t xml:space="preserve"> position</w:t>
      </w:r>
    </w:p>
    <w:p w:rsidR="00622228" w:rsidRDefault="00E31278">
      <w:pPr>
        <w:pStyle w:val="Code"/>
      </w:pPr>
      <w:r>
        <w:t xml:space="preserve">    </w:t>
      </w:r>
      <w:r>
        <w:rPr>
          <w:b/>
        </w:rPr>
        <w:t>COMPUTE</w:t>
      </w:r>
      <w:r>
        <w:t xml:space="preserve"> </w:t>
      </w:r>
      <w:proofErr w:type="spellStart"/>
      <w:r>
        <w:t>jacobian</w:t>
      </w:r>
      <w:proofErr w:type="spellEnd"/>
      <w:r>
        <w:t xml:space="preserve"> matrix given the element coordinates and derivative of shape functions</w:t>
      </w:r>
    </w:p>
    <w:p w:rsidR="00622228" w:rsidRDefault="00E31278">
      <w:pPr>
        <w:pStyle w:val="Code"/>
      </w:pPr>
      <w:r>
        <w:t xml:space="preserve">    </w:t>
      </w:r>
      <w:r>
        <w:rPr>
          <w:b/>
        </w:rPr>
        <w:t>COMPUTE</w:t>
      </w:r>
      <w:r>
        <w:t xml:space="preserve"> determinant of </w:t>
      </w:r>
      <w:proofErr w:type="spellStart"/>
      <w:r>
        <w:t>jacobian</w:t>
      </w:r>
      <w:proofErr w:type="spellEnd"/>
      <w:r>
        <w:t xml:space="preserve"> matrix</w:t>
      </w:r>
    </w:p>
    <w:p w:rsidR="00622228" w:rsidRDefault="00E31278">
      <w:pPr>
        <w:pStyle w:val="Code"/>
      </w:pPr>
      <w:r>
        <w:t xml:space="preserve">    </w:t>
      </w:r>
      <w:r>
        <w:rPr>
          <w:b/>
        </w:rPr>
        <w:t>COMPUTE</w:t>
      </w:r>
      <w:r>
        <w:t xml:space="preserve"> the inverse of the </w:t>
      </w:r>
      <w:proofErr w:type="spellStart"/>
      <w:r>
        <w:t>jacobian</w:t>
      </w:r>
      <w:proofErr w:type="spellEnd"/>
      <w:r>
        <w:t xml:space="preserve"> matrix given itself and its determinant</w:t>
      </w:r>
    </w:p>
    <w:p w:rsidR="00622228" w:rsidRDefault="00E31278">
      <w:pPr>
        <w:pStyle w:val="Code"/>
      </w:pPr>
      <w:r>
        <w:t xml:space="preserve">    </w:t>
      </w:r>
      <w:r>
        <w:rPr>
          <w:b/>
        </w:rPr>
        <w:t>COMPUTE</w:t>
      </w:r>
      <w:r>
        <w:t xml:space="preserve"> the derivative of shape function matrix in </w:t>
      </w:r>
      <w:proofErr w:type="spellStart"/>
      <w:r>
        <w:t>cartesian</w:t>
      </w:r>
      <w:proofErr w:type="spellEnd"/>
      <w:r>
        <w:t xml:space="preserve"> coordinates by multiplying the inverse of </w:t>
      </w:r>
      <w:proofErr w:type="spellStart"/>
      <w:r>
        <w:t>jacobian</w:t>
      </w:r>
      <w:proofErr w:type="spellEnd"/>
      <w:r>
        <w:t xml:space="preserve"> matrix by the derivative of shape functions in natural coordinates</w:t>
      </w:r>
    </w:p>
    <w:p w:rsidR="00622228" w:rsidRDefault="00E31278">
      <w:pPr>
        <w:pStyle w:val="Code"/>
      </w:pPr>
      <w:r>
        <w:t xml:space="preserve">    </w:t>
      </w:r>
      <w:r>
        <w:rPr>
          <w:b/>
        </w:rPr>
        <w:t>COMPUTE</w:t>
      </w:r>
      <w:r>
        <w:t xml:space="preserve"> B matrix by utilizing data in computed derived shape function matrix in natural coordinates</w:t>
      </w:r>
    </w:p>
    <w:p w:rsidR="00622228" w:rsidRDefault="00E31278">
      <w:pPr>
        <w:pStyle w:val="Code"/>
      </w:pPr>
      <w:r>
        <w:t xml:space="preserve">    </w:t>
      </w:r>
      <w:r>
        <w:rPr>
          <w:b/>
        </w:rPr>
        <w:t>COMPUTE</w:t>
      </w:r>
      <w:r>
        <w:t xml:space="preserve"> B transposed by transposing elements in B</w:t>
      </w:r>
    </w:p>
    <w:p w:rsidR="00622228" w:rsidRDefault="00E31278">
      <w:pPr>
        <w:pStyle w:val="Code"/>
      </w:pPr>
      <w:r>
        <w:t xml:space="preserve">    </w:t>
      </w:r>
      <w:r>
        <w:rPr>
          <w:b/>
        </w:rPr>
        <w:t>COMPUTE</w:t>
      </w:r>
      <w:r>
        <w:t xml:space="preserve"> </w:t>
      </w:r>
      <w:proofErr w:type="spellStart"/>
      <w:r>
        <w:t>CxB</w:t>
      </w:r>
      <w:proofErr w:type="spellEnd"/>
      <w:r>
        <w:t xml:space="preserve"> matrix by multiplying constitutive matrix C (given by constitutive model adopted) by strain-displacement transformation matrix B</w:t>
      </w:r>
    </w:p>
    <w:p w:rsidR="00622228" w:rsidRDefault="00E31278">
      <w:pPr>
        <w:pStyle w:val="Code"/>
      </w:pPr>
      <w:r>
        <w:lastRenderedPageBreak/>
        <w:t xml:space="preserve">    </w:t>
      </w:r>
      <w:commentRangeStart w:id="138"/>
      <w:r>
        <w:rPr>
          <w:b/>
        </w:rPr>
        <w:t>COMPUTE</w:t>
      </w:r>
      <w:r>
        <w:t xml:space="preserve"> </w:t>
      </w:r>
      <w:commentRangeEnd w:id="138"/>
      <w:r w:rsidR="008B0D31">
        <w:rPr>
          <w:rStyle w:val="Refdecomentrio"/>
          <w:rFonts w:ascii="Arial" w:hAnsi="Arial" w:cs="Times New Roman"/>
          <w:lang w:val="es-ES" w:eastAsia="en-US"/>
        </w:rPr>
        <w:commentReference w:id="138"/>
      </w:r>
      <w:r>
        <w:t xml:space="preserve">temporary stiffness matrix by multiplying prior result, </w:t>
      </w:r>
      <w:proofErr w:type="spellStart"/>
      <w:r>
        <w:t>CxB</w:t>
      </w:r>
      <w:proofErr w:type="spellEnd"/>
      <w:r>
        <w:t>, by B transposed</w:t>
      </w:r>
    </w:p>
    <w:p w:rsidR="00622228" w:rsidRDefault="00E31278">
      <w:pPr>
        <w:pStyle w:val="Code"/>
      </w:pPr>
      <w:r>
        <w:t xml:space="preserve">    </w:t>
      </w:r>
      <w:r>
        <w:rPr>
          <w:b/>
        </w:rPr>
        <w:t>STORE</w:t>
      </w:r>
      <w:r>
        <w:t xml:space="preserve"> in local stiffness matrix values calculating by adding the </w:t>
      </w:r>
      <w:commentRangeStart w:id="139"/>
      <w:proofErr w:type="spellStart"/>
      <w:r>
        <w:t>partical</w:t>
      </w:r>
      <w:proofErr w:type="spellEnd"/>
      <w:r>
        <w:t xml:space="preserve"> </w:t>
      </w:r>
      <w:commentRangeEnd w:id="139"/>
      <w:r w:rsidR="008B0D31">
        <w:rPr>
          <w:rStyle w:val="Refdecomentrio"/>
          <w:rFonts w:ascii="Arial" w:hAnsi="Arial" w:cs="Times New Roman"/>
          <w:lang w:val="es-ES" w:eastAsia="en-US"/>
        </w:rPr>
        <w:commentReference w:id="139"/>
      </w:r>
      <w:r>
        <w:t>results of the numerical integration</w:t>
      </w:r>
    </w:p>
    <w:p w:rsidR="00622228" w:rsidRDefault="00E31278">
      <w:pPr>
        <w:pStyle w:val="Code"/>
        <w:rPr>
          <w:b/>
        </w:rPr>
      </w:pPr>
      <w:r>
        <w:t xml:space="preserve">  </w:t>
      </w:r>
      <w:r>
        <w:rPr>
          <w:b/>
        </w:rPr>
        <w:t>END FOR</w:t>
      </w:r>
    </w:p>
    <w:p w:rsidR="00622228" w:rsidRDefault="00E31278">
      <w:pPr>
        <w:pStyle w:val="Code"/>
      </w:pPr>
      <w:r>
        <w:t xml:space="preserve">  </w:t>
      </w:r>
      <w:r>
        <w:rPr>
          <w:b/>
        </w:rPr>
        <w:t>STORE</w:t>
      </w:r>
      <w:r>
        <w:t xml:space="preserve"> in global stiffness matrix values of local stiffness matrix by assembling matrix into corresponding global degrees of freedom</w:t>
      </w:r>
    </w:p>
    <w:p w:rsidR="00622228" w:rsidRDefault="00E31278">
      <w:pPr>
        <w:pStyle w:val="Code"/>
        <w:rPr>
          <w:b/>
        </w:rPr>
      </w:pPr>
      <w:r>
        <w:rPr>
          <w:b/>
        </w:rPr>
        <w:t>END FOR</w:t>
      </w:r>
    </w:p>
    <w:p w:rsidR="00622228" w:rsidRDefault="00622228">
      <w:pPr>
        <w:pStyle w:val="Code"/>
        <w:rPr>
          <w:b/>
        </w:rPr>
      </w:pPr>
    </w:p>
    <w:p w:rsidR="00622228" w:rsidRDefault="00E31278">
      <w:pPr>
        <w:pStyle w:val="Texto"/>
      </w:pPr>
      <w:commentRangeStart w:id="140"/>
      <w:r>
        <w:t xml:space="preserve">Since the in assembly process degrees the corresponding degrees </w:t>
      </w:r>
      <w:commentRangeEnd w:id="140"/>
      <w:r w:rsidR="008F0164">
        <w:rPr>
          <w:rStyle w:val="Refdecomentrio"/>
          <w:rFonts w:cs="Times New Roman"/>
          <w:lang w:val="es-ES"/>
        </w:rPr>
        <w:commentReference w:id="140"/>
      </w:r>
      <w:r>
        <w:t xml:space="preserve">of freedom are modified more than once, to parallelize this portion it is necessary to ascertain that concurrent threads are not simultaneously accessing the same element, which could lead to a race condition and yield erroneous results, e.g. two threads read the same value, increment the value by the amount that will be assembled, and then write to the same location irrespective of the work the other thread has done. To sidestep this problem it is possible to tell the compiler through </w:t>
      </w:r>
      <w:proofErr w:type="spellStart"/>
      <w:r>
        <w:t>OpenMP</w:t>
      </w:r>
      <w:proofErr w:type="spellEnd"/>
      <w:r>
        <w:t xml:space="preserve"> directives that a certain portion of the code should not be parallelized as covered in the </w:t>
      </w:r>
      <w:proofErr w:type="spellStart"/>
      <w:r>
        <w:t>OpenMP</w:t>
      </w:r>
      <w:proofErr w:type="spellEnd"/>
      <w:r>
        <w:t xml:space="preserve"> implementation section. Another possibility that maintains parallelism would be to calculate where these race conditions would arise, i.e. where elements have corresponding degrees of freedom, and “color” these elements with different colors. Therefore, while elements of different colors must be assembled serially, elements of matching color can be assembled without need for worrying about race conditions. </w:t>
      </w:r>
      <w:r w:rsidRPr="003D1DAA">
        <w:rPr>
          <w:highlight w:val="yellow"/>
        </w:rPr>
        <w:t xml:space="preserve">Yet another option which is not covered in this text but which has been extensively </w:t>
      </w:r>
      <w:commentRangeStart w:id="141"/>
      <w:r w:rsidRPr="003D1DAA">
        <w:rPr>
          <w:highlight w:val="yellow"/>
        </w:rPr>
        <w:t xml:space="preserve">discussed </w:t>
      </w:r>
      <w:commentRangeEnd w:id="141"/>
      <w:r w:rsidR="008B4948">
        <w:rPr>
          <w:rStyle w:val="Refdecomentrio"/>
          <w:rFonts w:cs="Times New Roman"/>
          <w:lang w:val="es-ES"/>
        </w:rPr>
        <w:commentReference w:id="141"/>
      </w:r>
      <w:r w:rsidRPr="003D1DAA">
        <w:rPr>
          <w:highlight w:val="yellow"/>
        </w:rPr>
        <w:t xml:space="preserve">and which also yields good results would be to parallelize in the domain of the </w:t>
      </w:r>
      <w:proofErr w:type="spellStart"/>
      <w:r w:rsidRPr="003D1DAA">
        <w:rPr>
          <w:highlight w:val="yellow"/>
        </w:rPr>
        <w:t>nonzeros</w:t>
      </w:r>
      <w:proofErr w:type="spellEnd"/>
      <w:r w:rsidRPr="003D1DAA">
        <w:rPr>
          <w:highlight w:val="yellow"/>
        </w:rPr>
        <w:t>()</w:t>
      </w:r>
      <w:r>
        <w:t>. The different paths possible which were implemented are all shown in the following workflow graph():</w:t>
      </w:r>
    </w:p>
    <w:p w:rsidR="00622228" w:rsidRDefault="00E31278" w:rsidP="003D1DAA">
      <w:pPr>
        <w:pStyle w:val="Imagem"/>
        <w:ind w:left="-1701"/>
      </w:pPr>
      <w:commentRangeStart w:id="142"/>
      <w:r>
        <w:rPr>
          <w:noProof/>
          <w:lang w:val="pt-BR" w:eastAsia="pt-BR"/>
        </w:rPr>
        <w:lastRenderedPageBreak/>
        <w:drawing>
          <wp:inline distT="0" distB="0" distL="0" distR="0">
            <wp:extent cx="8285351" cy="6382355"/>
            <wp:effectExtent l="0" t="952500" r="0" b="933450"/>
            <wp:docPr id="103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rot="16200000">
                      <a:off x="0" y="0"/>
                      <a:ext cx="8298508" cy="6392490"/>
                    </a:xfrm>
                    <a:prstGeom prst="rect">
                      <a:avLst/>
                    </a:prstGeom>
                  </pic:spPr>
                </pic:pic>
              </a:graphicData>
            </a:graphic>
          </wp:inline>
        </w:drawing>
      </w:r>
      <w:commentRangeEnd w:id="142"/>
      <w:r w:rsidR="005C749E">
        <w:rPr>
          <w:rStyle w:val="Refdecomentrio"/>
          <w:rFonts w:cs="Times New Roman"/>
          <w:lang w:val="es-ES"/>
        </w:rPr>
        <w:commentReference w:id="142"/>
      </w:r>
    </w:p>
    <w:p w:rsidR="00622228" w:rsidRDefault="00622228">
      <w:pPr>
        <w:jc w:val="both"/>
        <w:rPr>
          <w:rFonts w:cs="Arial"/>
          <w:lang w:val="en-US"/>
        </w:rPr>
      </w:pPr>
    </w:p>
    <w:p w:rsidR="003D1DAA" w:rsidRDefault="003D1DAA">
      <w:pPr>
        <w:jc w:val="both"/>
        <w:rPr>
          <w:rFonts w:cs="Arial"/>
          <w:lang w:val="en-US"/>
        </w:rPr>
      </w:pPr>
    </w:p>
    <w:p w:rsidR="00622228" w:rsidRDefault="00E31278">
      <w:pPr>
        <w:pStyle w:val="Ttulodeseessecundrias"/>
      </w:pPr>
      <w:r>
        <w:lastRenderedPageBreak/>
        <w:t xml:space="preserve">Parallel implementation using </w:t>
      </w:r>
      <w:proofErr w:type="spellStart"/>
      <w:r>
        <w:t>OpenMP</w:t>
      </w:r>
      <w:proofErr w:type="spellEnd"/>
    </w:p>
    <w:p w:rsidR="00622228" w:rsidRDefault="00E31278">
      <w:pPr>
        <w:ind w:firstLine="567"/>
        <w:jc w:val="both"/>
        <w:rPr>
          <w:rFonts w:cs="Arial"/>
          <w:sz w:val="22"/>
          <w:szCs w:val="22"/>
          <w:lang w:val="en-US"/>
        </w:rPr>
      </w:pPr>
      <w:r>
        <w:rPr>
          <w:rFonts w:cs="Arial"/>
          <w:sz w:val="22"/>
          <w:szCs w:val="22"/>
          <w:lang w:val="en-US"/>
        </w:rPr>
        <w:t xml:space="preserve">By utilizing </w:t>
      </w:r>
      <w:proofErr w:type="spellStart"/>
      <w:r>
        <w:rPr>
          <w:rFonts w:cs="Arial"/>
          <w:sz w:val="22"/>
          <w:szCs w:val="22"/>
          <w:lang w:val="en-US"/>
        </w:rPr>
        <w:t>OpenMP</w:t>
      </w:r>
      <w:proofErr w:type="spellEnd"/>
      <w:r>
        <w:rPr>
          <w:rFonts w:cs="Arial"/>
          <w:sz w:val="22"/>
          <w:szCs w:val="22"/>
          <w:lang w:val="en-US"/>
        </w:rPr>
        <w:t xml:space="preserve"> it is possible to </w:t>
      </w:r>
      <w:r w:rsidR="003D1DAA">
        <w:rPr>
          <w:rFonts w:cs="Arial"/>
          <w:sz w:val="22"/>
          <w:szCs w:val="22"/>
          <w:lang w:val="en-US"/>
        </w:rPr>
        <w:t>obtain a</w:t>
      </w:r>
      <w:r>
        <w:rPr>
          <w:rFonts w:cs="Arial"/>
          <w:sz w:val="22"/>
          <w:szCs w:val="22"/>
          <w:lang w:val="en-US"/>
        </w:rPr>
        <w:t xml:space="preserve"> considerable speedup in </w:t>
      </w:r>
      <w:proofErr w:type="spellStart"/>
      <w:r>
        <w:rPr>
          <w:rFonts w:cs="Arial"/>
          <w:sz w:val="22"/>
          <w:szCs w:val="22"/>
          <w:lang w:val="en-US"/>
        </w:rPr>
        <w:t>multicore</w:t>
      </w:r>
      <w:proofErr w:type="spellEnd"/>
      <w:r>
        <w:rPr>
          <w:rFonts w:cs="Arial"/>
          <w:sz w:val="22"/>
          <w:szCs w:val="22"/>
          <w:lang w:val="en-US"/>
        </w:rPr>
        <w:t xml:space="preserve"> systems without having to </w:t>
      </w:r>
      <w:proofErr w:type="spellStart"/>
      <w:r>
        <w:rPr>
          <w:rFonts w:cs="Arial"/>
          <w:sz w:val="22"/>
          <w:szCs w:val="22"/>
          <w:lang w:val="en-US"/>
        </w:rPr>
        <w:t>refactor</w:t>
      </w:r>
      <w:proofErr w:type="spellEnd"/>
      <w:r>
        <w:rPr>
          <w:rFonts w:cs="Arial"/>
          <w:sz w:val="22"/>
          <w:szCs w:val="22"/>
          <w:lang w:val="en-US"/>
        </w:rPr>
        <w:t xml:space="preserve"> a great quantity of code</w:t>
      </w:r>
      <w:r w:rsidR="003D1DAA">
        <w:rPr>
          <w:rFonts w:cs="Arial"/>
          <w:sz w:val="22"/>
          <w:szCs w:val="22"/>
          <w:lang w:val="en-US"/>
        </w:rPr>
        <w:t xml:space="preserve"> when using C or C++</w:t>
      </w:r>
      <w:r>
        <w:rPr>
          <w:rFonts w:cs="Arial"/>
          <w:sz w:val="22"/>
          <w:szCs w:val="22"/>
          <w:lang w:val="en-US"/>
        </w:rPr>
        <w:t xml:space="preserve">. </w:t>
      </w:r>
      <w:r w:rsidR="003D1DAA">
        <w:rPr>
          <w:rFonts w:cs="Arial"/>
          <w:sz w:val="22"/>
          <w:szCs w:val="22"/>
          <w:lang w:val="en-US"/>
        </w:rPr>
        <w:t>It enables us</w:t>
      </w:r>
      <w:r>
        <w:rPr>
          <w:rFonts w:cs="Arial"/>
          <w:sz w:val="22"/>
          <w:szCs w:val="22"/>
          <w:lang w:val="en-US"/>
        </w:rPr>
        <w:t xml:space="preserve"> to delegate and distribute work to different processors, while having control over locks, atomic decisions, load distributions and other features </w:t>
      </w:r>
      <w:r w:rsidR="003D1DAA">
        <w:rPr>
          <w:rFonts w:cs="Arial"/>
          <w:sz w:val="22"/>
          <w:szCs w:val="22"/>
          <w:lang w:val="en-US"/>
        </w:rPr>
        <w:t xml:space="preserve">of parallel processing </w:t>
      </w:r>
      <w:r>
        <w:rPr>
          <w:rFonts w:cs="Arial"/>
          <w:sz w:val="22"/>
          <w:szCs w:val="22"/>
          <w:lang w:val="en-US"/>
        </w:rPr>
        <w:t>while maintaining a simple API.</w:t>
      </w:r>
    </w:p>
    <w:p w:rsidR="00622228" w:rsidRDefault="00E31278">
      <w:pPr>
        <w:ind w:firstLine="567"/>
        <w:jc w:val="both"/>
        <w:rPr>
          <w:rFonts w:cs="Arial"/>
          <w:sz w:val="22"/>
          <w:szCs w:val="22"/>
          <w:lang w:val="en-US"/>
        </w:rPr>
      </w:pPr>
      <w:r>
        <w:rPr>
          <w:rFonts w:cs="Arial"/>
          <w:sz w:val="22"/>
          <w:szCs w:val="22"/>
          <w:lang w:val="en-US"/>
        </w:rPr>
        <w:t xml:space="preserve">One straightforward way to parallelize our code as referred to in </w:t>
      </w:r>
      <w:r w:rsidR="003D1DAA">
        <w:rPr>
          <w:rFonts w:cs="Arial"/>
          <w:sz w:val="22"/>
          <w:szCs w:val="22"/>
          <w:lang w:val="en-US"/>
        </w:rPr>
        <w:t>[]</w:t>
      </w:r>
      <w:r>
        <w:rPr>
          <w:rFonts w:cs="Arial"/>
          <w:sz w:val="22"/>
          <w:szCs w:val="22"/>
          <w:lang w:val="en-US"/>
        </w:rPr>
        <w:t xml:space="preserve"> would be to compute the local stiffness matrices in parallel and then assemble to the global stiffness matrix. Care must be taken that race conditions do not affect the result, for while calculating the local stiffness matrices are independent calculations, when assembling the results race conditions may appear of two processors modify the same global degree of freedom at the same time. It is therefore necessary to utilize the CRITICAL construct from </w:t>
      </w:r>
      <w:proofErr w:type="spellStart"/>
      <w:r>
        <w:rPr>
          <w:rFonts w:cs="Arial"/>
          <w:sz w:val="22"/>
          <w:szCs w:val="22"/>
          <w:lang w:val="en-US"/>
        </w:rPr>
        <w:t>OpenMP</w:t>
      </w:r>
      <w:proofErr w:type="spellEnd"/>
      <w:r>
        <w:rPr>
          <w:rFonts w:cs="Arial"/>
          <w:sz w:val="22"/>
          <w:szCs w:val="22"/>
          <w:lang w:val="en-US"/>
        </w:rPr>
        <w:t xml:space="preserve"> to assert that only one thread performs this operation at a time. The resulting </w:t>
      </w:r>
      <w:proofErr w:type="spellStart"/>
      <w:r>
        <w:rPr>
          <w:rFonts w:cs="Arial"/>
          <w:sz w:val="22"/>
          <w:szCs w:val="22"/>
          <w:lang w:val="en-US"/>
        </w:rPr>
        <w:t>pseudocode</w:t>
      </w:r>
      <w:proofErr w:type="spellEnd"/>
      <w:r>
        <w:rPr>
          <w:rFonts w:cs="Arial"/>
          <w:sz w:val="22"/>
          <w:szCs w:val="22"/>
          <w:lang w:val="en-US"/>
        </w:rPr>
        <w:t xml:space="preserve"> would therefore be:</w:t>
      </w:r>
    </w:p>
    <w:p w:rsidR="00622228" w:rsidRDefault="00E31278">
      <w:pPr>
        <w:pStyle w:val="Code"/>
        <w:rPr>
          <w:color w:val="C0504D"/>
        </w:rPr>
      </w:pPr>
      <w:r>
        <w:rPr>
          <w:color w:val="C0504D"/>
        </w:rPr>
        <w:t>#</w:t>
      </w:r>
      <w:proofErr w:type="spellStart"/>
      <w:r>
        <w:rPr>
          <w:color w:val="C0504D"/>
        </w:rPr>
        <w:t>pragma</w:t>
      </w:r>
      <w:proofErr w:type="spellEnd"/>
      <w:r>
        <w:rPr>
          <w:color w:val="C0504D"/>
        </w:rPr>
        <w:t xml:space="preserve"> </w:t>
      </w:r>
      <w:proofErr w:type="spellStart"/>
      <w:r>
        <w:rPr>
          <w:color w:val="C0504D"/>
        </w:rPr>
        <w:t>omp</w:t>
      </w:r>
      <w:proofErr w:type="spellEnd"/>
      <w:r>
        <w:rPr>
          <w:color w:val="C0504D"/>
        </w:rPr>
        <w:t xml:space="preserve"> parallel for</w:t>
      </w:r>
    </w:p>
    <w:p w:rsidR="00622228" w:rsidRDefault="00E31278">
      <w:pPr>
        <w:pStyle w:val="Code"/>
      </w:pPr>
      <w:r>
        <w:rPr>
          <w:b/>
        </w:rPr>
        <w:t>FOR</w:t>
      </w:r>
      <w:r>
        <w:t xml:space="preserve"> element = 1 to number of elements</w:t>
      </w:r>
    </w:p>
    <w:p w:rsidR="00622228" w:rsidRDefault="00E31278">
      <w:pPr>
        <w:pStyle w:val="Code"/>
      </w:pPr>
      <w:r>
        <w:t xml:space="preserve">  </w:t>
      </w:r>
      <w:r>
        <w:rPr>
          <w:b/>
        </w:rPr>
        <w:t>STORE</w:t>
      </w:r>
      <w:r>
        <w:t xml:space="preserve"> element Coordinates from node coordinates and element connectivity matrix</w:t>
      </w:r>
    </w:p>
    <w:p w:rsidR="00622228" w:rsidRDefault="00E31278">
      <w:pPr>
        <w:pStyle w:val="Code"/>
      </w:pPr>
      <w:r>
        <w:t xml:space="preserve">  </w:t>
      </w:r>
      <w:r>
        <w:rPr>
          <w:b/>
        </w:rPr>
        <w:t>FOR</w:t>
      </w:r>
      <w:r>
        <w:t xml:space="preserve"> gauss point = 1 to number of gauss points squared if in 2D, cubed if in 3D</w:t>
      </w:r>
    </w:p>
    <w:p w:rsidR="00622228" w:rsidRDefault="00E31278">
      <w:pPr>
        <w:pStyle w:val="Code"/>
      </w:pPr>
      <w:r>
        <w:t xml:space="preserve">  </w:t>
      </w:r>
      <w:ins w:id="143" w:author="Tecgraf" w:date="2013-02-17T17:37:00Z">
        <w:r w:rsidR="004E6B4D">
          <w:rPr>
            <w:b/>
          </w:rPr>
          <w:t>C</w:t>
        </w:r>
        <w:r w:rsidR="004E6B4D">
          <w:rPr>
            <w:b/>
          </w:rPr>
          <w:t>O</w:t>
        </w:r>
        <w:r w:rsidR="004E6B4D">
          <w:rPr>
            <w:b/>
          </w:rPr>
          <w:t>MPUTE</w:t>
        </w:r>
      </w:ins>
      <w:r>
        <w:t xml:space="preserve">  </w:t>
      </w:r>
      <w:del w:id="144" w:author="Tecgraf" w:date="2013-02-17T17:37:00Z">
        <w:r w:rsidDel="004E6B4D">
          <w:delText>Calculates local</w:delText>
        </w:r>
      </w:del>
      <w:ins w:id="145" w:author="Tecgraf" w:date="2013-02-17T17:37:00Z">
        <w:r w:rsidR="004E6B4D">
          <w:t xml:space="preserve"> Element</w:t>
        </w:r>
      </w:ins>
      <w:r>
        <w:t xml:space="preserve"> stiffness matrix </w:t>
      </w:r>
    </w:p>
    <w:p w:rsidR="00622228" w:rsidRDefault="00E31278">
      <w:pPr>
        <w:pStyle w:val="Code"/>
        <w:rPr>
          <w:b/>
        </w:rPr>
      </w:pPr>
      <w:r>
        <w:t xml:space="preserve">  </w:t>
      </w:r>
      <w:r>
        <w:rPr>
          <w:b/>
        </w:rPr>
        <w:t>END FOR</w:t>
      </w:r>
    </w:p>
    <w:p w:rsidR="00622228" w:rsidRDefault="00E31278">
      <w:pPr>
        <w:pStyle w:val="Code"/>
      </w:pPr>
      <w:r>
        <w:t xml:space="preserve">  </w:t>
      </w:r>
      <w:r>
        <w:rPr>
          <w:color w:val="C0504D"/>
        </w:rPr>
        <w:t>#</w:t>
      </w:r>
      <w:proofErr w:type="spellStart"/>
      <w:r>
        <w:rPr>
          <w:color w:val="C0504D"/>
        </w:rPr>
        <w:t>pragma</w:t>
      </w:r>
      <w:proofErr w:type="spellEnd"/>
      <w:r>
        <w:rPr>
          <w:color w:val="C0504D"/>
        </w:rPr>
        <w:t xml:space="preserve"> </w:t>
      </w:r>
      <w:proofErr w:type="spellStart"/>
      <w:r>
        <w:rPr>
          <w:color w:val="C0504D"/>
        </w:rPr>
        <w:t>omp</w:t>
      </w:r>
      <w:proofErr w:type="spellEnd"/>
      <w:r>
        <w:rPr>
          <w:color w:val="C0504D"/>
        </w:rPr>
        <w:t xml:space="preserve"> critical</w:t>
      </w:r>
    </w:p>
    <w:p w:rsidR="00622228" w:rsidRDefault="00E31278">
      <w:pPr>
        <w:pStyle w:val="Code"/>
      </w:pPr>
      <w:r>
        <w:t xml:space="preserve">  </w:t>
      </w:r>
      <w:r>
        <w:rPr>
          <w:b/>
        </w:rPr>
        <w:t>STORE</w:t>
      </w:r>
      <w:r>
        <w:t xml:space="preserve"> in global stiffness matrix values of local stiffness matrix by assembling matrix into corresponding global degrees of freedom</w:t>
      </w:r>
    </w:p>
    <w:p w:rsidR="00622228" w:rsidRDefault="00E31278">
      <w:pPr>
        <w:pStyle w:val="Code"/>
        <w:rPr>
          <w:b/>
        </w:rPr>
      </w:pPr>
      <w:r>
        <w:rPr>
          <w:b/>
        </w:rPr>
        <w:t>END FOR</w:t>
      </w:r>
    </w:p>
    <w:p w:rsidR="00622228" w:rsidRDefault="00622228">
      <w:pPr>
        <w:widowControl/>
        <w:autoSpaceDE w:val="0"/>
        <w:autoSpaceDN w:val="0"/>
        <w:adjustRightInd w:val="0"/>
        <w:jc w:val="both"/>
        <w:rPr>
          <w:rFonts w:cs="Arial"/>
          <w:color w:val="228B22"/>
          <w:sz w:val="18"/>
          <w:szCs w:val="18"/>
          <w:lang w:val="en-US" w:eastAsia="pt-BR"/>
        </w:rPr>
      </w:pPr>
    </w:p>
    <w:p w:rsidR="00622228" w:rsidRDefault="00E31278">
      <w:pPr>
        <w:pStyle w:val="Ttulodeseessecundrias"/>
      </w:pPr>
      <w:r>
        <w:t>Parallel CPU implementation using graph coloring</w:t>
      </w:r>
    </w:p>
    <w:p w:rsidR="00622228" w:rsidRDefault="00E31278">
      <w:pPr>
        <w:ind w:firstLine="567"/>
        <w:jc w:val="both"/>
        <w:rPr>
          <w:rFonts w:cs="Arial"/>
          <w:sz w:val="22"/>
          <w:szCs w:val="22"/>
          <w:lang w:val="en-US"/>
        </w:rPr>
      </w:pPr>
      <w:r>
        <w:rPr>
          <w:rFonts w:cs="Arial"/>
          <w:sz w:val="22"/>
          <w:szCs w:val="22"/>
          <w:lang w:val="en-US"/>
        </w:rPr>
        <w:tab/>
      </w:r>
      <w:commentRangeStart w:id="146"/>
      <w:r>
        <w:rPr>
          <w:rFonts w:cs="Arial"/>
          <w:sz w:val="22"/>
          <w:szCs w:val="22"/>
          <w:lang w:val="en-US"/>
        </w:rPr>
        <w:t xml:space="preserve">By utilizing </w:t>
      </w:r>
      <w:proofErr w:type="spellStart"/>
      <w:r>
        <w:rPr>
          <w:rFonts w:cs="Arial"/>
          <w:sz w:val="22"/>
          <w:szCs w:val="22"/>
          <w:lang w:val="en-US"/>
        </w:rPr>
        <w:t>metis</w:t>
      </w:r>
      <w:proofErr w:type="spellEnd"/>
      <w:ins w:id="147" w:author="Tecgraf" w:date="2013-02-17T17:38:00Z">
        <w:r w:rsidR="002E2316">
          <w:rPr>
            <w:rFonts w:cs="Arial"/>
            <w:sz w:val="22"/>
            <w:szCs w:val="22"/>
            <w:lang w:val="en-US"/>
          </w:rPr>
          <w:t xml:space="preserve"> (ref)</w:t>
        </w:r>
      </w:ins>
      <w:r>
        <w:rPr>
          <w:rFonts w:cs="Arial"/>
          <w:sz w:val="22"/>
          <w:szCs w:val="22"/>
          <w:lang w:val="en-US"/>
        </w:rPr>
        <w:t xml:space="preserve">, a third party library to obtain a k = 1 graph coloring of the elements of the mesh by giving </w:t>
      </w:r>
      <w:proofErr w:type="spellStart"/>
      <w:r>
        <w:rPr>
          <w:rFonts w:cs="Arial"/>
          <w:sz w:val="22"/>
          <w:szCs w:val="22"/>
          <w:lang w:val="en-US"/>
        </w:rPr>
        <w:t>metis</w:t>
      </w:r>
      <w:proofErr w:type="spellEnd"/>
      <w:r>
        <w:rPr>
          <w:rFonts w:cs="Arial"/>
          <w:sz w:val="22"/>
          <w:szCs w:val="22"/>
          <w:lang w:val="en-US"/>
        </w:rPr>
        <w:t xml:space="preserve"> the elements connectivity</w:t>
      </w:r>
      <w:commentRangeEnd w:id="146"/>
      <w:r w:rsidR="002E2316">
        <w:rPr>
          <w:rStyle w:val="Refdecomentrio"/>
        </w:rPr>
        <w:commentReference w:id="146"/>
      </w:r>
      <w:r>
        <w:rPr>
          <w:rFonts w:cs="Arial"/>
          <w:sz w:val="22"/>
          <w:szCs w:val="22"/>
          <w:lang w:val="en-US"/>
        </w:rPr>
        <w:t xml:space="preserve">. </w:t>
      </w:r>
      <w:proofErr w:type="spellStart"/>
      <w:r>
        <w:rPr>
          <w:rFonts w:cs="Arial"/>
          <w:sz w:val="22"/>
          <w:szCs w:val="22"/>
          <w:lang w:val="en-US"/>
        </w:rPr>
        <w:t>Metis</w:t>
      </w:r>
      <w:proofErr w:type="spellEnd"/>
      <w:r>
        <w:rPr>
          <w:rFonts w:cs="Arial"/>
          <w:sz w:val="22"/>
          <w:szCs w:val="22"/>
          <w:lang w:val="en-US"/>
        </w:rPr>
        <w:t xml:space="preserve"> then returns a colored graph which can be used to perform a quick greedy coloring and for a vector with all the elements for a given color. It is proven that there exists a coloring where the whole mesh can be colored in parallel in no more than n + 1 colors(), where n is the largest connectivity of all elements. This means that the mesh can be colored in no more than n + 1 steps, where each step may perform its calculations in parallel. Meshes with elements connected to many other elements are also a problem for other balancing methods and are usually discouraged during modeling. Nevertheless the presence of a few of these will not sufficiently impact the performance gain since for each of the added steps of an added connectivity there are usually hundreds of elements to be executed in </w:t>
      </w:r>
      <w:r>
        <w:rPr>
          <w:rFonts w:cs="Arial"/>
          <w:sz w:val="22"/>
          <w:szCs w:val="22"/>
          <w:lang w:val="en-US"/>
        </w:rPr>
        <w:lastRenderedPageBreak/>
        <w:t>each step which dilutes the added time of having to force a few sequential steps. All elements of a given color are executed in parallel for a given step, since elements that were given the same color have no degrees of freedom in common. This way it is possible to perform parallel loops over the elements without having to worry about race conditions in accessing the same element, as would happen with a dense matrix.</w:t>
      </w:r>
    </w:p>
    <w:p w:rsidR="00622228" w:rsidRDefault="00E31278">
      <w:pPr>
        <w:ind w:firstLine="567"/>
        <w:jc w:val="both"/>
        <w:rPr>
          <w:rFonts w:cs="Arial"/>
          <w:sz w:val="22"/>
          <w:szCs w:val="22"/>
          <w:lang w:val="en-US"/>
        </w:rPr>
      </w:pPr>
      <w:r>
        <w:rPr>
          <w:rFonts w:cs="Arial"/>
          <w:sz w:val="22"/>
          <w:szCs w:val="22"/>
          <w:lang w:val="en-US"/>
        </w:rPr>
        <w:t xml:space="preserve">With sparse matrices certain particularities arise with regard to memory management since adding an entry sometimes requires reallocating an array which holds all nonzero values and therefore requires that the operation be performed by a single thread. This is a bottleneck of many sparse implementations. The compressed sparse row implementation, as described in the sparse matrix formats section, permits parallel access to rows and with graph coloring we are guaranteed that no two shared degrees of freedom are accessed concurrently. This way we can modify values and reallocate sparse compressed row matrices without having to worry about race conditions. The </w:t>
      </w:r>
      <w:proofErr w:type="spellStart"/>
      <w:r>
        <w:rPr>
          <w:rFonts w:cs="Arial"/>
          <w:sz w:val="22"/>
          <w:szCs w:val="22"/>
          <w:lang w:val="en-US"/>
        </w:rPr>
        <w:t>pseudocode</w:t>
      </w:r>
      <w:proofErr w:type="spellEnd"/>
      <w:r>
        <w:rPr>
          <w:rFonts w:cs="Arial"/>
          <w:sz w:val="22"/>
          <w:szCs w:val="22"/>
          <w:lang w:val="en-US"/>
        </w:rPr>
        <w:t xml:space="preserve"> for the parallelized version using graph coloring is as follows:</w:t>
      </w:r>
    </w:p>
    <w:p w:rsidR="00622228" w:rsidRDefault="00622228">
      <w:pPr>
        <w:pStyle w:val="Code"/>
      </w:pPr>
    </w:p>
    <w:p w:rsidR="00622228" w:rsidRDefault="00E31278">
      <w:pPr>
        <w:pStyle w:val="Code"/>
        <w:rPr>
          <w:color w:val="000000"/>
        </w:rPr>
      </w:pPr>
      <w:r>
        <w:rPr>
          <w:b/>
        </w:rPr>
        <w:t>FOR</w:t>
      </w:r>
      <w:r>
        <w:rPr>
          <w:color w:val="000000"/>
        </w:rPr>
        <w:t xml:space="preserve"> color = 1 to number of colors</w:t>
      </w:r>
    </w:p>
    <w:p w:rsidR="00622228" w:rsidRDefault="00E31278">
      <w:pPr>
        <w:pStyle w:val="Code"/>
        <w:rPr>
          <w:b/>
        </w:rPr>
      </w:pPr>
      <w:r>
        <w:rPr>
          <w:b/>
        </w:rPr>
        <w:t xml:space="preserve">  #</w:t>
      </w:r>
      <w:proofErr w:type="spellStart"/>
      <w:r>
        <w:rPr>
          <w:b/>
        </w:rPr>
        <w:t>pragma</w:t>
      </w:r>
      <w:proofErr w:type="spellEnd"/>
      <w:r>
        <w:rPr>
          <w:b/>
        </w:rPr>
        <w:t xml:space="preserve"> </w:t>
      </w:r>
      <w:proofErr w:type="spellStart"/>
      <w:r>
        <w:rPr>
          <w:b/>
        </w:rPr>
        <w:t>omp</w:t>
      </w:r>
      <w:proofErr w:type="spellEnd"/>
      <w:r>
        <w:rPr>
          <w:b/>
        </w:rPr>
        <w:t xml:space="preserve"> parallel for</w:t>
      </w:r>
    </w:p>
    <w:p w:rsidR="00622228" w:rsidRDefault="00E31278">
      <w:pPr>
        <w:pStyle w:val="Code"/>
        <w:rPr>
          <w:color w:val="000000"/>
        </w:rPr>
      </w:pPr>
      <w:r>
        <w:rPr>
          <w:b/>
        </w:rPr>
        <w:t xml:space="preserve">  FOR</w:t>
      </w:r>
      <w:r>
        <w:rPr>
          <w:color w:val="000000"/>
        </w:rPr>
        <w:t xml:space="preserve"> </w:t>
      </w:r>
      <w:proofErr w:type="spellStart"/>
      <w:r>
        <w:rPr>
          <w:color w:val="000000"/>
        </w:rPr>
        <w:t>auxelem</w:t>
      </w:r>
      <w:proofErr w:type="spellEnd"/>
      <w:r>
        <w:rPr>
          <w:color w:val="000000"/>
        </w:rPr>
        <w:t xml:space="preserve"> = 1 to number of elements with this color</w:t>
      </w:r>
    </w:p>
    <w:p w:rsidR="00622228" w:rsidRDefault="00E31278">
      <w:pPr>
        <w:pStyle w:val="Code"/>
        <w:rPr>
          <w:color w:val="000000"/>
        </w:rPr>
      </w:pPr>
      <w:r>
        <w:rPr>
          <w:b/>
          <w:color w:val="000000"/>
        </w:rPr>
        <w:t xml:space="preserve">    STORE</w:t>
      </w:r>
      <w:r>
        <w:rPr>
          <w:color w:val="000000"/>
        </w:rPr>
        <w:t xml:space="preserve"> find current element based on elements for current color and </w:t>
      </w:r>
      <w:proofErr w:type="spellStart"/>
      <w:r>
        <w:rPr>
          <w:color w:val="000000"/>
        </w:rPr>
        <w:t>auxelem</w:t>
      </w:r>
      <w:proofErr w:type="spellEnd"/>
      <w:r>
        <w:rPr>
          <w:color w:val="000000"/>
        </w:rPr>
        <w:t xml:space="preserve"> index</w:t>
      </w:r>
    </w:p>
    <w:p w:rsidR="00622228" w:rsidRDefault="00E31278">
      <w:pPr>
        <w:pStyle w:val="Code"/>
        <w:rPr>
          <w:color w:val="000000"/>
        </w:rPr>
      </w:pPr>
      <w:r>
        <w:rPr>
          <w:color w:val="000000"/>
        </w:rPr>
        <w:t xml:space="preserve">    </w:t>
      </w:r>
      <w:r>
        <w:rPr>
          <w:b/>
          <w:color w:val="000000"/>
        </w:rPr>
        <w:t>STORE</w:t>
      </w:r>
      <w:r>
        <w:rPr>
          <w:color w:val="000000"/>
        </w:rPr>
        <w:t xml:space="preserve"> element Coordinates from node coordinates and element connectivity matrix</w:t>
      </w:r>
    </w:p>
    <w:p w:rsidR="00622228" w:rsidRDefault="00E31278">
      <w:pPr>
        <w:pStyle w:val="Code"/>
        <w:rPr>
          <w:color w:val="000000"/>
        </w:rPr>
      </w:pPr>
      <w:r>
        <w:rPr>
          <w:color w:val="000000"/>
        </w:rPr>
        <w:t xml:space="preserve">    </w:t>
      </w:r>
      <w:r>
        <w:rPr>
          <w:b/>
        </w:rPr>
        <w:t>FOR</w:t>
      </w:r>
      <w:r>
        <w:rPr>
          <w:color w:val="000000"/>
        </w:rPr>
        <w:t xml:space="preserve"> gauss point = 1 to number of gauss points squared if in 2D, cubed if in 3D</w:t>
      </w:r>
    </w:p>
    <w:p w:rsidR="00622228" w:rsidDel="00EF11E4" w:rsidRDefault="00EF11E4">
      <w:pPr>
        <w:pStyle w:val="Code"/>
        <w:rPr>
          <w:del w:id="148" w:author="Tecgraf" w:date="2013-02-17T18:03:00Z"/>
          <w:color w:val="000000"/>
        </w:rPr>
      </w:pPr>
      <w:ins w:id="149" w:author="Tecgraf" w:date="2013-02-17T18:03:00Z">
        <w:r>
          <w:rPr>
            <w:b/>
          </w:rPr>
          <w:t>COMPUTE</w:t>
        </w:r>
        <w:r>
          <w:t xml:space="preserve">   Element stiffness matrix</w:t>
        </w:r>
      </w:ins>
      <w:del w:id="150" w:author="Tecgraf" w:date="2013-02-17T18:03:00Z">
        <w:r w:rsidR="00E31278" w:rsidDel="00EF11E4">
          <w:rPr>
            <w:color w:val="000000"/>
          </w:rPr>
          <w:delText xml:space="preserve">      Calculates local stiffness matrix </w:delText>
        </w:r>
      </w:del>
    </w:p>
    <w:p w:rsidR="00622228" w:rsidRDefault="00E31278">
      <w:pPr>
        <w:pStyle w:val="Code"/>
        <w:rPr>
          <w:b/>
          <w:color w:val="000000"/>
        </w:rPr>
      </w:pPr>
      <w:r>
        <w:rPr>
          <w:color w:val="000000"/>
        </w:rPr>
        <w:t xml:space="preserve">    </w:t>
      </w:r>
      <w:r>
        <w:rPr>
          <w:b/>
          <w:color w:val="000000"/>
        </w:rPr>
        <w:t>END FOR</w:t>
      </w:r>
    </w:p>
    <w:p w:rsidR="00622228" w:rsidRDefault="00E31278">
      <w:pPr>
        <w:pStyle w:val="Code"/>
        <w:rPr>
          <w:color w:val="000000"/>
        </w:rPr>
      </w:pPr>
      <w:r>
        <w:rPr>
          <w:b/>
          <w:color w:val="000000"/>
        </w:rPr>
        <w:t xml:space="preserve">    STORE</w:t>
      </w:r>
      <w:r>
        <w:rPr>
          <w:color w:val="000000"/>
        </w:rPr>
        <w:t xml:space="preserve"> in global stiffness matrix values of local stiffness matrix by assembling matrix into corresponding global degrees of freedom</w:t>
      </w:r>
    </w:p>
    <w:p w:rsidR="00622228" w:rsidRDefault="00E31278">
      <w:pPr>
        <w:pStyle w:val="Code"/>
        <w:rPr>
          <w:b/>
          <w:color w:val="000000"/>
        </w:rPr>
      </w:pPr>
      <w:r>
        <w:rPr>
          <w:b/>
          <w:color w:val="000000"/>
        </w:rPr>
        <w:t xml:space="preserve">  END FOR</w:t>
      </w:r>
    </w:p>
    <w:p w:rsidR="00622228" w:rsidRDefault="00E31278">
      <w:pPr>
        <w:pStyle w:val="Code"/>
        <w:rPr>
          <w:color w:val="000000"/>
        </w:rPr>
      </w:pPr>
      <w:r>
        <w:rPr>
          <w:b/>
        </w:rPr>
        <w:t>END FOR</w:t>
      </w:r>
    </w:p>
    <w:p w:rsidR="00622228" w:rsidRDefault="00622228">
      <w:pPr>
        <w:widowControl/>
        <w:autoSpaceDE w:val="0"/>
        <w:autoSpaceDN w:val="0"/>
        <w:adjustRightInd w:val="0"/>
        <w:ind w:firstLine="567"/>
        <w:jc w:val="both"/>
        <w:rPr>
          <w:rFonts w:cs="Arial"/>
          <w:color w:val="228B22"/>
          <w:sz w:val="18"/>
          <w:szCs w:val="18"/>
          <w:lang w:val="en-US" w:eastAsia="pt-BR"/>
        </w:rPr>
      </w:pPr>
    </w:p>
    <w:p w:rsidR="00622228" w:rsidRDefault="00E31278">
      <w:pPr>
        <w:pStyle w:val="Ttulodeseessecundrias"/>
      </w:pPr>
      <w:r>
        <w:t xml:space="preserve">Parallel implementation in </w:t>
      </w:r>
      <w:proofErr w:type="spellStart"/>
      <w:r>
        <w:t>OpenCL</w:t>
      </w:r>
      <w:proofErr w:type="spellEnd"/>
    </w:p>
    <w:p w:rsidR="00622228" w:rsidRDefault="00E31278">
      <w:pPr>
        <w:ind w:firstLine="567"/>
        <w:jc w:val="both"/>
        <w:rPr>
          <w:rFonts w:cs="Arial"/>
          <w:sz w:val="22"/>
          <w:szCs w:val="22"/>
          <w:lang w:val="en-US" w:eastAsia="es-ES"/>
        </w:rPr>
      </w:pPr>
      <w:commentRangeStart w:id="151"/>
      <w:r>
        <w:rPr>
          <w:rFonts w:cs="Arial"/>
          <w:sz w:val="22"/>
          <w:szCs w:val="22"/>
          <w:lang w:val="en-US" w:eastAsia="es-ES"/>
        </w:rPr>
        <w:t xml:space="preserve">The parallelization in </w:t>
      </w:r>
      <w:proofErr w:type="spellStart"/>
      <w:r>
        <w:rPr>
          <w:rFonts w:cs="Arial"/>
          <w:sz w:val="22"/>
          <w:szCs w:val="22"/>
          <w:lang w:val="en-US" w:eastAsia="es-ES"/>
        </w:rPr>
        <w:t>OpenCL</w:t>
      </w:r>
      <w:proofErr w:type="spellEnd"/>
      <w:r>
        <w:rPr>
          <w:rFonts w:cs="Arial"/>
          <w:sz w:val="22"/>
          <w:szCs w:val="22"/>
          <w:lang w:val="en-US" w:eastAsia="es-ES"/>
        </w:rPr>
        <w:t xml:space="preserve"> was made calculating each element’s local stiffness matrix in parallel and assembling on the host device with the CPU utilizing </w:t>
      </w:r>
      <w:proofErr w:type="spellStart"/>
      <w:r>
        <w:rPr>
          <w:rFonts w:cs="Arial"/>
          <w:sz w:val="22"/>
          <w:szCs w:val="22"/>
          <w:lang w:val="en-US" w:eastAsia="es-ES"/>
        </w:rPr>
        <w:t>OpenMP</w:t>
      </w:r>
      <w:proofErr w:type="spellEnd"/>
      <w:r>
        <w:rPr>
          <w:rFonts w:cs="Arial"/>
          <w:sz w:val="22"/>
          <w:szCs w:val="22"/>
          <w:lang w:val="en-US" w:eastAsia="es-ES"/>
        </w:rPr>
        <w:t xml:space="preserve"> and graph coloring</w:t>
      </w:r>
      <w:commentRangeEnd w:id="151"/>
      <w:r w:rsidR="00EF11E4">
        <w:rPr>
          <w:rStyle w:val="Refdecomentrio"/>
        </w:rPr>
        <w:commentReference w:id="151"/>
      </w:r>
      <w:r>
        <w:rPr>
          <w:rFonts w:cs="Arial"/>
          <w:sz w:val="22"/>
          <w:szCs w:val="22"/>
          <w:lang w:val="en-US" w:eastAsia="es-ES"/>
        </w:rPr>
        <w:t xml:space="preserve">. The only difference between the assembly of the local matrices calculated by the GPU and </w:t>
      </w:r>
      <w:del w:id="152" w:author="Tecgraf" w:date="2013-02-17T18:09:00Z">
        <w:r w:rsidDel="00EF11E4">
          <w:rPr>
            <w:rFonts w:cs="Arial"/>
            <w:sz w:val="22"/>
            <w:szCs w:val="22"/>
            <w:lang w:val="en-US" w:eastAsia="es-ES"/>
          </w:rPr>
          <w:delText xml:space="preserve">the </w:delText>
        </w:r>
      </w:del>
      <w:r>
        <w:rPr>
          <w:rFonts w:cs="Arial"/>
          <w:sz w:val="22"/>
          <w:szCs w:val="22"/>
          <w:lang w:val="en-US" w:eastAsia="es-ES"/>
        </w:rPr>
        <w:t xml:space="preserve">that of section 3.3 relative to the CPU is that while in section 3.3 the assembly was performed after each local matrix calculation the GPU code passed back a vector with all of the sparse matrices calculated and subsequently performed the assembly in the same manner. This implementation can be scaled to larger problem sizes/distributed </w:t>
      </w:r>
      <w:r>
        <w:rPr>
          <w:rFonts w:cs="Arial"/>
          <w:sz w:val="22"/>
          <w:szCs w:val="22"/>
          <w:lang w:val="en-US" w:eastAsia="es-ES"/>
        </w:rPr>
        <w:lastRenderedPageBreak/>
        <w:t xml:space="preserve">systems easily by assigning the calculation of local stiffness matrices to different GPUs and performing the assembly of sub-blocks of local matrices by the host. Furthermore, for a given color multiple hosts can perform assembly in parallel and while GPUs are busy, given that proper care is taken to avoid race conditions regarding memory allocation (providing critical sections or </w:t>
      </w:r>
      <w:proofErr w:type="spellStart"/>
      <w:r>
        <w:rPr>
          <w:rFonts w:cs="Arial"/>
          <w:sz w:val="22"/>
          <w:szCs w:val="22"/>
          <w:lang w:val="en-US" w:eastAsia="es-ES"/>
        </w:rPr>
        <w:t>preallocating</w:t>
      </w:r>
      <w:proofErr w:type="spellEnd"/>
      <w:r>
        <w:rPr>
          <w:rFonts w:cs="Arial"/>
          <w:sz w:val="22"/>
          <w:szCs w:val="22"/>
          <w:lang w:val="en-US" w:eastAsia="es-ES"/>
        </w:rPr>
        <w:t xml:space="preserve"> matrices by counting </w:t>
      </w:r>
      <w:proofErr w:type="spellStart"/>
      <w:r>
        <w:rPr>
          <w:rFonts w:cs="Arial"/>
          <w:sz w:val="22"/>
          <w:szCs w:val="22"/>
          <w:lang w:val="en-US" w:eastAsia="es-ES"/>
        </w:rPr>
        <w:t>nonzeros</w:t>
      </w:r>
      <w:proofErr w:type="spellEnd"/>
      <w:r>
        <w:rPr>
          <w:rFonts w:cs="Arial"/>
          <w:sz w:val="22"/>
          <w:szCs w:val="22"/>
          <w:lang w:val="en-US" w:eastAsia="es-ES"/>
        </w:rPr>
        <w:t xml:space="preserve"> which can be done by third party libraries such as METIS). Different implementations exist such as utilizing a degree of freedom, i.e. a row/column of the sparse matrix as the domain of parallelization, or by nonzero which were very well documented and discussed (</w:t>
      </w:r>
      <w:proofErr w:type="spellStart"/>
      <w:r w:rsidRPr="00D74C2C">
        <w:rPr>
          <w:rFonts w:cs="Arial"/>
          <w:sz w:val="22"/>
          <w:szCs w:val="22"/>
          <w:highlight w:val="yellow"/>
          <w:lang w:val="en-US" w:eastAsia="es-ES"/>
          <w:rPrChange w:id="153" w:author="Tecgraf" w:date="2013-02-17T18:19:00Z">
            <w:rPr>
              <w:rFonts w:cs="Arial"/>
              <w:sz w:val="22"/>
              <w:szCs w:val="22"/>
              <w:lang w:val="en-US" w:eastAsia="es-ES"/>
            </w:rPr>
          </w:rPrChange>
        </w:rPr>
        <w:t>Cecka</w:t>
      </w:r>
      <w:proofErr w:type="spellEnd"/>
      <w:r w:rsidRPr="00D74C2C">
        <w:rPr>
          <w:rFonts w:cs="Arial"/>
          <w:sz w:val="22"/>
          <w:szCs w:val="22"/>
          <w:highlight w:val="yellow"/>
          <w:lang w:val="en-US" w:eastAsia="es-ES"/>
          <w:rPrChange w:id="154" w:author="Tecgraf" w:date="2013-02-17T18:19:00Z">
            <w:rPr>
              <w:rFonts w:cs="Arial"/>
              <w:sz w:val="22"/>
              <w:szCs w:val="22"/>
              <w:lang w:val="en-US" w:eastAsia="es-ES"/>
            </w:rPr>
          </w:rPrChange>
        </w:rPr>
        <w:t>, C. et Al.</w:t>
      </w:r>
      <w:r>
        <w:rPr>
          <w:rFonts w:cs="Arial"/>
          <w:sz w:val="22"/>
          <w:szCs w:val="22"/>
          <w:lang w:val="en-US" w:eastAsia="es-ES"/>
        </w:rPr>
        <w:t>).</w:t>
      </w:r>
    </w:p>
    <w:p w:rsidR="00622228" w:rsidRDefault="00622228">
      <w:pPr>
        <w:ind w:firstLine="567"/>
        <w:jc w:val="both"/>
        <w:rPr>
          <w:rFonts w:cs="Arial"/>
          <w:sz w:val="22"/>
          <w:szCs w:val="22"/>
          <w:lang w:val="en-US" w:eastAsia="es-ES"/>
        </w:rPr>
      </w:pPr>
    </w:p>
    <w:p w:rsidR="00622228" w:rsidRDefault="00E31278">
      <w:pPr>
        <w:pStyle w:val="Ttulodeseessecundrias"/>
        <w:rPr>
          <w:lang w:eastAsia="es-ES"/>
        </w:rPr>
      </w:pPr>
      <w:r>
        <w:rPr>
          <w:lang w:eastAsia="es-ES"/>
        </w:rPr>
        <w:t>Setting Boundary Conditions</w:t>
      </w:r>
    </w:p>
    <w:p w:rsidR="00622228" w:rsidRDefault="00E31278">
      <w:pPr>
        <w:pStyle w:val="Texto"/>
        <w:rPr>
          <w:lang w:eastAsia="es-ES"/>
        </w:rPr>
      </w:pPr>
      <w:r>
        <w:rPr>
          <w:lang w:eastAsia="es-ES"/>
        </w:rPr>
        <w:t>Given the focus on performance and optimization, boundary conditions were enforced using the penalty method and heuristics such as the “Square Root Rule” [</w:t>
      </w:r>
      <w:proofErr w:type="spellStart"/>
      <w:r w:rsidRPr="002A60C3">
        <w:rPr>
          <w:highlight w:val="yellow"/>
          <w:lang w:eastAsia="es-ES"/>
          <w:rPrChange w:id="155" w:author="Tecgraf" w:date="2013-02-17T18:20:00Z">
            <w:rPr>
              <w:lang w:eastAsia="es-ES"/>
            </w:rPr>
          </w:rPrChange>
        </w:rPr>
        <w:t>Felippa</w:t>
      </w:r>
      <w:proofErr w:type="spellEnd"/>
      <w:r w:rsidRPr="002A60C3">
        <w:rPr>
          <w:highlight w:val="yellow"/>
          <w:lang w:eastAsia="es-ES"/>
          <w:rPrChange w:id="156" w:author="Tecgraf" w:date="2013-02-17T18:20:00Z">
            <w:rPr>
              <w:lang w:eastAsia="es-ES"/>
            </w:rPr>
          </w:rPrChange>
        </w:rPr>
        <w:t>, Carlos; Introduction to The Finite Element Method</w:t>
      </w:r>
      <w:r>
        <w:rPr>
          <w:lang w:eastAsia="es-ES"/>
        </w:rPr>
        <w:t>]. While it is clearly not the best option in terms of numerical accuracy, this step does significantly affect the overall running time, and thus is not a primary concern regarding performance.</w:t>
      </w:r>
    </w:p>
    <w:p w:rsidR="00622228" w:rsidRDefault="00622228">
      <w:pPr>
        <w:pStyle w:val="Texto"/>
        <w:rPr>
          <w:lang w:eastAsia="es-ES"/>
        </w:rPr>
      </w:pPr>
    </w:p>
    <w:p w:rsidR="00622228" w:rsidRDefault="00622228">
      <w:pPr>
        <w:pStyle w:val="Texto"/>
        <w:rPr>
          <w:lang w:eastAsia="es-ES"/>
        </w:rPr>
      </w:pPr>
    </w:p>
    <w:p w:rsidR="00707A43" w:rsidRDefault="00707A43">
      <w:pPr>
        <w:pStyle w:val="Texto"/>
        <w:rPr>
          <w:lang w:eastAsia="es-ES"/>
        </w:rPr>
      </w:pPr>
    </w:p>
    <w:p w:rsidR="00707A43" w:rsidRDefault="00707A43">
      <w:pPr>
        <w:pStyle w:val="Texto"/>
        <w:rPr>
          <w:lang w:eastAsia="es-ES"/>
        </w:rPr>
      </w:pPr>
    </w:p>
    <w:p w:rsidR="00707A43" w:rsidRDefault="00707A43">
      <w:pPr>
        <w:pStyle w:val="Texto"/>
        <w:rPr>
          <w:lang w:eastAsia="es-ES"/>
        </w:rPr>
      </w:pPr>
    </w:p>
    <w:p w:rsidR="00707A43" w:rsidRDefault="00707A43">
      <w:pPr>
        <w:pStyle w:val="Texto"/>
        <w:rPr>
          <w:lang w:eastAsia="es-ES"/>
        </w:rPr>
      </w:pPr>
    </w:p>
    <w:p w:rsidR="00707A43" w:rsidRDefault="00707A43">
      <w:pPr>
        <w:pStyle w:val="Texto"/>
        <w:rPr>
          <w:lang w:eastAsia="es-ES"/>
        </w:rPr>
      </w:pPr>
    </w:p>
    <w:p w:rsidR="00707A43" w:rsidRDefault="00707A43">
      <w:pPr>
        <w:pStyle w:val="Texto"/>
        <w:rPr>
          <w:lang w:eastAsia="es-ES"/>
        </w:rPr>
      </w:pPr>
    </w:p>
    <w:p w:rsidR="00707A43" w:rsidRDefault="00707A43">
      <w:pPr>
        <w:pStyle w:val="Texto"/>
        <w:rPr>
          <w:lang w:eastAsia="es-ES"/>
        </w:rPr>
      </w:pPr>
    </w:p>
    <w:p w:rsidR="00707A43" w:rsidRDefault="00707A43">
      <w:pPr>
        <w:pStyle w:val="Texto"/>
        <w:rPr>
          <w:lang w:eastAsia="es-ES"/>
        </w:rPr>
      </w:pPr>
    </w:p>
    <w:p w:rsidR="00707A43" w:rsidRDefault="00707A43">
      <w:pPr>
        <w:pStyle w:val="Texto"/>
        <w:rPr>
          <w:lang w:eastAsia="es-ES"/>
        </w:rPr>
      </w:pPr>
    </w:p>
    <w:p w:rsidR="00707A43" w:rsidRDefault="00707A43">
      <w:pPr>
        <w:pStyle w:val="Texto"/>
        <w:rPr>
          <w:lang w:eastAsia="es-ES"/>
        </w:rPr>
      </w:pPr>
    </w:p>
    <w:p w:rsidR="00707A43" w:rsidRDefault="00707A43">
      <w:pPr>
        <w:pStyle w:val="Texto"/>
        <w:rPr>
          <w:lang w:eastAsia="es-ES"/>
        </w:rPr>
      </w:pPr>
    </w:p>
    <w:p w:rsidR="00707A43" w:rsidRDefault="00707A43">
      <w:pPr>
        <w:pStyle w:val="Texto"/>
        <w:rPr>
          <w:lang w:eastAsia="es-ES"/>
        </w:rPr>
      </w:pPr>
    </w:p>
    <w:p w:rsidR="00707A43" w:rsidRDefault="00707A43">
      <w:pPr>
        <w:pStyle w:val="Texto"/>
        <w:rPr>
          <w:lang w:eastAsia="es-ES"/>
        </w:rPr>
      </w:pPr>
    </w:p>
    <w:p w:rsidR="00707A43" w:rsidRDefault="00707A43">
      <w:pPr>
        <w:pStyle w:val="Texto"/>
        <w:rPr>
          <w:lang w:eastAsia="es-ES"/>
        </w:rPr>
      </w:pPr>
    </w:p>
    <w:p w:rsidR="00707A43" w:rsidRDefault="00707A43">
      <w:pPr>
        <w:pStyle w:val="Texto"/>
        <w:rPr>
          <w:lang w:eastAsia="es-ES"/>
        </w:rPr>
      </w:pPr>
    </w:p>
    <w:p w:rsidR="00707A43" w:rsidRDefault="00707A43">
      <w:pPr>
        <w:pStyle w:val="Texto"/>
        <w:rPr>
          <w:lang w:eastAsia="es-ES"/>
        </w:rPr>
      </w:pPr>
    </w:p>
    <w:p w:rsidR="00707A43" w:rsidRDefault="00707A43">
      <w:pPr>
        <w:pStyle w:val="Texto"/>
        <w:rPr>
          <w:lang w:eastAsia="es-ES"/>
        </w:rPr>
      </w:pPr>
    </w:p>
    <w:p w:rsidR="00622228" w:rsidRDefault="00622228">
      <w:pPr>
        <w:ind w:firstLine="567"/>
        <w:jc w:val="both"/>
        <w:rPr>
          <w:rFonts w:cs="Arial"/>
          <w:sz w:val="22"/>
          <w:szCs w:val="22"/>
          <w:lang w:val="en-US" w:eastAsia="es-ES"/>
        </w:rPr>
      </w:pPr>
    </w:p>
    <w:p w:rsidR="00AE609D" w:rsidRDefault="00707A43">
      <w:pPr>
        <w:pStyle w:val="Ttulodecaptulo"/>
        <w:rPr>
          <w:lang w:eastAsia="es-ES"/>
        </w:rPr>
      </w:pPr>
      <w:commentRangeStart w:id="157"/>
      <w:r>
        <w:rPr>
          <w:lang w:eastAsia="es-ES"/>
        </w:rPr>
        <w:lastRenderedPageBreak/>
        <w:t>Solving for Displacements</w:t>
      </w:r>
      <w:commentRangeEnd w:id="157"/>
      <w:r w:rsidR="007260A3">
        <w:rPr>
          <w:rStyle w:val="Refdecomentrio"/>
          <w:b w:val="0"/>
          <w:lang w:val="es-ES"/>
        </w:rPr>
        <w:commentReference w:id="157"/>
      </w:r>
    </w:p>
    <w:p w:rsidR="007267B6" w:rsidRDefault="00AE609D" w:rsidP="00AE609D">
      <w:pPr>
        <w:pStyle w:val="Texto"/>
        <w:rPr>
          <w:lang w:eastAsia="es-ES"/>
        </w:rPr>
      </w:pPr>
      <w:r>
        <w:rPr>
          <w:lang w:eastAsia="es-ES"/>
        </w:rPr>
        <w:t>The global stiffness matrix resulting from assembling the system of the previous chapter is a</w:t>
      </w:r>
      <w:r w:rsidR="007267B6">
        <w:rPr>
          <w:lang w:eastAsia="es-ES"/>
        </w:rPr>
        <w:t xml:space="preserve"> </w:t>
      </w:r>
      <w:commentRangeStart w:id="158"/>
      <w:r w:rsidR="007267B6">
        <w:rPr>
          <w:lang w:eastAsia="es-ES"/>
        </w:rPr>
        <w:t>positive definite matrix</w:t>
      </w:r>
      <w:commentRangeEnd w:id="158"/>
      <w:r w:rsidR="002A60C3">
        <w:rPr>
          <w:rStyle w:val="Refdecomentrio"/>
          <w:rFonts w:cs="Times New Roman"/>
          <w:lang w:val="es-ES"/>
        </w:rPr>
        <w:commentReference w:id="158"/>
      </w:r>
      <w:r w:rsidR="007267B6">
        <w:rPr>
          <w:lang w:eastAsia="es-ES"/>
        </w:rPr>
        <w:t xml:space="preserve">. Between the solvers used for positive definite matrices, the conjugate gradient method is one of the most widely employed.  Iterative solvers such as the conjugate gradient method are especially suited for solving large linear systems of sparse matrices, where traditional factorization methods would destroy matrix </w:t>
      </w:r>
      <w:proofErr w:type="spellStart"/>
      <w:r w:rsidR="007267B6">
        <w:rPr>
          <w:lang w:eastAsia="es-ES"/>
        </w:rPr>
        <w:t>sparsity</w:t>
      </w:r>
      <w:proofErr w:type="spellEnd"/>
      <w:r w:rsidR="007267B6">
        <w:rPr>
          <w:lang w:eastAsia="es-ES"/>
        </w:rPr>
        <w:t xml:space="preserve">. The foremost reference </w:t>
      </w:r>
      <w:r w:rsidR="007267B6" w:rsidRPr="007267B6">
        <w:rPr>
          <w:lang w:eastAsia="es-ES"/>
        </w:rPr>
        <w:t xml:space="preserve">regarding the conjugate gradient method used for this section is </w:t>
      </w:r>
      <w:proofErr w:type="spellStart"/>
      <w:r w:rsidR="007267B6" w:rsidRPr="007267B6">
        <w:rPr>
          <w:lang w:eastAsia="es-ES"/>
        </w:rPr>
        <w:t>Shewchuk's</w:t>
      </w:r>
      <w:proofErr w:type="spellEnd"/>
      <w:r w:rsidR="007267B6" w:rsidRPr="007267B6">
        <w:rPr>
          <w:lang w:eastAsia="es-ES"/>
        </w:rPr>
        <w:t xml:space="preserve"> seminal, aptly named paper "An Introduction to the Conjugate Gradient Method Without Agonizing Pain</w:t>
      </w:r>
      <w:commentRangeStart w:id="159"/>
      <w:r w:rsidR="007267B6" w:rsidRPr="007267B6">
        <w:rPr>
          <w:lang w:eastAsia="es-ES"/>
        </w:rPr>
        <w:t>"</w:t>
      </w:r>
      <w:commentRangeEnd w:id="159"/>
      <w:r w:rsidR="00D1376A">
        <w:rPr>
          <w:rStyle w:val="Refdecomentrio"/>
          <w:rFonts w:cs="Times New Roman"/>
          <w:lang w:val="es-ES"/>
        </w:rPr>
        <w:commentReference w:id="159"/>
      </w:r>
      <w:r w:rsidR="007267B6" w:rsidRPr="007267B6">
        <w:rPr>
          <w:lang w:eastAsia="es-ES"/>
        </w:rPr>
        <w:t xml:space="preserve">. For a more detailed explanation </w:t>
      </w:r>
      <w:commentRangeStart w:id="160"/>
      <w:r w:rsidR="007267B6" w:rsidRPr="007267B6">
        <w:rPr>
          <w:lang w:eastAsia="es-ES"/>
        </w:rPr>
        <w:t xml:space="preserve">I </w:t>
      </w:r>
      <w:commentRangeEnd w:id="160"/>
      <w:r w:rsidR="00CE3D21">
        <w:rPr>
          <w:rStyle w:val="Refdecomentrio"/>
          <w:rFonts w:cs="Times New Roman"/>
          <w:lang w:val="es-ES"/>
        </w:rPr>
        <w:commentReference w:id="160"/>
      </w:r>
      <w:r w:rsidR="007267B6" w:rsidRPr="007267B6">
        <w:rPr>
          <w:lang w:eastAsia="es-ES"/>
        </w:rPr>
        <w:t>would urge the reader to refer to this reference, and most material exposed in this section should pertain to particularities of implementation and also regarding the finite element method.</w:t>
      </w:r>
      <w:r w:rsidR="007267B6">
        <w:rPr>
          <w:lang w:eastAsia="es-ES"/>
        </w:rPr>
        <w:t xml:space="preserve"> </w:t>
      </w:r>
    </w:p>
    <w:p w:rsidR="00F466DF" w:rsidRDefault="007267B6" w:rsidP="00AE609D">
      <w:pPr>
        <w:pStyle w:val="Texto"/>
        <w:rPr>
          <w:lang w:eastAsia="es-ES"/>
        </w:rPr>
      </w:pPr>
      <w:r>
        <w:rPr>
          <w:lang w:eastAsia="es-ES"/>
        </w:rPr>
        <w:t xml:space="preserve">Many implementations of the </w:t>
      </w:r>
      <w:r w:rsidR="005F2B17">
        <w:rPr>
          <w:lang w:eastAsia="es-ES"/>
        </w:rPr>
        <w:t>CG (</w:t>
      </w:r>
      <w:r>
        <w:rPr>
          <w:lang w:eastAsia="es-ES"/>
        </w:rPr>
        <w:t>conjugate gradient</w:t>
      </w:r>
      <w:r w:rsidR="005F2B17">
        <w:rPr>
          <w:lang w:eastAsia="es-ES"/>
        </w:rPr>
        <w:t>)</w:t>
      </w:r>
      <w:r>
        <w:rPr>
          <w:lang w:eastAsia="es-ES"/>
        </w:rPr>
        <w:t xml:space="preserve"> method are available, and the</w:t>
      </w:r>
      <w:r w:rsidR="005F2B17">
        <w:rPr>
          <w:lang w:eastAsia="es-ES"/>
        </w:rPr>
        <w:t xml:space="preserve"> implementation of the</w:t>
      </w:r>
      <w:r>
        <w:rPr>
          <w:lang w:eastAsia="es-ES"/>
        </w:rPr>
        <w:t xml:space="preserve"> algorithm is relatively </w:t>
      </w:r>
      <w:r w:rsidR="005F2B17">
        <w:rPr>
          <w:lang w:eastAsia="es-ES"/>
        </w:rPr>
        <w:t xml:space="preserve">straightforward, especially considering the vast available literature on the subject. Being that in a traditional finite element CPU computation, the largest part of the computational time </w:t>
      </w:r>
      <w:commentRangeStart w:id="161"/>
      <w:r w:rsidR="005F2B17">
        <w:rPr>
          <w:lang w:eastAsia="es-ES"/>
        </w:rPr>
        <w:t xml:space="preserve">is </w:t>
      </w:r>
      <w:commentRangeEnd w:id="161"/>
      <w:r w:rsidR="00CE3D21">
        <w:rPr>
          <w:rStyle w:val="Refdecomentrio"/>
          <w:rFonts w:cs="Times New Roman"/>
          <w:lang w:val="es-ES"/>
        </w:rPr>
        <w:commentReference w:id="161"/>
      </w:r>
      <w:r w:rsidR="005F2B17">
        <w:rPr>
          <w:lang w:eastAsia="es-ES"/>
        </w:rPr>
        <w:t xml:space="preserve">spent on the solver makes it a great target for exemplifying some </w:t>
      </w:r>
      <w:proofErr w:type="spellStart"/>
      <w:r w:rsidR="005F2B17">
        <w:rPr>
          <w:lang w:eastAsia="es-ES"/>
        </w:rPr>
        <w:t>OpenCL</w:t>
      </w:r>
      <w:proofErr w:type="spellEnd"/>
      <w:r w:rsidR="005F2B17">
        <w:rPr>
          <w:lang w:eastAsia="es-ES"/>
        </w:rPr>
        <w:t xml:space="preserve"> optimization techniques. These techniques can be used in a variety of different situations when programming for vector processors, increasing the efficiency of the GPU use. Within the CG method, the operation which, by far, consumes most of the attention of the processor is the matrix-vector multiplication. This operation is the basis of almost all iterative solvers, particularly </w:t>
      </w:r>
      <w:proofErr w:type="spellStart"/>
      <w:r w:rsidR="005F2B17">
        <w:rPr>
          <w:lang w:eastAsia="es-ES"/>
        </w:rPr>
        <w:t>Krylov</w:t>
      </w:r>
      <w:proofErr w:type="spellEnd"/>
      <w:r w:rsidR="005F2B17">
        <w:rPr>
          <w:lang w:eastAsia="es-ES"/>
        </w:rPr>
        <w:t xml:space="preserve"> subspace methods. For this reason there is a considerable amount of academic research devoted to this simple linear algebra operation</w:t>
      </w:r>
      <w:r w:rsidR="00BA0E07">
        <w:rPr>
          <w:lang w:eastAsia="es-ES"/>
        </w:rPr>
        <w:t>, making it an important benchmark for determining performance of different sparse matrix formats</w:t>
      </w:r>
      <w:r w:rsidR="005F2B17">
        <w:rPr>
          <w:lang w:eastAsia="es-ES"/>
        </w:rPr>
        <w:t xml:space="preserve">. </w:t>
      </w:r>
      <w:r w:rsidR="00F466DF">
        <w:rPr>
          <w:lang w:eastAsia="es-ES"/>
        </w:rPr>
        <w:t xml:space="preserve">Given an </w:t>
      </w:r>
      <w:proofErr w:type="spellStart"/>
      <w:r w:rsidR="00F466DF">
        <w:rPr>
          <w:lang w:eastAsia="es-ES"/>
        </w:rPr>
        <w:t>Ellpack</w:t>
      </w:r>
      <w:proofErr w:type="spellEnd"/>
      <w:r w:rsidR="00F466DF">
        <w:rPr>
          <w:lang w:eastAsia="es-ES"/>
        </w:rPr>
        <w:t xml:space="preserve"> format as described in section [], A naïve implementation of the matrix vector multiplication operation using </w:t>
      </w:r>
      <w:proofErr w:type="spellStart"/>
      <w:r w:rsidR="00F466DF">
        <w:rPr>
          <w:lang w:eastAsia="es-ES"/>
        </w:rPr>
        <w:t>OpenCL</w:t>
      </w:r>
      <w:proofErr w:type="spellEnd"/>
      <w:r w:rsidR="00F466DF">
        <w:rPr>
          <w:lang w:eastAsia="es-ES"/>
        </w:rPr>
        <w:t xml:space="preserve"> is:</w:t>
      </w:r>
    </w:p>
    <w:p w:rsidR="00F466DF" w:rsidRPr="00F466DF"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t xml:space="preserve">  </w:t>
      </w:r>
      <w:proofErr w:type="spellStart"/>
      <w:r w:rsidRPr="00F466DF">
        <w:rPr>
          <w:rFonts w:ascii="Consolas" w:hAnsi="Consolas" w:cs="Consolas"/>
          <w:sz w:val="18"/>
          <w:szCs w:val="18"/>
          <w:lang w:eastAsia="es-ES"/>
        </w:rPr>
        <w:t>uint</w:t>
      </w:r>
      <w:proofErr w:type="spellEnd"/>
      <w:r w:rsidRPr="00F466DF">
        <w:rPr>
          <w:rFonts w:ascii="Consolas" w:hAnsi="Consolas" w:cs="Consolas"/>
          <w:sz w:val="18"/>
          <w:szCs w:val="18"/>
          <w:lang w:eastAsia="es-ES"/>
        </w:rPr>
        <w:t xml:space="preserve"> </w:t>
      </w:r>
      <w:proofErr w:type="spellStart"/>
      <w:r w:rsidRPr="00F466DF">
        <w:rPr>
          <w:rFonts w:ascii="Consolas" w:hAnsi="Consolas" w:cs="Consolas"/>
          <w:sz w:val="18"/>
          <w:szCs w:val="18"/>
          <w:lang w:eastAsia="es-ES"/>
        </w:rPr>
        <w:t>gid</w:t>
      </w:r>
      <w:proofErr w:type="spellEnd"/>
      <w:r w:rsidRPr="00F466DF">
        <w:rPr>
          <w:rFonts w:ascii="Consolas" w:hAnsi="Consolas" w:cs="Consolas"/>
          <w:sz w:val="18"/>
          <w:szCs w:val="18"/>
          <w:lang w:eastAsia="es-ES"/>
        </w:rPr>
        <w:t xml:space="preserve"> = </w:t>
      </w:r>
      <w:proofErr w:type="spellStart"/>
      <w:r w:rsidRPr="00F466DF">
        <w:rPr>
          <w:rFonts w:ascii="Consolas" w:hAnsi="Consolas" w:cs="Consolas"/>
          <w:sz w:val="18"/>
          <w:szCs w:val="18"/>
          <w:lang w:eastAsia="es-ES"/>
        </w:rPr>
        <w:t>get_global_id</w:t>
      </w:r>
      <w:proofErr w:type="spellEnd"/>
      <w:r w:rsidRPr="00F466DF">
        <w:rPr>
          <w:rFonts w:ascii="Consolas" w:hAnsi="Consolas" w:cs="Consolas"/>
          <w:sz w:val="18"/>
          <w:szCs w:val="18"/>
          <w:lang w:eastAsia="es-ES"/>
        </w:rPr>
        <w:t>(0);</w:t>
      </w:r>
    </w:p>
    <w:p w:rsidR="00F466DF" w:rsidRPr="00F466DF"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t xml:space="preserve">  if (</w:t>
      </w:r>
      <w:proofErr w:type="spellStart"/>
      <w:r w:rsidRPr="00F466DF">
        <w:rPr>
          <w:rFonts w:ascii="Consolas" w:hAnsi="Consolas" w:cs="Consolas"/>
          <w:sz w:val="18"/>
          <w:szCs w:val="18"/>
          <w:lang w:eastAsia="es-ES"/>
        </w:rPr>
        <w:t>gid</w:t>
      </w:r>
      <w:proofErr w:type="spellEnd"/>
      <w:r w:rsidRPr="00F466DF">
        <w:rPr>
          <w:rFonts w:ascii="Consolas" w:hAnsi="Consolas" w:cs="Consolas"/>
          <w:sz w:val="18"/>
          <w:szCs w:val="18"/>
          <w:lang w:eastAsia="es-ES"/>
        </w:rPr>
        <w:t xml:space="preserve"> &lt; </w:t>
      </w:r>
      <w:proofErr w:type="spellStart"/>
      <w:r w:rsidRPr="00F466DF">
        <w:rPr>
          <w:rFonts w:ascii="Consolas" w:hAnsi="Consolas" w:cs="Consolas"/>
          <w:sz w:val="18"/>
          <w:szCs w:val="18"/>
          <w:lang w:eastAsia="es-ES"/>
        </w:rPr>
        <w:t>matDim</w:t>
      </w:r>
      <w:proofErr w:type="spellEnd"/>
      <w:r w:rsidRPr="00F466DF">
        <w:rPr>
          <w:rFonts w:ascii="Consolas" w:hAnsi="Consolas" w:cs="Consolas"/>
          <w:sz w:val="18"/>
          <w:szCs w:val="18"/>
          <w:lang w:eastAsia="es-ES"/>
        </w:rPr>
        <w:t>) {</w:t>
      </w:r>
    </w:p>
    <w:p w:rsidR="00F466DF" w:rsidRPr="00F466DF"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t xml:space="preserve">    </w:t>
      </w:r>
      <w:proofErr w:type="spellStart"/>
      <w:r w:rsidRPr="00F466DF">
        <w:rPr>
          <w:rFonts w:ascii="Consolas" w:hAnsi="Consolas" w:cs="Consolas"/>
          <w:sz w:val="18"/>
          <w:szCs w:val="18"/>
          <w:lang w:eastAsia="es-ES"/>
        </w:rPr>
        <w:t>uint</w:t>
      </w:r>
      <w:proofErr w:type="spellEnd"/>
      <w:r w:rsidRPr="00F466DF">
        <w:rPr>
          <w:rFonts w:ascii="Consolas" w:hAnsi="Consolas" w:cs="Consolas"/>
          <w:sz w:val="18"/>
          <w:szCs w:val="18"/>
          <w:lang w:eastAsia="es-ES"/>
        </w:rPr>
        <w:t xml:space="preserve"> </w:t>
      </w:r>
      <w:proofErr w:type="spellStart"/>
      <w:r w:rsidRPr="00F466DF">
        <w:rPr>
          <w:rFonts w:ascii="Consolas" w:hAnsi="Consolas" w:cs="Consolas"/>
          <w:sz w:val="18"/>
          <w:szCs w:val="18"/>
          <w:lang w:eastAsia="es-ES"/>
        </w:rPr>
        <w:t>nnz</w:t>
      </w:r>
      <w:proofErr w:type="spellEnd"/>
      <w:r w:rsidRPr="00F466DF">
        <w:rPr>
          <w:rFonts w:ascii="Consolas" w:hAnsi="Consolas" w:cs="Consolas"/>
          <w:sz w:val="18"/>
          <w:szCs w:val="18"/>
          <w:lang w:eastAsia="es-ES"/>
        </w:rPr>
        <w:t xml:space="preserve">    = </w:t>
      </w:r>
      <w:proofErr w:type="spellStart"/>
      <w:r w:rsidRPr="00F466DF">
        <w:rPr>
          <w:rFonts w:ascii="Consolas" w:hAnsi="Consolas" w:cs="Consolas"/>
          <w:sz w:val="18"/>
          <w:szCs w:val="18"/>
          <w:lang w:eastAsia="es-ES"/>
        </w:rPr>
        <w:t>rowNnz</w:t>
      </w:r>
      <w:proofErr w:type="spellEnd"/>
      <w:r w:rsidRPr="00F466DF">
        <w:rPr>
          <w:rFonts w:ascii="Consolas" w:hAnsi="Consolas" w:cs="Consolas"/>
          <w:sz w:val="18"/>
          <w:szCs w:val="18"/>
          <w:lang w:eastAsia="es-ES"/>
        </w:rPr>
        <w:t>[</w:t>
      </w:r>
      <w:proofErr w:type="spellStart"/>
      <w:r w:rsidRPr="00F466DF">
        <w:rPr>
          <w:rFonts w:ascii="Consolas" w:hAnsi="Consolas" w:cs="Consolas"/>
          <w:sz w:val="18"/>
          <w:szCs w:val="18"/>
          <w:lang w:eastAsia="es-ES"/>
        </w:rPr>
        <w:t>gid</w:t>
      </w:r>
      <w:proofErr w:type="spellEnd"/>
      <w:r w:rsidRPr="00F466DF">
        <w:rPr>
          <w:rFonts w:ascii="Consolas" w:hAnsi="Consolas" w:cs="Consolas"/>
          <w:sz w:val="18"/>
          <w:szCs w:val="18"/>
          <w:lang w:eastAsia="es-ES"/>
        </w:rPr>
        <w:t>];</w:t>
      </w:r>
    </w:p>
    <w:p w:rsidR="00F466DF" w:rsidRPr="00F466DF"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t xml:space="preserve">    float sum = 0;</w:t>
      </w:r>
    </w:p>
    <w:p w:rsidR="00F466DF" w:rsidRPr="00F466DF"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t xml:space="preserve">    for (</w:t>
      </w:r>
      <w:proofErr w:type="spellStart"/>
      <w:r w:rsidRPr="00F466DF">
        <w:rPr>
          <w:rFonts w:ascii="Consolas" w:hAnsi="Consolas" w:cs="Consolas"/>
          <w:sz w:val="18"/>
          <w:szCs w:val="18"/>
          <w:lang w:eastAsia="es-ES"/>
        </w:rPr>
        <w:t>int</w:t>
      </w:r>
      <w:proofErr w:type="spellEnd"/>
      <w:r w:rsidRPr="00F466DF">
        <w:rPr>
          <w:rFonts w:ascii="Consolas" w:hAnsi="Consolas" w:cs="Consolas"/>
          <w:sz w:val="18"/>
          <w:szCs w:val="18"/>
          <w:lang w:eastAsia="es-ES"/>
        </w:rPr>
        <w:t xml:space="preserve"> </w:t>
      </w:r>
      <w:proofErr w:type="spellStart"/>
      <w:r w:rsidRPr="00F466DF">
        <w:rPr>
          <w:rFonts w:ascii="Consolas" w:hAnsi="Consolas" w:cs="Consolas"/>
          <w:sz w:val="18"/>
          <w:szCs w:val="18"/>
          <w:lang w:eastAsia="es-ES"/>
        </w:rPr>
        <w:t>i</w:t>
      </w:r>
      <w:proofErr w:type="spellEnd"/>
      <w:r w:rsidRPr="00F466DF">
        <w:rPr>
          <w:rFonts w:ascii="Consolas" w:hAnsi="Consolas" w:cs="Consolas"/>
          <w:sz w:val="18"/>
          <w:szCs w:val="18"/>
          <w:lang w:eastAsia="es-ES"/>
        </w:rPr>
        <w:t xml:space="preserve"> = 0; </w:t>
      </w:r>
      <w:proofErr w:type="spellStart"/>
      <w:r w:rsidRPr="00F466DF">
        <w:rPr>
          <w:rFonts w:ascii="Consolas" w:hAnsi="Consolas" w:cs="Consolas"/>
          <w:sz w:val="18"/>
          <w:szCs w:val="18"/>
          <w:lang w:eastAsia="es-ES"/>
        </w:rPr>
        <w:t>i</w:t>
      </w:r>
      <w:proofErr w:type="spellEnd"/>
      <w:r w:rsidRPr="00F466DF">
        <w:rPr>
          <w:rFonts w:ascii="Consolas" w:hAnsi="Consolas" w:cs="Consolas"/>
          <w:sz w:val="18"/>
          <w:szCs w:val="18"/>
          <w:lang w:eastAsia="es-ES"/>
        </w:rPr>
        <w:t xml:space="preserve"> &lt; </w:t>
      </w:r>
      <w:proofErr w:type="spellStart"/>
      <w:r w:rsidRPr="00F466DF">
        <w:rPr>
          <w:rFonts w:ascii="Consolas" w:hAnsi="Consolas" w:cs="Consolas"/>
          <w:sz w:val="18"/>
          <w:szCs w:val="18"/>
          <w:lang w:eastAsia="es-ES"/>
        </w:rPr>
        <w:t>nnz</w:t>
      </w:r>
      <w:proofErr w:type="spellEnd"/>
      <w:r w:rsidRPr="00F466DF">
        <w:rPr>
          <w:rFonts w:ascii="Consolas" w:hAnsi="Consolas" w:cs="Consolas"/>
          <w:sz w:val="18"/>
          <w:szCs w:val="18"/>
          <w:lang w:eastAsia="es-ES"/>
        </w:rPr>
        <w:t xml:space="preserve">; </w:t>
      </w:r>
      <w:proofErr w:type="spellStart"/>
      <w:r w:rsidRPr="00F466DF">
        <w:rPr>
          <w:rFonts w:ascii="Consolas" w:hAnsi="Consolas" w:cs="Consolas"/>
          <w:sz w:val="18"/>
          <w:szCs w:val="18"/>
          <w:lang w:eastAsia="es-ES"/>
        </w:rPr>
        <w:t>i</w:t>
      </w:r>
      <w:proofErr w:type="spellEnd"/>
      <w:r w:rsidRPr="00F466DF">
        <w:rPr>
          <w:rFonts w:ascii="Consolas" w:hAnsi="Consolas" w:cs="Consolas"/>
          <w:sz w:val="18"/>
          <w:szCs w:val="18"/>
          <w:lang w:eastAsia="es-ES"/>
        </w:rPr>
        <w:t>++) {</w:t>
      </w:r>
    </w:p>
    <w:p w:rsidR="00F466DF" w:rsidRPr="00F466DF"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t xml:space="preserve">      </w:t>
      </w:r>
      <w:proofErr w:type="spellStart"/>
      <w:r w:rsidRPr="00F466DF">
        <w:rPr>
          <w:rFonts w:ascii="Consolas" w:hAnsi="Consolas" w:cs="Consolas"/>
          <w:sz w:val="18"/>
          <w:szCs w:val="18"/>
          <w:lang w:eastAsia="es-ES"/>
        </w:rPr>
        <w:t>int</w:t>
      </w:r>
      <w:proofErr w:type="spellEnd"/>
      <w:r w:rsidRPr="00F466DF">
        <w:rPr>
          <w:rFonts w:ascii="Consolas" w:hAnsi="Consolas" w:cs="Consolas"/>
          <w:sz w:val="18"/>
          <w:szCs w:val="18"/>
          <w:lang w:eastAsia="es-ES"/>
        </w:rPr>
        <w:t xml:space="preserve"> index   = </w:t>
      </w:r>
      <w:proofErr w:type="spellStart"/>
      <w:r w:rsidRPr="00F466DF">
        <w:rPr>
          <w:rFonts w:ascii="Consolas" w:hAnsi="Consolas" w:cs="Consolas"/>
          <w:sz w:val="18"/>
          <w:szCs w:val="18"/>
          <w:lang w:eastAsia="es-ES"/>
        </w:rPr>
        <w:t>i</w:t>
      </w:r>
      <w:proofErr w:type="spellEnd"/>
      <w:r w:rsidRPr="00F466DF">
        <w:rPr>
          <w:rFonts w:ascii="Consolas" w:hAnsi="Consolas" w:cs="Consolas"/>
          <w:sz w:val="18"/>
          <w:szCs w:val="18"/>
          <w:lang w:eastAsia="es-ES"/>
        </w:rPr>
        <w:t xml:space="preserve"> * </w:t>
      </w:r>
      <w:proofErr w:type="spellStart"/>
      <w:r w:rsidRPr="00F466DF">
        <w:rPr>
          <w:rFonts w:ascii="Consolas" w:hAnsi="Consolas" w:cs="Consolas"/>
          <w:sz w:val="18"/>
          <w:szCs w:val="18"/>
          <w:lang w:eastAsia="es-ES"/>
        </w:rPr>
        <w:t>matDim</w:t>
      </w:r>
      <w:proofErr w:type="spellEnd"/>
      <w:r w:rsidRPr="00F466DF">
        <w:rPr>
          <w:rFonts w:ascii="Consolas" w:hAnsi="Consolas" w:cs="Consolas"/>
          <w:sz w:val="18"/>
          <w:szCs w:val="18"/>
          <w:lang w:eastAsia="es-ES"/>
        </w:rPr>
        <w:t xml:space="preserve"> + </w:t>
      </w:r>
      <w:proofErr w:type="spellStart"/>
      <w:r w:rsidRPr="00F466DF">
        <w:rPr>
          <w:rFonts w:ascii="Consolas" w:hAnsi="Consolas" w:cs="Consolas"/>
          <w:sz w:val="18"/>
          <w:szCs w:val="18"/>
          <w:lang w:eastAsia="es-ES"/>
        </w:rPr>
        <w:t>gid</w:t>
      </w:r>
      <w:proofErr w:type="spellEnd"/>
      <w:r w:rsidRPr="00F466DF">
        <w:rPr>
          <w:rFonts w:ascii="Consolas" w:hAnsi="Consolas" w:cs="Consolas"/>
          <w:sz w:val="18"/>
          <w:szCs w:val="18"/>
          <w:lang w:eastAsia="es-ES"/>
        </w:rPr>
        <w:t>;</w:t>
      </w:r>
    </w:p>
    <w:p w:rsidR="00F466DF" w:rsidRPr="00F466DF"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t xml:space="preserve">      </w:t>
      </w:r>
      <w:proofErr w:type="spellStart"/>
      <w:r w:rsidRPr="00F466DF">
        <w:rPr>
          <w:rFonts w:ascii="Consolas" w:hAnsi="Consolas" w:cs="Consolas"/>
          <w:sz w:val="18"/>
          <w:szCs w:val="18"/>
          <w:lang w:eastAsia="es-ES"/>
        </w:rPr>
        <w:t>int</w:t>
      </w:r>
      <w:proofErr w:type="spellEnd"/>
      <w:r w:rsidRPr="00F466DF">
        <w:rPr>
          <w:rFonts w:ascii="Consolas" w:hAnsi="Consolas" w:cs="Consolas"/>
          <w:sz w:val="18"/>
          <w:szCs w:val="18"/>
          <w:lang w:eastAsia="es-ES"/>
        </w:rPr>
        <w:t xml:space="preserve"> </w:t>
      </w:r>
      <w:proofErr w:type="spellStart"/>
      <w:r w:rsidRPr="00F466DF">
        <w:rPr>
          <w:rFonts w:ascii="Consolas" w:hAnsi="Consolas" w:cs="Consolas"/>
          <w:sz w:val="18"/>
          <w:szCs w:val="18"/>
          <w:lang w:eastAsia="es-ES"/>
        </w:rPr>
        <w:t>col</w:t>
      </w:r>
      <w:proofErr w:type="spellEnd"/>
      <w:r w:rsidRPr="00F466DF">
        <w:rPr>
          <w:rFonts w:ascii="Consolas" w:hAnsi="Consolas" w:cs="Consolas"/>
          <w:sz w:val="18"/>
          <w:szCs w:val="18"/>
          <w:lang w:eastAsia="es-ES"/>
        </w:rPr>
        <w:t xml:space="preserve">     = </w:t>
      </w:r>
      <w:proofErr w:type="spellStart"/>
      <w:r w:rsidRPr="00F466DF">
        <w:rPr>
          <w:rFonts w:ascii="Consolas" w:hAnsi="Consolas" w:cs="Consolas"/>
          <w:sz w:val="18"/>
          <w:szCs w:val="18"/>
          <w:lang w:eastAsia="es-ES"/>
        </w:rPr>
        <w:t>colIdx</w:t>
      </w:r>
      <w:proofErr w:type="spellEnd"/>
      <w:r w:rsidRPr="00F466DF">
        <w:rPr>
          <w:rFonts w:ascii="Consolas" w:hAnsi="Consolas" w:cs="Consolas"/>
          <w:sz w:val="18"/>
          <w:szCs w:val="18"/>
          <w:lang w:eastAsia="es-ES"/>
        </w:rPr>
        <w:t>[index];</w:t>
      </w:r>
    </w:p>
    <w:p w:rsidR="00F466DF" w:rsidRPr="00F466DF"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t xml:space="preserve">      float </w:t>
      </w:r>
      <w:proofErr w:type="spellStart"/>
      <w:r w:rsidRPr="00F466DF">
        <w:rPr>
          <w:rFonts w:ascii="Consolas" w:hAnsi="Consolas" w:cs="Consolas"/>
          <w:sz w:val="18"/>
          <w:szCs w:val="18"/>
          <w:lang w:eastAsia="es-ES"/>
        </w:rPr>
        <w:t>aval</w:t>
      </w:r>
      <w:proofErr w:type="spellEnd"/>
      <w:r w:rsidRPr="00F466DF">
        <w:rPr>
          <w:rFonts w:ascii="Consolas" w:hAnsi="Consolas" w:cs="Consolas"/>
          <w:sz w:val="18"/>
          <w:szCs w:val="18"/>
          <w:lang w:eastAsia="es-ES"/>
        </w:rPr>
        <w:t xml:space="preserve">  = </w:t>
      </w:r>
      <w:proofErr w:type="spellStart"/>
      <w:r w:rsidRPr="00F466DF">
        <w:rPr>
          <w:rFonts w:ascii="Consolas" w:hAnsi="Consolas" w:cs="Consolas"/>
          <w:sz w:val="18"/>
          <w:szCs w:val="18"/>
          <w:lang w:eastAsia="es-ES"/>
        </w:rPr>
        <w:t>matData</w:t>
      </w:r>
      <w:proofErr w:type="spellEnd"/>
      <w:r w:rsidRPr="00F466DF">
        <w:rPr>
          <w:rFonts w:ascii="Consolas" w:hAnsi="Consolas" w:cs="Consolas"/>
          <w:sz w:val="18"/>
          <w:szCs w:val="18"/>
          <w:lang w:eastAsia="es-ES"/>
        </w:rPr>
        <w:t>[index];</w:t>
      </w:r>
    </w:p>
    <w:p w:rsidR="00F466DF" w:rsidRPr="00F466DF"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t xml:space="preserve">      float </w:t>
      </w:r>
      <w:proofErr w:type="spellStart"/>
      <w:r w:rsidRPr="00F466DF">
        <w:rPr>
          <w:rFonts w:ascii="Consolas" w:hAnsi="Consolas" w:cs="Consolas"/>
          <w:sz w:val="18"/>
          <w:szCs w:val="18"/>
          <w:lang w:eastAsia="es-ES"/>
        </w:rPr>
        <w:t>xval</w:t>
      </w:r>
      <w:proofErr w:type="spellEnd"/>
      <w:r w:rsidRPr="00F466DF">
        <w:rPr>
          <w:rFonts w:ascii="Consolas" w:hAnsi="Consolas" w:cs="Consolas"/>
          <w:sz w:val="18"/>
          <w:szCs w:val="18"/>
          <w:lang w:eastAsia="es-ES"/>
        </w:rPr>
        <w:t xml:space="preserve">  = </w:t>
      </w:r>
      <w:proofErr w:type="spellStart"/>
      <w:r w:rsidRPr="00F466DF">
        <w:rPr>
          <w:rFonts w:ascii="Consolas" w:hAnsi="Consolas" w:cs="Consolas"/>
          <w:sz w:val="18"/>
          <w:szCs w:val="18"/>
          <w:lang w:eastAsia="es-ES"/>
        </w:rPr>
        <w:t>vector_x</w:t>
      </w:r>
      <w:proofErr w:type="spellEnd"/>
      <w:r w:rsidRPr="00F466DF">
        <w:rPr>
          <w:rFonts w:ascii="Consolas" w:hAnsi="Consolas" w:cs="Consolas"/>
          <w:sz w:val="18"/>
          <w:szCs w:val="18"/>
          <w:lang w:eastAsia="es-ES"/>
        </w:rPr>
        <w:t>[</w:t>
      </w:r>
      <w:proofErr w:type="spellStart"/>
      <w:r w:rsidRPr="00F466DF">
        <w:rPr>
          <w:rFonts w:ascii="Consolas" w:hAnsi="Consolas" w:cs="Consolas"/>
          <w:sz w:val="18"/>
          <w:szCs w:val="18"/>
          <w:lang w:eastAsia="es-ES"/>
        </w:rPr>
        <w:t>col</w:t>
      </w:r>
      <w:proofErr w:type="spellEnd"/>
      <w:r w:rsidRPr="00F466DF">
        <w:rPr>
          <w:rFonts w:ascii="Consolas" w:hAnsi="Consolas" w:cs="Consolas"/>
          <w:sz w:val="18"/>
          <w:szCs w:val="18"/>
          <w:lang w:eastAsia="es-ES"/>
        </w:rPr>
        <w:t>];</w:t>
      </w:r>
    </w:p>
    <w:p w:rsidR="00F466DF" w:rsidRPr="00F466DF"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t xml:space="preserve">      sum  += </w:t>
      </w:r>
      <w:proofErr w:type="spellStart"/>
      <w:r w:rsidRPr="00F466DF">
        <w:rPr>
          <w:rFonts w:ascii="Consolas" w:hAnsi="Consolas" w:cs="Consolas"/>
          <w:sz w:val="18"/>
          <w:szCs w:val="18"/>
          <w:lang w:eastAsia="es-ES"/>
        </w:rPr>
        <w:t>aval</w:t>
      </w:r>
      <w:proofErr w:type="spellEnd"/>
      <w:r w:rsidRPr="00F466DF">
        <w:rPr>
          <w:rFonts w:ascii="Consolas" w:hAnsi="Consolas" w:cs="Consolas"/>
          <w:sz w:val="18"/>
          <w:szCs w:val="18"/>
          <w:lang w:eastAsia="es-ES"/>
        </w:rPr>
        <w:t xml:space="preserve"> * </w:t>
      </w:r>
      <w:proofErr w:type="spellStart"/>
      <w:r w:rsidRPr="00F466DF">
        <w:rPr>
          <w:rFonts w:ascii="Consolas" w:hAnsi="Consolas" w:cs="Consolas"/>
          <w:sz w:val="18"/>
          <w:szCs w:val="18"/>
          <w:lang w:eastAsia="es-ES"/>
        </w:rPr>
        <w:t>xval</w:t>
      </w:r>
      <w:proofErr w:type="spellEnd"/>
      <w:r w:rsidRPr="00F466DF">
        <w:rPr>
          <w:rFonts w:ascii="Consolas" w:hAnsi="Consolas" w:cs="Consolas"/>
          <w:sz w:val="18"/>
          <w:szCs w:val="18"/>
          <w:lang w:eastAsia="es-ES"/>
        </w:rPr>
        <w:t>;</w:t>
      </w:r>
    </w:p>
    <w:p w:rsidR="00F466DF" w:rsidRPr="00F466DF"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lastRenderedPageBreak/>
        <w:t xml:space="preserve">    }</w:t>
      </w:r>
    </w:p>
    <w:p w:rsidR="00F466DF" w:rsidRPr="00F466DF"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t xml:space="preserve">    </w:t>
      </w:r>
      <w:proofErr w:type="spellStart"/>
      <w:r w:rsidRPr="00F466DF">
        <w:rPr>
          <w:rFonts w:ascii="Consolas" w:hAnsi="Consolas" w:cs="Consolas"/>
          <w:sz w:val="18"/>
          <w:szCs w:val="18"/>
          <w:lang w:eastAsia="es-ES"/>
        </w:rPr>
        <w:t>vector_y</w:t>
      </w:r>
      <w:proofErr w:type="spellEnd"/>
      <w:r w:rsidRPr="00F466DF">
        <w:rPr>
          <w:rFonts w:ascii="Consolas" w:hAnsi="Consolas" w:cs="Consolas"/>
          <w:sz w:val="18"/>
          <w:szCs w:val="18"/>
          <w:lang w:eastAsia="es-ES"/>
        </w:rPr>
        <w:t>[</w:t>
      </w:r>
      <w:proofErr w:type="spellStart"/>
      <w:r w:rsidRPr="00F466DF">
        <w:rPr>
          <w:rFonts w:ascii="Consolas" w:hAnsi="Consolas" w:cs="Consolas"/>
          <w:sz w:val="18"/>
          <w:szCs w:val="18"/>
          <w:lang w:eastAsia="es-ES"/>
        </w:rPr>
        <w:t>gid</w:t>
      </w:r>
      <w:proofErr w:type="spellEnd"/>
      <w:r w:rsidRPr="00F466DF">
        <w:rPr>
          <w:rFonts w:ascii="Consolas" w:hAnsi="Consolas" w:cs="Consolas"/>
          <w:sz w:val="18"/>
          <w:szCs w:val="18"/>
          <w:lang w:eastAsia="es-ES"/>
        </w:rPr>
        <w:t>] = sum;</w:t>
      </w:r>
    </w:p>
    <w:p w:rsidR="00707A43"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t xml:space="preserve">  }</w:t>
      </w:r>
    </w:p>
    <w:p w:rsidR="00F466DF" w:rsidRDefault="00F466DF" w:rsidP="00F466DF">
      <w:pPr>
        <w:pStyle w:val="Texto"/>
        <w:ind w:firstLine="0"/>
        <w:rPr>
          <w:rFonts w:ascii="Consolas" w:hAnsi="Consolas" w:cs="Consolas"/>
          <w:sz w:val="18"/>
          <w:szCs w:val="18"/>
          <w:lang w:eastAsia="es-ES"/>
        </w:rPr>
      </w:pPr>
    </w:p>
    <w:p w:rsidR="00797AAF" w:rsidRDefault="00F466DF" w:rsidP="00F466DF">
      <w:pPr>
        <w:pStyle w:val="Texto"/>
      </w:pPr>
      <w:r>
        <w:t xml:space="preserve">This implementation does not take into consideration local memory or grouping. The approach displayed simply assigns one thread to each row and calculates the dot product between the vector and a matrix row using a private register as an accumulator. It is valid to point out that although no workgroup indication appears in the </w:t>
      </w:r>
      <w:r w:rsidR="00797AAF">
        <w:t xml:space="preserve">kernel, being that no </w:t>
      </w:r>
      <w:r>
        <w:t>local memory</w:t>
      </w:r>
      <w:r w:rsidR="00797AAF">
        <w:t xml:space="preserve"> was used</w:t>
      </w:r>
      <w:r>
        <w:t xml:space="preserve"> </w:t>
      </w:r>
      <w:r w:rsidR="00797AAF">
        <w:t>n</w:t>
      </w:r>
      <w:r>
        <w:t xml:space="preserve">or </w:t>
      </w:r>
      <w:r w:rsidR="00797AAF">
        <w:t xml:space="preserve">were </w:t>
      </w:r>
      <w:r>
        <w:t xml:space="preserve">workgroup specific calculations were executed, </w:t>
      </w:r>
      <w:r w:rsidR="00797AAF">
        <w:t xml:space="preserve">when executing a workgroup size must be defined and different sizes can still influence performance. That is because the workgroup size defines the number of </w:t>
      </w:r>
      <w:proofErr w:type="spellStart"/>
      <w:r w:rsidR="00797AAF">
        <w:t>wavefronts</w:t>
      </w:r>
      <w:proofErr w:type="spellEnd"/>
      <w:r w:rsidR="00797AAF">
        <w:t xml:space="preserve"> to execute, memory allocation and other factors which carry weight in determining performance.</w:t>
      </w:r>
    </w:p>
    <w:p w:rsidR="00296A3E" w:rsidRDefault="00797AAF" w:rsidP="00F466DF">
      <w:pPr>
        <w:pStyle w:val="Texto"/>
      </w:pPr>
      <w:r>
        <w:t xml:space="preserve">Another technique used to extract parallelism out of the GPU is to expose </w:t>
      </w:r>
      <w:proofErr w:type="spellStart"/>
      <w:r>
        <w:t>vectorization</w:t>
      </w:r>
      <w:proofErr w:type="spellEnd"/>
      <w:r>
        <w:t xml:space="preserve"> by using built in vector data types. This allows the compiler to more easily identify opportunities for using </w:t>
      </w:r>
      <w:proofErr w:type="spellStart"/>
      <w:r>
        <w:t>vectorization</w:t>
      </w:r>
      <w:proofErr w:type="spellEnd"/>
      <w:r>
        <w:t xml:space="preserve"> capabilities, oftentimes performing multiple arithmetic operations in one cycle. Code readability does suffer by treating variables as vectors which in practice do not poss</w:t>
      </w:r>
      <w:r w:rsidR="00296A3E">
        <w:t>ess a vector representation:</w:t>
      </w:r>
    </w:p>
    <w:p w:rsidR="00296A3E" w:rsidRPr="00296A3E" w:rsidRDefault="00296A3E" w:rsidP="00296A3E">
      <w:pPr>
        <w:pStyle w:val="Texto"/>
        <w:rPr>
          <w:rFonts w:ascii="Consolas" w:hAnsi="Consolas" w:cs="Consolas"/>
          <w:sz w:val="20"/>
        </w:rPr>
      </w:pPr>
      <w:r w:rsidRPr="00296A3E">
        <w:rPr>
          <w:rFonts w:ascii="Consolas" w:hAnsi="Consolas" w:cs="Consolas"/>
          <w:sz w:val="20"/>
        </w:rPr>
        <w:t xml:space="preserve">  </w:t>
      </w:r>
      <w:proofErr w:type="spellStart"/>
      <w:r w:rsidRPr="00296A3E">
        <w:rPr>
          <w:rFonts w:ascii="Consolas" w:hAnsi="Consolas" w:cs="Consolas"/>
          <w:sz w:val="20"/>
        </w:rPr>
        <w:t>uint</w:t>
      </w:r>
      <w:proofErr w:type="spellEnd"/>
      <w:r w:rsidRPr="00296A3E">
        <w:rPr>
          <w:rFonts w:ascii="Consolas" w:hAnsi="Consolas" w:cs="Consolas"/>
          <w:sz w:val="20"/>
        </w:rPr>
        <w:t xml:space="preserve"> </w:t>
      </w:r>
      <w:proofErr w:type="spellStart"/>
      <w:r w:rsidRPr="00296A3E">
        <w:rPr>
          <w:rFonts w:ascii="Consolas" w:hAnsi="Consolas" w:cs="Consolas"/>
          <w:sz w:val="20"/>
        </w:rPr>
        <w:t>gid</w:t>
      </w:r>
      <w:proofErr w:type="spellEnd"/>
      <w:r w:rsidRPr="00296A3E">
        <w:rPr>
          <w:rFonts w:ascii="Consolas" w:hAnsi="Consolas" w:cs="Consolas"/>
          <w:sz w:val="20"/>
        </w:rPr>
        <w:t xml:space="preserve"> = </w:t>
      </w:r>
      <w:proofErr w:type="spellStart"/>
      <w:r w:rsidRPr="00296A3E">
        <w:rPr>
          <w:rFonts w:ascii="Consolas" w:hAnsi="Consolas" w:cs="Consolas"/>
          <w:sz w:val="20"/>
        </w:rPr>
        <w:t>get_global_id</w:t>
      </w:r>
      <w:proofErr w:type="spellEnd"/>
      <w:r w:rsidRPr="00296A3E">
        <w:rPr>
          <w:rFonts w:ascii="Consolas" w:hAnsi="Consolas" w:cs="Consolas"/>
          <w:sz w:val="20"/>
        </w:rPr>
        <w:t>(0);</w:t>
      </w:r>
    </w:p>
    <w:p w:rsidR="00296A3E" w:rsidRPr="00296A3E" w:rsidRDefault="00296A3E" w:rsidP="00296A3E">
      <w:pPr>
        <w:pStyle w:val="Texto"/>
        <w:rPr>
          <w:rFonts w:ascii="Consolas" w:hAnsi="Consolas" w:cs="Consolas"/>
          <w:sz w:val="20"/>
        </w:rPr>
      </w:pPr>
      <w:r w:rsidRPr="00296A3E">
        <w:rPr>
          <w:rFonts w:ascii="Consolas" w:hAnsi="Consolas" w:cs="Consolas"/>
          <w:sz w:val="20"/>
        </w:rPr>
        <w:t xml:space="preserve">  if (</w:t>
      </w:r>
      <w:proofErr w:type="spellStart"/>
      <w:r w:rsidRPr="00296A3E">
        <w:rPr>
          <w:rFonts w:ascii="Consolas" w:hAnsi="Consolas" w:cs="Consolas"/>
          <w:sz w:val="20"/>
        </w:rPr>
        <w:t>gid</w:t>
      </w:r>
      <w:proofErr w:type="spellEnd"/>
      <w:r w:rsidRPr="00296A3E">
        <w:rPr>
          <w:rFonts w:ascii="Consolas" w:hAnsi="Consolas" w:cs="Consolas"/>
          <w:sz w:val="20"/>
        </w:rPr>
        <w:t xml:space="preserve"> &lt; </w:t>
      </w:r>
      <w:proofErr w:type="spellStart"/>
      <w:r w:rsidRPr="00296A3E">
        <w:rPr>
          <w:rFonts w:ascii="Consolas" w:hAnsi="Consolas" w:cs="Consolas"/>
          <w:sz w:val="20"/>
        </w:rPr>
        <w:t>matDim</w:t>
      </w:r>
      <w:proofErr w:type="spellEnd"/>
      <w:r w:rsidRPr="00296A3E">
        <w:rPr>
          <w:rFonts w:ascii="Consolas" w:hAnsi="Consolas" w:cs="Consolas"/>
          <w:sz w:val="20"/>
        </w:rPr>
        <w:t>) {</w:t>
      </w:r>
    </w:p>
    <w:p w:rsidR="00296A3E" w:rsidRPr="00296A3E" w:rsidRDefault="00296A3E" w:rsidP="00296A3E">
      <w:pPr>
        <w:pStyle w:val="Texto"/>
        <w:rPr>
          <w:rFonts w:ascii="Consolas" w:hAnsi="Consolas" w:cs="Consolas"/>
          <w:sz w:val="20"/>
        </w:rPr>
      </w:pPr>
      <w:r w:rsidRPr="00296A3E">
        <w:rPr>
          <w:rFonts w:ascii="Consolas" w:hAnsi="Consolas" w:cs="Consolas"/>
          <w:sz w:val="20"/>
        </w:rPr>
        <w:t xml:space="preserve">    </w:t>
      </w:r>
      <w:proofErr w:type="spellStart"/>
      <w:r w:rsidRPr="00296A3E">
        <w:rPr>
          <w:rFonts w:ascii="Consolas" w:hAnsi="Consolas" w:cs="Consolas"/>
          <w:sz w:val="20"/>
        </w:rPr>
        <w:t>uint</w:t>
      </w:r>
      <w:proofErr w:type="spellEnd"/>
      <w:r w:rsidRPr="00296A3E">
        <w:rPr>
          <w:rFonts w:ascii="Consolas" w:hAnsi="Consolas" w:cs="Consolas"/>
          <w:sz w:val="20"/>
        </w:rPr>
        <w:t xml:space="preserve"> </w:t>
      </w:r>
      <w:proofErr w:type="spellStart"/>
      <w:r w:rsidRPr="00296A3E">
        <w:rPr>
          <w:rFonts w:ascii="Consolas" w:hAnsi="Consolas" w:cs="Consolas"/>
          <w:sz w:val="20"/>
        </w:rPr>
        <w:t>nnz</w:t>
      </w:r>
      <w:proofErr w:type="spellEnd"/>
      <w:r w:rsidRPr="00296A3E">
        <w:rPr>
          <w:rFonts w:ascii="Consolas" w:hAnsi="Consolas" w:cs="Consolas"/>
          <w:sz w:val="20"/>
        </w:rPr>
        <w:t xml:space="preserve">    = </w:t>
      </w:r>
      <w:proofErr w:type="spellStart"/>
      <w:r w:rsidRPr="00296A3E">
        <w:rPr>
          <w:rFonts w:ascii="Consolas" w:hAnsi="Consolas" w:cs="Consolas"/>
          <w:sz w:val="20"/>
        </w:rPr>
        <w:t>rowNnz</w:t>
      </w:r>
      <w:proofErr w:type="spellEnd"/>
      <w:r w:rsidRPr="00296A3E">
        <w:rPr>
          <w:rFonts w:ascii="Consolas" w:hAnsi="Consolas" w:cs="Consolas"/>
          <w:sz w:val="20"/>
        </w:rPr>
        <w:t>[</w:t>
      </w:r>
      <w:proofErr w:type="spellStart"/>
      <w:r w:rsidRPr="00296A3E">
        <w:rPr>
          <w:rFonts w:ascii="Consolas" w:hAnsi="Consolas" w:cs="Consolas"/>
          <w:sz w:val="20"/>
        </w:rPr>
        <w:t>gid</w:t>
      </w:r>
      <w:proofErr w:type="spellEnd"/>
      <w:r w:rsidRPr="00296A3E">
        <w:rPr>
          <w:rFonts w:ascii="Consolas" w:hAnsi="Consolas" w:cs="Consolas"/>
          <w:sz w:val="20"/>
        </w:rPr>
        <w:t>];</w:t>
      </w:r>
    </w:p>
    <w:p w:rsidR="00296A3E" w:rsidRPr="00296A3E" w:rsidRDefault="00296A3E" w:rsidP="00296A3E">
      <w:pPr>
        <w:pStyle w:val="Texto"/>
        <w:rPr>
          <w:rFonts w:ascii="Consolas" w:hAnsi="Consolas" w:cs="Consolas"/>
          <w:sz w:val="20"/>
        </w:rPr>
      </w:pPr>
      <w:r w:rsidRPr="00296A3E">
        <w:rPr>
          <w:rFonts w:ascii="Consolas" w:hAnsi="Consolas" w:cs="Consolas"/>
          <w:sz w:val="20"/>
        </w:rPr>
        <w:t xml:space="preserve">    float4 sum = 0;</w:t>
      </w:r>
    </w:p>
    <w:p w:rsidR="00296A3E" w:rsidRPr="00296A3E" w:rsidRDefault="00296A3E" w:rsidP="00296A3E">
      <w:pPr>
        <w:pStyle w:val="Texto"/>
        <w:rPr>
          <w:rFonts w:ascii="Consolas" w:hAnsi="Consolas" w:cs="Consolas"/>
          <w:sz w:val="20"/>
        </w:rPr>
      </w:pPr>
      <w:r w:rsidRPr="00296A3E">
        <w:rPr>
          <w:rFonts w:ascii="Consolas" w:hAnsi="Consolas" w:cs="Consolas"/>
          <w:sz w:val="20"/>
        </w:rPr>
        <w:t xml:space="preserve">    for (</w:t>
      </w:r>
      <w:proofErr w:type="spellStart"/>
      <w:r w:rsidRPr="00296A3E">
        <w:rPr>
          <w:rFonts w:ascii="Consolas" w:hAnsi="Consolas" w:cs="Consolas"/>
          <w:sz w:val="20"/>
        </w:rPr>
        <w:t>int</w:t>
      </w:r>
      <w:proofErr w:type="spellEnd"/>
      <w:r w:rsidRPr="00296A3E">
        <w:rPr>
          <w:rFonts w:ascii="Consolas" w:hAnsi="Consolas" w:cs="Consolas"/>
          <w:sz w:val="20"/>
        </w:rPr>
        <w:t xml:space="preserve"> </w:t>
      </w:r>
      <w:proofErr w:type="spellStart"/>
      <w:r w:rsidRPr="00296A3E">
        <w:rPr>
          <w:rFonts w:ascii="Consolas" w:hAnsi="Consolas" w:cs="Consolas"/>
          <w:sz w:val="20"/>
        </w:rPr>
        <w:t>i</w:t>
      </w:r>
      <w:proofErr w:type="spellEnd"/>
      <w:r w:rsidRPr="00296A3E">
        <w:rPr>
          <w:rFonts w:ascii="Consolas" w:hAnsi="Consolas" w:cs="Consolas"/>
          <w:sz w:val="20"/>
        </w:rPr>
        <w:t xml:space="preserve"> = 0; </w:t>
      </w:r>
      <w:proofErr w:type="spellStart"/>
      <w:r w:rsidRPr="00296A3E">
        <w:rPr>
          <w:rFonts w:ascii="Consolas" w:hAnsi="Consolas" w:cs="Consolas"/>
          <w:sz w:val="20"/>
        </w:rPr>
        <w:t>i</w:t>
      </w:r>
      <w:proofErr w:type="spellEnd"/>
      <w:r w:rsidRPr="00296A3E">
        <w:rPr>
          <w:rFonts w:ascii="Consolas" w:hAnsi="Consolas" w:cs="Consolas"/>
          <w:sz w:val="20"/>
        </w:rPr>
        <w:t xml:space="preserve"> &lt; </w:t>
      </w:r>
      <w:proofErr w:type="spellStart"/>
      <w:r w:rsidRPr="00296A3E">
        <w:rPr>
          <w:rFonts w:ascii="Consolas" w:hAnsi="Consolas" w:cs="Consolas"/>
          <w:sz w:val="20"/>
        </w:rPr>
        <w:t>nnz</w:t>
      </w:r>
      <w:proofErr w:type="spellEnd"/>
      <w:r w:rsidRPr="00296A3E">
        <w:rPr>
          <w:rFonts w:ascii="Consolas" w:hAnsi="Consolas" w:cs="Consolas"/>
          <w:sz w:val="20"/>
        </w:rPr>
        <w:t xml:space="preserve">; </w:t>
      </w:r>
      <w:proofErr w:type="spellStart"/>
      <w:r w:rsidRPr="00296A3E">
        <w:rPr>
          <w:rFonts w:ascii="Consolas" w:hAnsi="Consolas" w:cs="Consolas"/>
          <w:sz w:val="20"/>
        </w:rPr>
        <w:t>i</w:t>
      </w:r>
      <w:proofErr w:type="spellEnd"/>
      <w:r w:rsidRPr="00296A3E">
        <w:rPr>
          <w:rFonts w:ascii="Consolas" w:hAnsi="Consolas" w:cs="Consolas"/>
          <w:sz w:val="20"/>
        </w:rPr>
        <w:t xml:space="preserve"> += 4) {</w:t>
      </w:r>
    </w:p>
    <w:p w:rsidR="00296A3E" w:rsidRPr="00296A3E" w:rsidRDefault="00296A3E" w:rsidP="00296A3E">
      <w:pPr>
        <w:pStyle w:val="Texto"/>
        <w:rPr>
          <w:rFonts w:ascii="Consolas" w:hAnsi="Consolas" w:cs="Consolas"/>
          <w:sz w:val="20"/>
        </w:rPr>
      </w:pPr>
      <w:r w:rsidRPr="00296A3E">
        <w:rPr>
          <w:rFonts w:ascii="Consolas" w:hAnsi="Consolas" w:cs="Consolas"/>
          <w:sz w:val="20"/>
        </w:rPr>
        <w:t xml:space="preserve">      int4 index, </w:t>
      </w:r>
      <w:proofErr w:type="spellStart"/>
      <w:r w:rsidRPr="00296A3E">
        <w:rPr>
          <w:rFonts w:ascii="Consolas" w:hAnsi="Consolas" w:cs="Consolas"/>
          <w:sz w:val="20"/>
        </w:rPr>
        <w:t>col</w:t>
      </w:r>
      <w:proofErr w:type="spellEnd"/>
      <w:r w:rsidRPr="00296A3E">
        <w:rPr>
          <w:rFonts w:ascii="Consolas" w:hAnsi="Consolas" w:cs="Consolas"/>
          <w:sz w:val="20"/>
        </w:rPr>
        <w:t>;</w:t>
      </w:r>
    </w:p>
    <w:p w:rsidR="00296A3E" w:rsidRPr="00296A3E" w:rsidRDefault="00296A3E" w:rsidP="00296A3E">
      <w:pPr>
        <w:pStyle w:val="Texto"/>
        <w:rPr>
          <w:rFonts w:ascii="Consolas" w:hAnsi="Consolas" w:cs="Consolas"/>
          <w:sz w:val="20"/>
        </w:rPr>
      </w:pPr>
      <w:r w:rsidRPr="00296A3E">
        <w:rPr>
          <w:rFonts w:ascii="Consolas" w:hAnsi="Consolas" w:cs="Consolas"/>
          <w:sz w:val="20"/>
        </w:rPr>
        <w:t xml:space="preserve">      float4 </w:t>
      </w:r>
      <w:proofErr w:type="spellStart"/>
      <w:r w:rsidRPr="00296A3E">
        <w:rPr>
          <w:rFonts w:ascii="Consolas" w:hAnsi="Consolas" w:cs="Consolas"/>
          <w:sz w:val="20"/>
        </w:rPr>
        <w:t>aval</w:t>
      </w:r>
      <w:proofErr w:type="spellEnd"/>
      <w:r w:rsidRPr="00296A3E">
        <w:rPr>
          <w:rFonts w:ascii="Consolas" w:hAnsi="Consolas" w:cs="Consolas"/>
          <w:sz w:val="20"/>
        </w:rPr>
        <w:t xml:space="preserve">, </w:t>
      </w:r>
      <w:proofErr w:type="spellStart"/>
      <w:r w:rsidRPr="00296A3E">
        <w:rPr>
          <w:rFonts w:ascii="Consolas" w:hAnsi="Consolas" w:cs="Consolas"/>
          <w:sz w:val="20"/>
        </w:rPr>
        <w:t>xval</w:t>
      </w:r>
      <w:proofErr w:type="spellEnd"/>
      <w:r w:rsidRPr="00296A3E">
        <w:rPr>
          <w:rFonts w:ascii="Consolas" w:hAnsi="Consolas" w:cs="Consolas"/>
          <w:sz w:val="20"/>
        </w:rPr>
        <w:t>;</w:t>
      </w:r>
    </w:p>
    <w:p w:rsidR="00296A3E" w:rsidRPr="00296A3E" w:rsidRDefault="00296A3E" w:rsidP="00296A3E">
      <w:pPr>
        <w:pStyle w:val="Texto"/>
        <w:rPr>
          <w:rFonts w:ascii="Consolas" w:hAnsi="Consolas" w:cs="Consolas"/>
          <w:sz w:val="20"/>
        </w:rPr>
      </w:pPr>
      <w:r w:rsidRPr="00296A3E">
        <w:rPr>
          <w:rFonts w:ascii="Consolas" w:hAnsi="Consolas" w:cs="Consolas"/>
          <w:sz w:val="20"/>
        </w:rPr>
        <w:t xml:space="preserve">      index.s0 = </w:t>
      </w:r>
      <w:proofErr w:type="spellStart"/>
      <w:r w:rsidRPr="00296A3E">
        <w:rPr>
          <w:rFonts w:ascii="Consolas" w:hAnsi="Consolas" w:cs="Consolas"/>
          <w:sz w:val="20"/>
        </w:rPr>
        <w:t>i</w:t>
      </w:r>
      <w:proofErr w:type="spellEnd"/>
      <w:r w:rsidRPr="00296A3E">
        <w:rPr>
          <w:rFonts w:ascii="Consolas" w:hAnsi="Consolas" w:cs="Consolas"/>
          <w:sz w:val="20"/>
        </w:rPr>
        <w:t xml:space="preserve"> * </w:t>
      </w:r>
      <w:proofErr w:type="spellStart"/>
      <w:r w:rsidRPr="00296A3E">
        <w:rPr>
          <w:rFonts w:ascii="Consolas" w:hAnsi="Consolas" w:cs="Consolas"/>
          <w:sz w:val="20"/>
        </w:rPr>
        <w:t>matDim</w:t>
      </w:r>
      <w:proofErr w:type="spellEnd"/>
      <w:r w:rsidRPr="00296A3E">
        <w:rPr>
          <w:rFonts w:ascii="Consolas" w:hAnsi="Consolas" w:cs="Consolas"/>
          <w:sz w:val="20"/>
        </w:rPr>
        <w:t xml:space="preserve"> + </w:t>
      </w:r>
      <w:proofErr w:type="spellStart"/>
      <w:r w:rsidRPr="00296A3E">
        <w:rPr>
          <w:rFonts w:ascii="Consolas" w:hAnsi="Consolas" w:cs="Consolas"/>
          <w:sz w:val="20"/>
        </w:rPr>
        <w:t>gid</w:t>
      </w:r>
      <w:proofErr w:type="spellEnd"/>
      <w:r w:rsidRPr="00296A3E">
        <w:rPr>
          <w:rFonts w:ascii="Consolas" w:hAnsi="Consolas" w:cs="Consolas"/>
          <w:sz w:val="20"/>
        </w:rPr>
        <w:t>;</w:t>
      </w:r>
    </w:p>
    <w:p w:rsidR="00296A3E" w:rsidRPr="00296A3E" w:rsidRDefault="00296A3E" w:rsidP="00296A3E">
      <w:pPr>
        <w:pStyle w:val="Texto"/>
        <w:rPr>
          <w:rFonts w:ascii="Consolas" w:hAnsi="Consolas" w:cs="Consolas"/>
          <w:sz w:val="20"/>
        </w:rPr>
      </w:pPr>
      <w:r w:rsidRPr="00296A3E">
        <w:rPr>
          <w:rFonts w:ascii="Consolas" w:hAnsi="Consolas" w:cs="Consolas"/>
          <w:sz w:val="20"/>
        </w:rPr>
        <w:t xml:space="preserve">      index.s1 = (</w:t>
      </w:r>
      <w:proofErr w:type="spellStart"/>
      <w:r w:rsidRPr="00296A3E">
        <w:rPr>
          <w:rFonts w:ascii="Consolas" w:hAnsi="Consolas" w:cs="Consolas"/>
          <w:sz w:val="20"/>
        </w:rPr>
        <w:t>i</w:t>
      </w:r>
      <w:proofErr w:type="spellEnd"/>
      <w:r w:rsidRPr="00296A3E">
        <w:rPr>
          <w:rFonts w:ascii="Consolas" w:hAnsi="Consolas" w:cs="Consolas"/>
          <w:sz w:val="20"/>
        </w:rPr>
        <w:t xml:space="preserve"> + 1) * </w:t>
      </w:r>
      <w:proofErr w:type="spellStart"/>
      <w:r w:rsidRPr="00296A3E">
        <w:rPr>
          <w:rFonts w:ascii="Consolas" w:hAnsi="Consolas" w:cs="Consolas"/>
          <w:sz w:val="20"/>
        </w:rPr>
        <w:t>matDim</w:t>
      </w:r>
      <w:proofErr w:type="spellEnd"/>
      <w:r w:rsidRPr="00296A3E">
        <w:rPr>
          <w:rFonts w:ascii="Consolas" w:hAnsi="Consolas" w:cs="Consolas"/>
          <w:sz w:val="20"/>
        </w:rPr>
        <w:t xml:space="preserve"> + </w:t>
      </w:r>
      <w:proofErr w:type="spellStart"/>
      <w:r w:rsidRPr="00296A3E">
        <w:rPr>
          <w:rFonts w:ascii="Consolas" w:hAnsi="Consolas" w:cs="Consolas"/>
          <w:sz w:val="20"/>
        </w:rPr>
        <w:t>gid</w:t>
      </w:r>
      <w:proofErr w:type="spellEnd"/>
      <w:r w:rsidRPr="00296A3E">
        <w:rPr>
          <w:rFonts w:ascii="Consolas" w:hAnsi="Consolas" w:cs="Consolas"/>
          <w:sz w:val="20"/>
        </w:rPr>
        <w:t>;</w:t>
      </w:r>
    </w:p>
    <w:p w:rsidR="00296A3E" w:rsidRPr="00296A3E" w:rsidRDefault="00296A3E" w:rsidP="00296A3E">
      <w:pPr>
        <w:pStyle w:val="Texto"/>
        <w:rPr>
          <w:rFonts w:ascii="Consolas" w:hAnsi="Consolas" w:cs="Consolas"/>
          <w:sz w:val="20"/>
        </w:rPr>
      </w:pPr>
      <w:r w:rsidRPr="00296A3E">
        <w:rPr>
          <w:rFonts w:ascii="Consolas" w:hAnsi="Consolas" w:cs="Consolas"/>
          <w:sz w:val="20"/>
        </w:rPr>
        <w:t xml:space="preserve">      index.s2 = (</w:t>
      </w:r>
      <w:proofErr w:type="spellStart"/>
      <w:r w:rsidRPr="00296A3E">
        <w:rPr>
          <w:rFonts w:ascii="Consolas" w:hAnsi="Consolas" w:cs="Consolas"/>
          <w:sz w:val="20"/>
        </w:rPr>
        <w:t>i</w:t>
      </w:r>
      <w:proofErr w:type="spellEnd"/>
      <w:r w:rsidRPr="00296A3E">
        <w:rPr>
          <w:rFonts w:ascii="Consolas" w:hAnsi="Consolas" w:cs="Consolas"/>
          <w:sz w:val="20"/>
        </w:rPr>
        <w:t xml:space="preserve"> + 2) * </w:t>
      </w:r>
      <w:proofErr w:type="spellStart"/>
      <w:r w:rsidRPr="00296A3E">
        <w:rPr>
          <w:rFonts w:ascii="Consolas" w:hAnsi="Consolas" w:cs="Consolas"/>
          <w:sz w:val="20"/>
        </w:rPr>
        <w:t>matDim</w:t>
      </w:r>
      <w:proofErr w:type="spellEnd"/>
      <w:r w:rsidRPr="00296A3E">
        <w:rPr>
          <w:rFonts w:ascii="Consolas" w:hAnsi="Consolas" w:cs="Consolas"/>
          <w:sz w:val="20"/>
        </w:rPr>
        <w:t xml:space="preserve"> + </w:t>
      </w:r>
      <w:proofErr w:type="spellStart"/>
      <w:r w:rsidRPr="00296A3E">
        <w:rPr>
          <w:rFonts w:ascii="Consolas" w:hAnsi="Consolas" w:cs="Consolas"/>
          <w:sz w:val="20"/>
        </w:rPr>
        <w:t>gid</w:t>
      </w:r>
      <w:proofErr w:type="spellEnd"/>
      <w:r w:rsidRPr="00296A3E">
        <w:rPr>
          <w:rFonts w:ascii="Consolas" w:hAnsi="Consolas" w:cs="Consolas"/>
          <w:sz w:val="20"/>
        </w:rPr>
        <w:t>;</w:t>
      </w:r>
    </w:p>
    <w:p w:rsidR="00296A3E" w:rsidRPr="00296A3E" w:rsidRDefault="00296A3E" w:rsidP="00296A3E">
      <w:pPr>
        <w:pStyle w:val="Texto"/>
        <w:rPr>
          <w:rFonts w:ascii="Consolas" w:hAnsi="Consolas" w:cs="Consolas"/>
          <w:sz w:val="20"/>
        </w:rPr>
      </w:pPr>
      <w:r w:rsidRPr="00296A3E">
        <w:rPr>
          <w:rFonts w:ascii="Consolas" w:hAnsi="Consolas" w:cs="Consolas"/>
          <w:sz w:val="20"/>
        </w:rPr>
        <w:t xml:space="preserve">      index.s3 = (</w:t>
      </w:r>
      <w:proofErr w:type="spellStart"/>
      <w:r w:rsidRPr="00296A3E">
        <w:rPr>
          <w:rFonts w:ascii="Consolas" w:hAnsi="Consolas" w:cs="Consolas"/>
          <w:sz w:val="20"/>
        </w:rPr>
        <w:t>i</w:t>
      </w:r>
      <w:proofErr w:type="spellEnd"/>
      <w:r w:rsidRPr="00296A3E">
        <w:rPr>
          <w:rFonts w:ascii="Consolas" w:hAnsi="Consolas" w:cs="Consolas"/>
          <w:sz w:val="20"/>
        </w:rPr>
        <w:t xml:space="preserve"> + 3) * </w:t>
      </w:r>
      <w:proofErr w:type="spellStart"/>
      <w:r w:rsidRPr="00296A3E">
        <w:rPr>
          <w:rFonts w:ascii="Consolas" w:hAnsi="Consolas" w:cs="Consolas"/>
          <w:sz w:val="20"/>
        </w:rPr>
        <w:t>matDim</w:t>
      </w:r>
      <w:proofErr w:type="spellEnd"/>
      <w:r w:rsidRPr="00296A3E">
        <w:rPr>
          <w:rFonts w:ascii="Consolas" w:hAnsi="Consolas" w:cs="Consolas"/>
          <w:sz w:val="20"/>
        </w:rPr>
        <w:t xml:space="preserve"> + </w:t>
      </w:r>
      <w:proofErr w:type="spellStart"/>
      <w:r w:rsidRPr="00296A3E">
        <w:rPr>
          <w:rFonts w:ascii="Consolas" w:hAnsi="Consolas" w:cs="Consolas"/>
          <w:sz w:val="20"/>
        </w:rPr>
        <w:t>gid</w:t>
      </w:r>
      <w:proofErr w:type="spellEnd"/>
      <w:r w:rsidRPr="00296A3E">
        <w:rPr>
          <w:rFonts w:ascii="Consolas" w:hAnsi="Consolas" w:cs="Consolas"/>
          <w:sz w:val="20"/>
        </w:rPr>
        <w:t>;</w:t>
      </w:r>
    </w:p>
    <w:p w:rsidR="00296A3E" w:rsidRPr="00296A3E" w:rsidRDefault="00296A3E" w:rsidP="00296A3E">
      <w:pPr>
        <w:pStyle w:val="Texto"/>
        <w:rPr>
          <w:rFonts w:ascii="Consolas" w:hAnsi="Consolas" w:cs="Consolas"/>
          <w:sz w:val="20"/>
          <w:lang w:val="pt-BR"/>
        </w:rPr>
      </w:pPr>
      <w:r w:rsidRPr="00296A3E">
        <w:rPr>
          <w:rFonts w:ascii="Consolas" w:hAnsi="Consolas" w:cs="Consolas"/>
          <w:sz w:val="20"/>
        </w:rPr>
        <w:t xml:space="preserve">      </w:t>
      </w:r>
      <w:r w:rsidRPr="00296A3E">
        <w:rPr>
          <w:rFonts w:ascii="Consolas" w:hAnsi="Consolas" w:cs="Consolas"/>
          <w:sz w:val="20"/>
          <w:lang w:val="pt-BR"/>
        </w:rPr>
        <w:t xml:space="preserve">col.s0   = </w:t>
      </w:r>
      <w:proofErr w:type="spellStart"/>
      <w:r w:rsidRPr="00296A3E">
        <w:rPr>
          <w:rFonts w:ascii="Consolas" w:hAnsi="Consolas" w:cs="Consolas"/>
          <w:sz w:val="20"/>
          <w:lang w:val="pt-BR"/>
        </w:rPr>
        <w:t>colIdx</w:t>
      </w:r>
      <w:proofErr w:type="spellEnd"/>
      <w:r w:rsidRPr="00296A3E">
        <w:rPr>
          <w:rFonts w:ascii="Consolas" w:hAnsi="Consolas" w:cs="Consolas"/>
          <w:sz w:val="20"/>
          <w:lang w:val="pt-BR"/>
        </w:rPr>
        <w:t>[</w:t>
      </w:r>
      <w:proofErr w:type="spellStart"/>
      <w:r w:rsidRPr="00296A3E">
        <w:rPr>
          <w:rFonts w:ascii="Consolas" w:hAnsi="Consolas" w:cs="Consolas"/>
          <w:sz w:val="20"/>
          <w:lang w:val="pt-BR"/>
        </w:rPr>
        <w:t>index</w:t>
      </w:r>
      <w:proofErr w:type="spellEnd"/>
      <w:r w:rsidRPr="00296A3E">
        <w:rPr>
          <w:rFonts w:ascii="Consolas" w:hAnsi="Consolas" w:cs="Consolas"/>
          <w:sz w:val="20"/>
          <w:lang w:val="pt-BR"/>
        </w:rPr>
        <w:t>.s0];</w:t>
      </w:r>
    </w:p>
    <w:p w:rsidR="00296A3E" w:rsidRPr="00296A3E" w:rsidRDefault="00296A3E" w:rsidP="00296A3E">
      <w:pPr>
        <w:pStyle w:val="Texto"/>
        <w:rPr>
          <w:rFonts w:ascii="Consolas" w:hAnsi="Consolas" w:cs="Consolas"/>
          <w:sz w:val="20"/>
          <w:lang w:val="pt-BR"/>
        </w:rPr>
      </w:pPr>
      <w:r w:rsidRPr="00296A3E">
        <w:rPr>
          <w:rFonts w:ascii="Consolas" w:hAnsi="Consolas" w:cs="Consolas"/>
          <w:sz w:val="20"/>
          <w:lang w:val="pt-BR"/>
        </w:rPr>
        <w:t xml:space="preserve">      col.s1   = </w:t>
      </w:r>
      <w:proofErr w:type="spellStart"/>
      <w:r w:rsidRPr="00296A3E">
        <w:rPr>
          <w:rFonts w:ascii="Consolas" w:hAnsi="Consolas" w:cs="Consolas"/>
          <w:sz w:val="20"/>
          <w:lang w:val="pt-BR"/>
        </w:rPr>
        <w:t>colIdx</w:t>
      </w:r>
      <w:proofErr w:type="spellEnd"/>
      <w:r w:rsidRPr="00296A3E">
        <w:rPr>
          <w:rFonts w:ascii="Consolas" w:hAnsi="Consolas" w:cs="Consolas"/>
          <w:sz w:val="20"/>
          <w:lang w:val="pt-BR"/>
        </w:rPr>
        <w:t>[</w:t>
      </w:r>
      <w:proofErr w:type="spellStart"/>
      <w:r w:rsidRPr="00296A3E">
        <w:rPr>
          <w:rFonts w:ascii="Consolas" w:hAnsi="Consolas" w:cs="Consolas"/>
          <w:sz w:val="20"/>
          <w:lang w:val="pt-BR"/>
        </w:rPr>
        <w:t>index</w:t>
      </w:r>
      <w:proofErr w:type="spellEnd"/>
      <w:r w:rsidRPr="00296A3E">
        <w:rPr>
          <w:rFonts w:ascii="Consolas" w:hAnsi="Consolas" w:cs="Consolas"/>
          <w:sz w:val="20"/>
          <w:lang w:val="pt-BR"/>
        </w:rPr>
        <w:t>.s1];</w:t>
      </w:r>
    </w:p>
    <w:p w:rsidR="00296A3E" w:rsidRPr="00296A3E" w:rsidRDefault="00296A3E" w:rsidP="00296A3E">
      <w:pPr>
        <w:pStyle w:val="Texto"/>
        <w:rPr>
          <w:rFonts w:ascii="Consolas" w:hAnsi="Consolas" w:cs="Consolas"/>
          <w:sz w:val="20"/>
          <w:lang w:val="pt-BR"/>
        </w:rPr>
      </w:pPr>
      <w:r w:rsidRPr="00296A3E">
        <w:rPr>
          <w:rFonts w:ascii="Consolas" w:hAnsi="Consolas" w:cs="Consolas"/>
          <w:sz w:val="20"/>
          <w:lang w:val="pt-BR"/>
        </w:rPr>
        <w:t xml:space="preserve">      col.s2   = </w:t>
      </w:r>
      <w:proofErr w:type="spellStart"/>
      <w:r w:rsidRPr="00296A3E">
        <w:rPr>
          <w:rFonts w:ascii="Consolas" w:hAnsi="Consolas" w:cs="Consolas"/>
          <w:sz w:val="20"/>
          <w:lang w:val="pt-BR"/>
        </w:rPr>
        <w:t>colIdx</w:t>
      </w:r>
      <w:proofErr w:type="spellEnd"/>
      <w:r w:rsidRPr="00296A3E">
        <w:rPr>
          <w:rFonts w:ascii="Consolas" w:hAnsi="Consolas" w:cs="Consolas"/>
          <w:sz w:val="20"/>
          <w:lang w:val="pt-BR"/>
        </w:rPr>
        <w:t>[</w:t>
      </w:r>
      <w:proofErr w:type="spellStart"/>
      <w:r w:rsidRPr="00296A3E">
        <w:rPr>
          <w:rFonts w:ascii="Consolas" w:hAnsi="Consolas" w:cs="Consolas"/>
          <w:sz w:val="20"/>
          <w:lang w:val="pt-BR"/>
        </w:rPr>
        <w:t>index</w:t>
      </w:r>
      <w:proofErr w:type="spellEnd"/>
      <w:r w:rsidRPr="00296A3E">
        <w:rPr>
          <w:rFonts w:ascii="Consolas" w:hAnsi="Consolas" w:cs="Consolas"/>
          <w:sz w:val="20"/>
          <w:lang w:val="pt-BR"/>
        </w:rPr>
        <w:t>.s2];</w:t>
      </w:r>
    </w:p>
    <w:p w:rsidR="00296A3E" w:rsidRPr="00296A3E" w:rsidRDefault="00296A3E" w:rsidP="00296A3E">
      <w:pPr>
        <w:pStyle w:val="Texto"/>
        <w:rPr>
          <w:rFonts w:ascii="Consolas" w:hAnsi="Consolas" w:cs="Consolas"/>
          <w:sz w:val="20"/>
          <w:lang w:val="pt-BR"/>
        </w:rPr>
      </w:pPr>
      <w:r w:rsidRPr="00296A3E">
        <w:rPr>
          <w:rFonts w:ascii="Consolas" w:hAnsi="Consolas" w:cs="Consolas"/>
          <w:sz w:val="20"/>
          <w:lang w:val="pt-BR"/>
        </w:rPr>
        <w:t xml:space="preserve">      col.s3   = </w:t>
      </w:r>
      <w:proofErr w:type="spellStart"/>
      <w:r w:rsidRPr="00296A3E">
        <w:rPr>
          <w:rFonts w:ascii="Consolas" w:hAnsi="Consolas" w:cs="Consolas"/>
          <w:sz w:val="20"/>
          <w:lang w:val="pt-BR"/>
        </w:rPr>
        <w:t>colIdx</w:t>
      </w:r>
      <w:proofErr w:type="spellEnd"/>
      <w:r w:rsidRPr="00296A3E">
        <w:rPr>
          <w:rFonts w:ascii="Consolas" w:hAnsi="Consolas" w:cs="Consolas"/>
          <w:sz w:val="20"/>
          <w:lang w:val="pt-BR"/>
        </w:rPr>
        <w:t>[</w:t>
      </w:r>
      <w:proofErr w:type="spellStart"/>
      <w:r w:rsidRPr="00296A3E">
        <w:rPr>
          <w:rFonts w:ascii="Consolas" w:hAnsi="Consolas" w:cs="Consolas"/>
          <w:sz w:val="20"/>
          <w:lang w:val="pt-BR"/>
        </w:rPr>
        <w:t>index</w:t>
      </w:r>
      <w:proofErr w:type="spellEnd"/>
      <w:r w:rsidRPr="00296A3E">
        <w:rPr>
          <w:rFonts w:ascii="Consolas" w:hAnsi="Consolas" w:cs="Consolas"/>
          <w:sz w:val="20"/>
          <w:lang w:val="pt-BR"/>
        </w:rPr>
        <w:t>.s3];</w:t>
      </w:r>
    </w:p>
    <w:p w:rsidR="00296A3E" w:rsidRPr="00296A3E" w:rsidRDefault="00296A3E" w:rsidP="00296A3E">
      <w:pPr>
        <w:pStyle w:val="Texto"/>
        <w:rPr>
          <w:rFonts w:ascii="Consolas" w:hAnsi="Consolas" w:cs="Consolas"/>
          <w:sz w:val="20"/>
          <w:lang w:val="pt-BR"/>
        </w:rPr>
      </w:pPr>
      <w:r w:rsidRPr="00296A3E">
        <w:rPr>
          <w:rFonts w:ascii="Consolas" w:hAnsi="Consolas" w:cs="Consolas"/>
          <w:sz w:val="20"/>
          <w:lang w:val="pt-BR"/>
        </w:rPr>
        <w:t xml:space="preserve">      aval.s0  = </w:t>
      </w:r>
      <w:proofErr w:type="spellStart"/>
      <w:r w:rsidRPr="00296A3E">
        <w:rPr>
          <w:rFonts w:ascii="Consolas" w:hAnsi="Consolas" w:cs="Consolas"/>
          <w:sz w:val="20"/>
          <w:lang w:val="pt-BR"/>
        </w:rPr>
        <w:t>matData</w:t>
      </w:r>
      <w:proofErr w:type="spellEnd"/>
      <w:r w:rsidRPr="00296A3E">
        <w:rPr>
          <w:rFonts w:ascii="Consolas" w:hAnsi="Consolas" w:cs="Consolas"/>
          <w:sz w:val="20"/>
          <w:lang w:val="pt-BR"/>
        </w:rPr>
        <w:t>[</w:t>
      </w:r>
      <w:proofErr w:type="spellStart"/>
      <w:r w:rsidRPr="00296A3E">
        <w:rPr>
          <w:rFonts w:ascii="Consolas" w:hAnsi="Consolas" w:cs="Consolas"/>
          <w:sz w:val="20"/>
          <w:lang w:val="pt-BR"/>
        </w:rPr>
        <w:t>index</w:t>
      </w:r>
      <w:proofErr w:type="spellEnd"/>
      <w:r w:rsidRPr="00296A3E">
        <w:rPr>
          <w:rFonts w:ascii="Consolas" w:hAnsi="Consolas" w:cs="Consolas"/>
          <w:sz w:val="20"/>
          <w:lang w:val="pt-BR"/>
        </w:rPr>
        <w:t>.s0];</w:t>
      </w:r>
    </w:p>
    <w:p w:rsidR="00296A3E" w:rsidRPr="00296A3E" w:rsidRDefault="00296A3E" w:rsidP="00296A3E">
      <w:pPr>
        <w:pStyle w:val="Texto"/>
        <w:rPr>
          <w:rFonts w:ascii="Consolas" w:hAnsi="Consolas" w:cs="Consolas"/>
          <w:sz w:val="20"/>
          <w:lang w:val="pt-BR"/>
        </w:rPr>
      </w:pPr>
      <w:r w:rsidRPr="00296A3E">
        <w:rPr>
          <w:rFonts w:ascii="Consolas" w:hAnsi="Consolas" w:cs="Consolas"/>
          <w:sz w:val="20"/>
          <w:lang w:val="pt-BR"/>
        </w:rPr>
        <w:t xml:space="preserve">      aval.s1  = </w:t>
      </w:r>
      <w:proofErr w:type="spellStart"/>
      <w:r w:rsidRPr="00296A3E">
        <w:rPr>
          <w:rFonts w:ascii="Consolas" w:hAnsi="Consolas" w:cs="Consolas"/>
          <w:sz w:val="20"/>
          <w:lang w:val="pt-BR"/>
        </w:rPr>
        <w:t>matData</w:t>
      </w:r>
      <w:proofErr w:type="spellEnd"/>
      <w:r w:rsidRPr="00296A3E">
        <w:rPr>
          <w:rFonts w:ascii="Consolas" w:hAnsi="Consolas" w:cs="Consolas"/>
          <w:sz w:val="20"/>
          <w:lang w:val="pt-BR"/>
        </w:rPr>
        <w:t>[</w:t>
      </w:r>
      <w:proofErr w:type="spellStart"/>
      <w:r w:rsidRPr="00296A3E">
        <w:rPr>
          <w:rFonts w:ascii="Consolas" w:hAnsi="Consolas" w:cs="Consolas"/>
          <w:sz w:val="20"/>
          <w:lang w:val="pt-BR"/>
        </w:rPr>
        <w:t>index</w:t>
      </w:r>
      <w:proofErr w:type="spellEnd"/>
      <w:r w:rsidRPr="00296A3E">
        <w:rPr>
          <w:rFonts w:ascii="Consolas" w:hAnsi="Consolas" w:cs="Consolas"/>
          <w:sz w:val="20"/>
          <w:lang w:val="pt-BR"/>
        </w:rPr>
        <w:t>.s1];</w:t>
      </w:r>
    </w:p>
    <w:p w:rsidR="00296A3E" w:rsidRPr="00296A3E" w:rsidRDefault="00296A3E" w:rsidP="00296A3E">
      <w:pPr>
        <w:pStyle w:val="Texto"/>
        <w:rPr>
          <w:rFonts w:ascii="Consolas" w:hAnsi="Consolas" w:cs="Consolas"/>
          <w:sz w:val="20"/>
          <w:lang w:val="pt-BR"/>
        </w:rPr>
      </w:pPr>
      <w:r w:rsidRPr="00296A3E">
        <w:rPr>
          <w:rFonts w:ascii="Consolas" w:hAnsi="Consolas" w:cs="Consolas"/>
          <w:sz w:val="20"/>
          <w:lang w:val="pt-BR"/>
        </w:rPr>
        <w:t xml:space="preserve">      aval.s2  = </w:t>
      </w:r>
      <w:proofErr w:type="spellStart"/>
      <w:r w:rsidRPr="00296A3E">
        <w:rPr>
          <w:rFonts w:ascii="Consolas" w:hAnsi="Consolas" w:cs="Consolas"/>
          <w:sz w:val="20"/>
          <w:lang w:val="pt-BR"/>
        </w:rPr>
        <w:t>matData</w:t>
      </w:r>
      <w:proofErr w:type="spellEnd"/>
      <w:r w:rsidRPr="00296A3E">
        <w:rPr>
          <w:rFonts w:ascii="Consolas" w:hAnsi="Consolas" w:cs="Consolas"/>
          <w:sz w:val="20"/>
          <w:lang w:val="pt-BR"/>
        </w:rPr>
        <w:t>[</w:t>
      </w:r>
      <w:proofErr w:type="spellStart"/>
      <w:r w:rsidRPr="00296A3E">
        <w:rPr>
          <w:rFonts w:ascii="Consolas" w:hAnsi="Consolas" w:cs="Consolas"/>
          <w:sz w:val="20"/>
          <w:lang w:val="pt-BR"/>
        </w:rPr>
        <w:t>index</w:t>
      </w:r>
      <w:proofErr w:type="spellEnd"/>
      <w:r w:rsidRPr="00296A3E">
        <w:rPr>
          <w:rFonts w:ascii="Consolas" w:hAnsi="Consolas" w:cs="Consolas"/>
          <w:sz w:val="20"/>
          <w:lang w:val="pt-BR"/>
        </w:rPr>
        <w:t>.s2];</w:t>
      </w:r>
    </w:p>
    <w:p w:rsidR="00296A3E" w:rsidRPr="00296A3E" w:rsidRDefault="00296A3E" w:rsidP="00296A3E">
      <w:pPr>
        <w:pStyle w:val="Texto"/>
        <w:rPr>
          <w:rFonts w:ascii="Consolas" w:hAnsi="Consolas" w:cs="Consolas"/>
          <w:sz w:val="20"/>
          <w:lang w:val="pt-BR"/>
        </w:rPr>
      </w:pPr>
      <w:r w:rsidRPr="00296A3E">
        <w:rPr>
          <w:rFonts w:ascii="Consolas" w:hAnsi="Consolas" w:cs="Consolas"/>
          <w:sz w:val="20"/>
          <w:lang w:val="pt-BR"/>
        </w:rPr>
        <w:t xml:space="preserve">      aval.s3  = </w:t>
      </w:r>
      <w:proofErr w:type="spellStart"/>
      <w:r w:rsidRPr="00296A3E">
        <w:rPr>
          <w:rFonts w:ascii="Consolas" w:hAnsi="Consolas" w:cs="Consolas"/>
          <w:sz w:val="20"/>
          <w:lang w:val="pt-BR"/>
        </w:rPr>
        <w:t>matData</w:t>
      </w:r>
      <w:proofErr w:type="spellEnd"/>
      <w:r w:rsidRPr="00296A3E">
        <w:rPr>
          <w:rFonts w:ascii="Consolas" w:hAnsi="Consolas" w:cs="Consolas"/>
          <w:sz w:val="20"/>
          <w:lang w:val="pt-BR"/>
        </w:rPr>
        <w:t>[</w:t>
      </w:r>
      <w:proofErr w:type="spellStart"/>
      <w:r w:rsidRPr="00296A3E">
        <w:rPr>
          <w:rFonts w:ascii="Consolas" w:hAnsi="Consolas" w:cs="Consolas"/>
          <w:sz w:val="20"/>
          <w:lang w:val="pt-BR"/>
        </w:rPr>
        <w:t>index</w:t>
      </w:r>
      <w:proofErr w:type="spellEnd"/>
      <w:r w:rsidRPr="00296A3E">
        <w:rPr>
          <w:rFonts w:ascii="Consolas" w:hAnsi="Consolas" w:cs="Consolas"/>
          <w:sz w:val="20"/>
          <w:lang w:val="pt-BR"/>
        </w:rPr>
        <w:t>.s3];</w:t>
      </w:r>
    </w:p>
    <w:p w:rsidR="00296A3E" w:rsidRPr="00296A3E" w:rsidRDefault="00296A3E" w:rsidP="00296A3E">
      <w:pPr>
        <w:pStyle w:val="Texto"/>
        <w:rPr>
          <w:rFonts w:ascii="Consolas" w:hAnsi="Consolas" w:cs="Consolas"/>
          <w:sz w:val="20"/>
          <w:lang w:val="pt-BR"/>
        </w:rPr>
      </w:pPr>
      <w:r w:rsidRPr="00296A3E">
        <w:rPr>
          <w:rFonts w:ascii="Consolas" w:hAnsi="Consolas" w:cs="Consolas"/>
          <w:sz w:val="20"/>
          <w:lang w:val="pt-BR"/>
        </w:rPr>
        <w:lastRenderedPageBreak/>
        <w:t xml:space="preserve">      </w:t>
      </w:r>
      <w:proofErr w:type="spellStart"/>
      <w:r w:rsidRPr="00296A3E">
        <w:rPr>
          <w:rFonts w:ascii="Consolas" w:hAnsi="Consolas" w:cs="Consolas"/>
          <w:sz w:val="20"/>
          <w:lang w:val="pt-BR"/>
        </w:rPr>
        <w:t>xval</w:t>
      </w:r>
      <w:proofErr w:type="spellEnd"/>
      <w:r w:rsidRPr="00296A3E">
        <w:rPr>
          <w:rFonts w:ascii="Consolas" w:hAnsi="Consolas" w:cs="Consolas"/>
          <w:sz w:val="20"/>
          <w:lang w:val="pt-BR"/>
        </w:rPr>
        <w:t xml:space="preserve">.s0  = </w:t>
      </w:r>
      <w:proofErr w:type="spellStart"/>
      <w:r w:rsidRPr="00296A3E">
        <w:rPr>
          <w:rFonts w:ascii="Consolas" w:hAnsi="Consolas" w:cs="Consolas"/>
          <w:sz w:val="20"/>
          <w:lang w:val="pt-BR"/>
        </w:rPr>
        <w:t>vector_x</w:t>
      </w:r>
      <w:proofErr w:type="spellEnd"/>
      <w:r w:rsidRPr="00296A3E">
        <w:rPr>
          <w:rFonts w:ascii="Consolas" w:hAnsi="Consolas" w:cs="Consolas"/>
          <w:sz w:val="20"/>
          <w:lang w:val="pt-BR"/>
        </w:rPr>
        <w:t>[col.s0];</w:t>
      </w:r>
    </w:p>
    <w:p w:rsidR="00296A3E" w:rsidRPr="00296A3E" w:rsidRDefault="00296A3E" w:rsidP="00296A3E">
      <w:pPr>
        <w:pStyle w:val="Texto"/>
        <w:rPr>
          <w:rFonts w:ascii="Consolas" w:hAnsi="Consolas" w:cs="Consolas"/>
          <w:sz w:val="20"/>
          <w:lang w:val="pt-BR"/>
        </w:rPr>
      </w:pPr>
      <w:r w:rsidRPr="00296A3E">
        <w:rPr>
          <w:rFonts w:ascii="Consolas" w:hAnsi="Consolas" w:cs="Consolas"/>
          <w:sz w:val="20"/>
          <w:lang w:val="pt-BR"/>
        </w:rPr>
        <w:t xml:space="preserve">      </w:t>
      </w:r>
      <w:proofErr w:type="spellStart"/>
      <w:r w:rsidRPr="00296A3E">
        <w:rPr>
          <w:rFonts w:ascii="Consolas" w:hAnsi="Consolas" w:cs="Consolas"/>
          <w:sz w:val="20"/>
          <w:lang w:val="pt-BR"/>
        </w:rPr>
        <w:t>xval</w:t>
      </w:r>
      <w:proofErr w:type="spellEnd"/>
      <w:r w:rsidRPr="00296A3E">
        <w:rPr>
          <w:rFonts w:ascii="Consolas" w:hAnsi="Consolas" w:cs="Consolas"/>
          <w:sz w:val="20"/>
          <w:lang w:val="pt-BR"/>
        </w:rPr>
        <w:t xml:space="preserve">.s1  = </w:t>
      </w:r>
      <w:proofErr w:type="spellStart"/>
      <w:r w:rsidRPr="00296A3E">
        <w:rPr>
          <w:rFonts w:ascii="Consolas" w:hAnsi="Consolas" w:cs="Consolas"/>
          <w:sz w:val="20"/>
          <w:lang w:val="pt-BR"/>
        </w:rPr>
        <w:t>vector_x</w:t>
      </w:r>
      <w:proofErr w:type="spellEnd"/>
      <w:r w:rsidRPr="00296A3E">
        <w:rPr>
          <w:rFonts w:ascii="Consolas" w:hAnsi="Consolas" w:cs="Consolas"/>
          <w:sz w:val="20"/>
          <w:lang w:val="pt-BR"/>
        </w:rPr>
        <w:t>[col.s1];</w:t>
      </w:r>
    </w:p>
    <w:p w:rsidR="00296A3E" w:rsidRPr="00296A3E" w:rsidRDefault="00296A3E" w:rsidP="00296A3E">
      <w:pPr>
        <w:pStyle w:val="Texto"/>
        <w:rPr>
          <w:rFonts w:ascii="Consolas" w:hAnsi="Consolas" w:cs="Consolas"/>
          <w:sz w:val="20"/>
          <w:lang w:val="pt-BR"/>
        </w:rPr>
      </w:pPr>
      <w:r w:rsidRPr="00296A3E">
        <w:rPr>
          <w:rFonts w:ascii="Consolas" w:hAnsi="Consolas" w:cs="Consolas"/>
          <w:sz w:val="20"/>
          <w:lang w:val="pt-BR"/>
        </w:rPr>
        <w:t xml:space="preserve">      </w:t>
      </w:r>
      <w:proofErr w:type="spellStart"/>
      <w:r w:rsidRPr="00296A3E">
        <w:rPr>
          <w:rFonts w:ascii="Consolas" w:hAnsi="Consolas" w:cs="Consolas"/>
          <w:sz w:val="20"/>
          <w:lang w:val="pt-BR"/>
        </w:rPr>
        <w:t>xval</w:t>
      </w:r>
      <w:proofErr w:type="spellEnd"/>
      <w:r w:rsidRPr="00296A3E">
        <w:rPr>
          <w:rFonts w:ascii="Consolas" w:hAnsi="Consolas" w:cs="Consolas"/>
          <w:sz w:val="20"/>
          <w:lang w:val="pt-BR"/>
        </w:rPr>
        <w:t xml:space="preserve">.s2  = </w:t>
      </w:r>
      <w:proofErr w:type="spellStart"/>
      <w:r w:rsidRPr="00296A3E">
        <w:rPr>
          <w:rFonts w:ascii="Consolas" w:hAnsi="Consolas" w:cs="Consolas"/>
          <w:sz w:val="20"/>
          <w:lang w:val="pt-BR"/>
        </w:rPr>
        <w:t>vector_x</w:t>
      </w:r>
      <w:proofErr w:type="spellEnd"/>
      <w:r w:rsidRPr="00296A3E">
        <w:rPr>
          <w:rFonts w:ascii="Consolas" w:hAnsi="Consolas" w:cs="Consolas"/>
          <w:sz w:val="20"/>
          <w:lang w:val="pt-BR"/>
        </w:rPr>
        <w:t>[col.s2];</w:t>
      </w:r>
    </w:p>
    <w:p w:rsidR="00296A3E" w:rsidRPr="00296A3E" w:rsidRDefault="00296A3E" w:rsidP="00296A3E">
      <w:pPr>
        <w:pStyle w:val="Texto"/>
        <w:rPr>
          <w:rFonts w:ascii="Consolas" w:hAnsi="Consolas" w:cs="Consolas"/>
          <w:sz w:val="20"/>
          <w:lang w:val="pt-BR"/>
        </w:rPr>
      </w:pPr>
      <w:r w:rsidRPr="00296A3E">
        <w:rPr>
          <w:rFonts w:ascii="Consolas" w:hAnsi="Consolas" w:cs="Consolas"/>
          <w:sz w:val="20"/>
          <w:lang w:val="pt-BR"/>
        </w:rPr>
        <w:t xml:space="preserve">      </w:t>
      </w:r>
      <w:proofErr w:type="spellStart"/>
      <w:r w:rsidRPr="00296A3E">
        <w:rPr>
          <w:rFonts w:ascii="Consolas" w:hAnsi="Consolas" w:cs="Consolas"/>
          <w:sz w:val="20"/>
          <w:lang w:val="pt-BR"/>
        </w:rPr>
        <w:t>xval</w:t>
      </w:r>
      <w:proofErr w:type="spellEnd"/>
      <w:r w:rsidRPr="00296A3E">
        <w:rPr>
          <w:rFonts w:ascii="Consolas" w:hAnsi="Consolas" w:cs="Consolas"/>
          <w:sz w:val="20"/>
          <w:lang w:val="pt-BR"/>
        </w:rPr>
        <w:t xml:space="preserve">.s3  = </w:t>
      </w:r>
      <w:proofErr w:type="spellStart"/>
      <w:r w:rsidRPr="00296A3E">
        <w:rPr>
          <w:rFonts w:ascii="Consolas" w:hAnsi="Consolas" w:cs="Consolas"/>
          <w:sz w:val="20"/>
          <w:lang w:val="pt-BR"/>
        </w:rPr>
        <w:t>vector_x</w:t>
      </w:r>
      <w:proofErr w:type="spellEnd"/>
      <w:r w:rsidRPr="00296A3E">
        <w:rPr>
          <w:rFonts w:ascii="Consolas" w:hAnsi="Consolas" w:cs="Consolas"/>
          <w:sz w:val="20"/>
          <w:lang w:val="pt-BR"/>
        </w:rPr>
        <w:t>[col.s3];</w:t>
      </w:r>
    </w:p>
    <w:p w:rsidR="00296A3E" w:rsidRPr="00296A3E" w:rsidRDefault="00296A3E" w:rsidP="00296A3E">
      <w:pPr>
        <w:pStyle w:val="Texto"/>
        <w:rPr>
          <w:rFonts w:ascii="Consolas" w:hAnsi="Consolas" w:cs="Consolas"/>
          <w:sz w:val="20"/>
          <w:lang w:val="pt-BR"/>
        </w:rPr>
      </w:pPr>
      <w:r w:rsidRPr="00296A3E">
        <w:rPr>
          <w:rFonts w:ascii="Consolas" w:hAnsi="Consolas" w:cs="Consolas"/>
          <w:sz w:val="20"/>
          <w:lang w:val="pt-BR"/>
        </w:rPr>
        <w:t xml:space="preserve">      </w:t>
      </w:r>
      <w:proofErr w:type="spellStart"/>
      <w:r w:rsidRPr="00296A3E">
        <w:rPr>
          <w:rFonts w:ascii="Consolas" w:hAnsi="Consolas" w:cs="Consolas"/>
          <w:sz w:val="20"/>
          <w:lang w:val="pt-BR"/>
        </w:rPr>
        <w:t>sum</w:t>
      </w:r>
      <w:proofErr w:type="spellEnd"/>
      <w:r w:rsidRPr="00296A3E">
        <w:rPr>
          <w:rFonts w:ascii="Consolas" w:hAnsi="Consolas" w:cs="Consolas"/>
          <w:sz w:val="20"/>
          <w:lang w:val="pt-BR"/>
        </w:rPr>
        <w:t xml:space="preserve">.s0  += aval.s0 * </w:t>
      </w:r>
      <w:proofErr w:type="spellStart"/>
      <w:r w:rsidRPr="00296A3E">
        <w:rPr>
          <w:rFonts w:ascii="Consolas" w:hAnsi="Consolas" w:cs="Consolas"/>
          <w:sz w:val="20"/>
          <w:lang w:val="pt-BR"/>
        </w:rPr>
        <w:t>xval</w:t>
      </w:r>
      <w:proofErr w:type="spellEnd"/>
      <w:r w:rsidRPr="00296A3E">
        <w:rPr>
          <w:rFonts w:ascii="Consolas" w:hAnsi="Consolas" w:cs="Consolas"/>
          <w:sz w:val="20"/>
          <w:lang w:val="pt-BR"/>
        </w:rPr>
        <w:t>.s0;</w:t>
      </w:r>
    </w:p>
    <w:p w:rsidR="00296A3E" w:rsidRPr="00296A3E" w:rsidRDefault="00296A3E" w:rsidP="00296A3E">
      <w:pPr>
        <w:pStyle w:val="Texto"/>
        <w:rPr>
          <w:rFonts w:ascii="Consolas" w:hAnsi="Consolas" w:cs="Consolas"/>
          <w:sz w:val="20"/>
          <w:lang w:val="pt-BR"/>
        </w:rPr>
      </w:pPr>
      <w:r w:rsidRPr="00296A3E">
        <w:rPr>
          <w:rFonts w:ascii="Consolas" w:hAnsi="Consolas" w:cs="Consolas"/>
          <w:sz w:val="20"/>
          <w:lang w:val="pt-BR"/>
        </w:rPr>
        <w:t xml:space="preserve">      </w:t>
      </w:r>
      <w:proofErr w:type="spellStart"/>
      <w:r w:rsidRPr="00296A3E">
        <w:rPr>
          <w:rFonts w:ascii="Consolas" w:hAnsi="Consolas" w:cs="Consolas"/>
          <w:sz w:val="20"/>
          <w:lang w:val="pt-BR"/>
        </w:rPr>
        <w:t>sum</w:t>
      </w:r>
      <w:proofErr w:type="spellEnd"/>
      <w:r w:rsidRPr="00296A3E">
        <w:rPr>
          <w:rFonts w:ascii="Consolas" w:hAnsi="Consolas" w:cs="Consolas"/>
          <w:sz w:val="20"/>
          <w:lang w:val="pt-BR"/>
        </w:rPr>
        <w:t xml:space="preserve">.s1  += aval.s1 * </w:t>
      </w:r>
      <w:proofErr w:type="spellStart"/>
      <w:r w:rsidRPr="00296A3E">
        <w:rPr>
          <w:rFonts w:ascii="Consolas" w:hAnsi="Consolas" w:cs="Consolas"/>
          <w:sz w:val="20"/>
          <w:lang w:val="pt-BR"/>
        </w:rPr>
        <w:t>xval</w:t>
      </w:r>
      <w:proofErr w:type="spellEnd"/>
      <w:r w:rsidRPr="00296A3E">
        <w:rPr>
          <w:rFonts w:ascii="Consolas" w:hAnsi="Consolas" w:cs="Consolas"/>
          <w:sz w:val="20"/>
          <w:lang w:val="pt-BR"/>
        </w:rPr>
        <w:t>.s1;</w:t>
      </w:r>
    </w:p>
    <w:p w:rsidR="00296A3E" w:rsidRPr="00296A3E" w:rsidRDefault="00296A3E" w:rsidP="00296A3E">
      <w:pPr>
        <w:pStyle w:val="Texto"/>
        <w:rPr>
          <w:rFonts w:ascii="Consolas" w:hAnsi="Consolas" w:cs="Consolas"/>
          <w:sz w:val="20"/>
          <w:lang w:val="pt-BR"/>
        </w:rPr>
      </w:pPr>
      <w:r w:rsidRPr="00296A3E">
        <w:rPr>
          <w:rFonts w:ascii="Consolas" w:hAnsi="Consolas" w:cs="Consolas"/>
          <w:sz w:val="20"/>
          <w:lang w:val="pt-BR"/>
        </w:rPr>
        <w:t xml:space="preserve">      </w:t>
      </w:r>
      <w:proofErr w:type="spellStart"/>
      <w:r w:rsidRPr="00296A3E">
        <w:rPr>
          <w:rFonts w:ascii="Consolas" w:hAnsi="Consolas" w:cs="Consolas"/>
          <w:sz w:val="20"/>
          <w:lang w:val="pt-BR"/>
        </w:rPr>
        <w:t>sum</w:t>
      </w:r>
      <w:proofErr w:type="spellEnd"/>
      <w:r w:rsidRPr="00296A3E">
        <w:rPr>
          <w:rFonts w:ascii="Consolas" w:hAnsi="Consolas" w:cs="Consolas"/>
          <w:sz w:val="20"/>
          <w:lang w:val="pt-BR"/>
        </w:rPr>
        <w:t xml:space="preserve">.s2  += aval.s2 * </w:t>
      </w:r>
      <w:proofErr w:type="spellStart"/>
      <w:r w:rsidRPr="00296A3E">
        <w:rPr>
          <w:rFonts w:ascii="Consolas" w:hAnsi="Consolas" w:cs="Consolas"/>
          <w:sz w:val="20"/>
          <w:lang w:val="pt-BR"/>
        </w:rPr>
        <w:t>xval</w:t>
      </w:r>
      <w:proofErr w:type="spellEnd"/>
      <w:r w:rsidRPr="00296A3E">
        <w:rPr>
          <w:rFonts w:ascii="Consolas" w:hAnsi="Consolas" w:cs="Consolas"/>
          <w:sz w:val="20"/>
          <w:lang w:val="pt-BR"/>
        </w:rPr>
        <w:t>.s2;</w:t>
      </w:r>
    </w:p>
    <w:p w:rsidR="00296A3E" w:rsidRPr="00296A3E" w:rsidRDefault="00296A3E" w:rsidP="00296A3E">
      <w:pPr>
        <w:pStyle w:val="Texto"/>
        <w:rPr>
          <w:rFonts w:ascii="Consolas" w:hAnsi="Consolas" w:cs="Consolas"/>
          <w:sz w:val="20"/>
          <w:lang w:val="pt-BR"/>
        </w:rPr>
      </w:pPr>
      <w:r w:rsidRPr="00296A3E">
        <w:rPr>
          <w:rFonts w:ascii="Consolas" w:hAnsi="Consolas" w:cs="Consolas"/>
          <w:sz w:val="20"/>
          <w:lang w:val="pt-BR"/>
        </w:rPr>
        <w:t xml:space="preserve">      </w:t>
      </w:r>
      <w:proofErr w:type="spellStart"/>
      <w:r w:rsidRPr="00296A3E">
        <w:rPr>
          <w:rFonts w:ascii="Consolas" w:hAnsi="Consolas" w:cs="Consolas"/>
          <w:sz w:val="20"/>
          <w:lang w:val="pt-BR"/>
        </w:rPr>
        <w:t>sum</w:t>
      </w:r>
      <w:proofErr w:type="spellEnd"/>
      <w:r w:rsidRPr="00296A3E">
        <w:rPr>
          <w:rFonts w:ascii="Consolas" w:hAnsi="Consolas" w:cs="Consolas"/>
          <w:sz w:val="20"/>
          <w:lang w:val="pt-BR"/>
        </w:rPr>
        <w:t xml:space="preserve">.s3  += aval.s3 * </w:t>
      </w:r>
      <w:proofErr w:type="spellStart"/>
      <w:r w:rsidRPr="00296A3E">
        <w:rPr>
          <w:rFonts w:ascii="Consolas" w:hAnsi="Consolas" w:cs="Consolas"/>
          <w:sz w:val="20"/>
          <w:lang w:val="pt-BR"/>
        </w:rPr>
        <w:t>xval</w:t>
      </w:r>
      <w:proofErr w:type="spellEnd"/>
      <w:r w:rsidRPr="00296A3E">
        <w:rPr>
          <w:rFonts w:ascii="Consolas" w:hAnsi="Consolas" w:cs="Consolas"/>
          <w:sz w:val="20"/>
          <w:lang w:val="pt-BR"/>
        </w:rPr>
        <w:t>.s3;</w:t>
      </w:r>
    </w:p>
    <w:p w:rsidR="00296A3E" w:rsidRPr="00296A3E" w:rsidRDefault="00296A3E" w:rsidP="00296A3E">
      <w:pPr>
        <w:pStyle w:val="Texto"/>
        <w:rPr>
          <w:rFonts w:ascii="Consolas" w:hAnsi="Consolas" w:cs="Consolas"/>
          <w:sz w:val="20"/>
        </w:rPr>
      </w:pPr>
      <w:r w:rsidRPr="00296A3E">
        <w:rPr>
          <w:rFonts w:ascii="Consolas" w:hAnsi="Consolas" w:cs="Consolas"/>
          <w:sz w:val="20"/>
          <w:lang w:val="pt-BR"/>
        </w:rPr>
        <w:t xml:space="preserve">    </w:t>
      </w:r>
      <w:r w:rsidRPr="00296A3E">
        <w:rPr>
          <w:rFonts w:ascii="Consolas" w:hAnsi="Consolas" w:cs="Consolas"/>
          <w:sz w:val="20"/>
        </w:rPr>
        <w:t>}</w:t>
      </w:r>
    </w:p>
    <w:p w:rsidR="00296A3E" w:rsidRPr="00296A3E" w:rsidRDefault="00296A3E" w:rsidP="00296A3E">
      <w:pPr>
        <w:pStyle w:val="Texto"/>
        <w:rPr>
          <w:rFonts w:ascii="Consolas" w:hAnsi="Consolas" w:cs="Consolas"/>
          <w:sz w:val="20"/>
        </w:rPr>
      </w:pPr>
      <w:r w:rsidRPr="00296A3E">
        <w:rPr>
          <w:rFonts w:ascii="Consolas" w:hAnsi="Consolas" w:cs="Consolas"/>
          <w:sz w:val="20"/>
        </w:rPr>
        <w:t xml:space="preserve">    </w:t>
      </w:r>
      <w:proofErr w:type="spellStart"/>
      <w:r w:rsidRPr="00296A3E">
        <w:rPr>
          <w:rFonts w:ascii="Consolas" w:hAnsi="Consolas" w:cs="Consolas"/>
          <w:sz w:val="20"/>
        </w:rPr>
        <w:t>vector_y</w:t>
      </w:r>
      <w:proofErr w:type="spellEnd"/>
      <w:r w:rsidRPr="00296A3E">
        <w:rPr>
          <w:rFonts w:ascii="Consolas" w:hAnsi="Consolas" w:cs="Consolas"/>
          <w:sz w:val="20"/>
        </w:rPr>
        <w:t>[</w:t>
      </w:r>
      <w:proofErr w:type="spellStart"/>
      <w:r w:rsidRPr="00296A3E">
        <w:rPr>
          <w:rFonts w:ascii="Consolas" w:hAnsi="Consolas" w:cs="Consolas"/>
          <w:sz w:val="20"/>
        </w:rPr>
        <w:t>gid</w:t>
      </w:r>
      <w:proofErr w:type="spellEnd"/>
      <w:r w:rsidRPr="00296A3E">
        <w:rPr>
          <w:rFonts w:ascii="Consolas" w:hAnsi="Consolas" w:cs="Consolas"/>
          <w:sz w:val="20"/>
        </w:rPr>
        <w:t>] = sum.s0 + sum.s1 + sum.s2 + sum.s3;</w:t>
      </w:r>
    </w:p>
    <w:p w:rsidR="00F466DF" w:rsidRPr="00F466DF" w:rsidRDefault="00296A3E" w:rsidP="00296A3E">
      <w:pPr>
        <w:pStyle w:val="Texto"/>
      </w:pPr>
      <w:r w:rsidRPr="00296A3E">
        <w:rPr>
          <w:rFonts w:ascii="Consolas" w:hAnsi="Consolas" w:cs="Consolas"/>
          <w:sz w:val="20"/>
        </w:rPr>
        <w:t xml:space="preserve">  }</w:t>
      </w:r>
    </w:p>
    <w:p w:rsidR="00707A43" w:rsidRDefault="00296A3E" w:rsidP="00296A3E">
      <w:pPr>
        <w:pStyle w:val="Texto"/>
        <w:rPr>
          <w:lang w:eastAsia="es-ES"/>
        </w:rPr>
      </w:pPr>
      <w:r>
        <w:rPr>
          <w:lang w:eastAsia="es-ES"/>
        </w:rPr>
        <w:t xml:space="preserve">One possibility of taking advantage of local data and synchronization primitives within a local workgroup is to assign a workgroup to a row. This way, each workgroup is responsible for a dot product operation and this operation can utilize a parallel reduction. While it seems this approach would be faster, the large number of work items per workgroup means that each work item will also do less ALU operations, which can negatively affect performance. Additionally, </w:t>
      </w:r>
      <w:r w:rsidR="00732E7A">
        <w:rPr>
          <w:lang w:eastAsia="es-ES"/>
        </w:rPr>
        <w:t>although fewer cycles are necessary in a parallel reduction, memory latency is larger than the naïve case which uses registers</w:t>
      </w:r>
      <w:r w:rsidR="00560C5C">
        <w:rPr>
          <w:lang w:eastAsia="es-ES"/>
        </w:rPr>
        <w:t xml:space="preserve"> and the potential performance gain also depends the number of </w:t>
      </w:r>
      <w:proofErr w:type="spellStart"/>
      <w:r w:rsidR="00560C5C">
        <w:rPr>
          <w:lang w:eastAsia="es-ES"/>
        </w:rPr>
        <w:t>nonzeros</w:t>
      </w:r>
      <w:proofErr w:type="spellEnd"/>
      <w:r w:rsidR="00560C5C">
        <w:rPr>
          <w:lang w:eastAsia="es-ES"/>
        </w:rPr>
        <w:t xml:space="preserve"> per column, i.e. the vector length</w:t>
      </w:r>
      <w:r>
        <w:rPr>
          <w:lang w:eastAsia="es-ES"/>
        </w:rPr>
        <w:t>:</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w:t>
      </w:r>
      <w:proofErr w:type="spellStart"/>
      <w:r w:rsidRPr="00296A3E">
        <w:rPr>
          <w:rFonts w:ascii="Consolas" w:hAnsi="Consolas" w:cs="Consolas"/>
          <w:sz w:val="20"/>
          <w:lang w:eastAsia="es-ES"/>
        </w:rPr>
        <w:t>uint</w:t>
      </w:r>
      <w:proofErr w:type="spellEnd"/>
      <w:r w:rsidRPr="00296A3E">
        <w:rPr>
          <w:rFonts w:ascii="Consolas" w:hAnsi="Consolas" w:cs="Consolas"/>
          <w:sz w:val="20"/>
          <w:lang w:eastAsia="es-ES"/>
        </w:rPr>
        <w:t xml:space="preserve"> </w:t>
      </w:r>
      <w:proofErr w:type="spellStart"/>
      <w:r w:rsidRPr="00296A3E">
        <w:rPr>
          <w:rFonts w:ascii="Consolas" w:hAnsi="Consolas" w:cs="Consolas"/>
          <w:sz w:val="20"/>
          <w:lang w:eastAsia="es-ES"/>
        </w:rPr>
        <w:t>grpid</w:t>
      </w:r>
      <w:proofErr w:type="spellEnd"/>
      <w:r w:rsidRPr="00296A3E">
        <w:rPr>
          <w:rFonts w:ascii="Consolas" w:hAnsi="Consolas" w:cs="Consolas"/>
          <w:sz w:val="20"/>
          <w:lang w:eastAsia="es-ES"/>
        </w:rPr>
        <w:t xml:space="preserve">       = </w:t>
      </w:r>
      <w:proofErr w:type="spellStart"/>
      <w:r w:rsidRPr="00296A3E">
        <w:rPr>
          <w:rFonts w:ascii="Consolas" w:hAnsi="Consolas" w:cs="Consolas"/>
          <w:sz w:val="20"/>
          <w:lang w:eastAsia="es-ES"/>
        </w:rPr>
        <w:t>get_group_id</w:t>
      </w:r>
      <w:proofErr w:type="spellEnd"/>
      <w:r w:rsidRPr="00296A3E">
        <w:rPr>
          <w:rFonts w:ascii="Consolas" w:hAnsi="Consolas" w:cs="Consolas"/>
          <w:sz w:val="20"/>
          <w:lang w:eastAsia="es-ES"/>
        </w:rPr>
        <w:t>(0);</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w:t>
      </w:r>
      <w:proofErr w:type="spellStart"/>
      <w:r w:rsidRPr="00296A3E">
        <w:rPr>
          <w:rFonts w:ascii="Consolas" w:hAnsi="Consolas" w:cs="Consolas"/>
          <w:sz w:val="20"/>
          <w:lang w:eastAsia="es-ES"/>
        </w:rPr>
        <w:t>uint</w:t>
      </w:r>
      <w:proofErr w:type="spellEnd"/>
      <w:r w:rsidRPr="00296A3E">
        <w:rPr>
          <w:rFonts w:ascii="Consolas" w:hAnsi="Consolas" w:cs="Consolas"/>
          <w:sz w:val="20"/>
          <w:lang w:eastAsia="es-ES"/>
        </w:rPr>
        <w:t xml:space="preserve"> </w:t>
      </w:r>
      <w:proofErr w:type="spellStart"/>
      <w:r w:rsidRPr="00296A3E">
        <w:rPr>
          <w:rFonts w:ascii="Consolas" w:hAnsi="Consolas" w:cs="Consolas"/>
          <w:sz w:val="20"/>
          <w:lang w:eastAsia="es-ES"/>
        </w:rPr>
        <w:t>locid</w:t>
      </w:r>
      <w:proofErr w:type="spellEnd"/>
      <w:r w:rsidRPr="00296A3E">
        <w:rPr>
          <w:rFonts w:ascii="Consolas" w:hAnsi="Consolas" w:cs="Consolas"/>
          <w:sz w:val="20"/>
          <w:lang w:eastAsia="es-ES"/>
        </w:rPr>
        <w:t xml:space="preserve">       = </w:t>
      </w:r>
      <w:proofErr w:type="spellStart"/>
      <w:r w:rsidRPr="00296A3E">
        <w:rPr>
          <w:rFonts w:ascii="Consolas" w:hAnsi="Consolas" w:cs="Consolas"/>
          <w:sz w:val="20"/>
          <w:lang w:eastAsia="es-ES"/>
        </w:rPr>
        <w:t>get_local_id</w:t>
      </w:r>
      <w:proofErr w:type="spellEnd"/>
      <w:r w:rsidRPr="00296A3E">
        <w:rPr>
          <w:rFonts w:ascii="Consolas" w:hAnsi="Consolas" w:cs="Consolas"/>
          <w:sz w:val="20"/>
          <w:lang w:eastAsia="es-ES"/>
        </w:rPr>
        <w:t>(0);</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w:t>
      </w:r>
      <w:proofErr w:type="spellStart"/>
      <w:r w:rsidRPr="00296A3E">
        <w:rPr>
          <w:rFonts w:ascii="Consolas" w:hAnsi="Consolas" w:cs="Consolas"/>
          <w:sz w:val="20"/>
          <w:lang w:eastAsia="es-ES"/>
        </w:rPr>
        <w:t>uint</w:t>
      </w:r>
      <w:proofErr w:type="spellEnd"/>
      <w:r w:rsidRPr="00296A3E">
        <w:rPr>
          <w:rFonts w:ascii="Consolas" w:hAnsi="Consolas" w:cs="Consolas"/>
          <w:sz w:val="20"/>
          <w:lang w:eastAsia="es-ES"/>
        </w:rPr>
        <w:t xml:space="preserve"> </w:t>
      </w:r>
      <w:proofErr w:type="spellStart"/>
      <w:r w:rsidRPr="00296A3E">
        <w:rPr>
          <w:rFonts w:ascii="Consolas" w:hAnsi="Consolas" w:cs="Consolas"/>
          <w:sz w:val="20"/>
          <w:lang w:eastAsia="es-ES"/>
        </w:rPr>
        <w:t>loclen</w:t>
      </w:r>
      <w:proofErr w:type="spellEnd"/>
      <w:r w:rsidRPr="00296A3E">
        <w:rPr>
          <w:rFonts w:ascii="Consolas" w:hAnsi="Consolas" w:cs="Consolas"/>
          <w:sz w:val="20"/>
          <w:lang w:eastAsia="es-ES"/>
        </w:rPr>
        <w:t xml:space="preserve">      = </w:t>
      </w:r>
      <w:proofErr w:type="spellStart"/>
      <w:r w:rsidRPr="00296A3E">
        <w:rPr>
          <w:rFonts w:ascii="Consolas" w:hAnsi="Consolas" w:cs="Consolas"/>
          <w:sz w:val="20"/>
          <w:lang w:eastAsia="es-ES"/>
        </w:rPr>
        <w:t>get_local_size</w:t>
      </w:r>
      <w:proofErr w:type="spellEnd"/>
      <w:r w:rsidRPr="00296A3E">
        <w:rPr>
          <w:rFonts w:ascii="Consolas" w:hAnsi="Consolas" w:cs="Consolas"/>
          <w:sz w:val="20"/>
          <w:lang w:eastAsia="es-ES"/>
        </w:rPr>
        <w:t>(0);</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w:t>
      </w:r>
      <w:proofErr w:type="spellStart"/>
      <w:r w:rsidRPr="00296A3E">
        <w:rPr>
          <w:rFonts w:ascii="Consolas" w:hAnsi="Consolas" w:cs="Consolas"/>
          <w:sz w:val="20"/>
          <w:lang w:eastAsia="es-ES"/>
        </w:rPr>
        <w:t>uint</w:t>
      </w:r>
      <w:proofErr w:type="spellEnd"/>
      <w:r w:rsidRPr="00296A3E">
        <w:rPr>
          <w:rFonts w:ascii="Consolas" w:hAnsi="Consolas" w:cs="Consolas"/>
          <w:sz w:val="20"/>
          <w:lang w:eastAsia="es-ES"/>
        </w:rPr>
        <w:t xml:space="preserve"> </w:t>
      </w:r>
      <w:proofErr w:type="spellStart"/>
      <w:r w:rsidRPr="00296A3E">
        <w:rPr>
          <w:rFonts w:ascii="Consolas" w:hAnsi="Consolas" w:cs="Consolas"/>
          <w:sz w:val="20"/>
          <w:lang w:eastAsia="es-ES"/>
        </w:rPr>
        <w:t>numblocks</w:t>
      </w:r>
      <w:proofErr w:type="spellEnd"/>
      <w:r w:rsidRPr="00296A3E">
        <w:rPr>
          <w:rFonts w:ascii="Consolas" w:hAnsi="Consolas" w:cs="Consolas"/>
          <w:sz w:val="20"/>
          <w:lang w:eastAsia="es-ES"/>
        </w:rPr>
        <w:t xml:space="preserve">   = </w:t>
      </w:r>
      <w:proofErr w:type="spellStart"/>
      <w:r w:rsidRPr="00296A3E">
        <w:rPr>
          <w:rFonts w:ascii="Consolas" w:hAnsi="Consolas" w:cs="Consolas"/>
          <w:sz w:val="20"/>
          <w:lang w:eastAsia="es-ES"/>
        </w:rPr>
        <w:t>ELLwidth</w:t>
      </w:r>
      <w:proofErr w:type="spellEnd"/>
      <w:r w:rsidRPr="00296A3E">
        <w:rPr>
          <w:rFonts w:ascii="Consolas" w:hAnsi="Consolas" w:cs="Consolas"/>
          <w:sz w:val="20"/>
          <w:lang w:eastAsia="es-ES"/>
        </w:rPr>
        <w:t xml:space="preserve"> / </w:t>
      </w:r>
      <w:proofErr w:type="spellStart"/>
      <w:r w:rsidRPr="00296A3E">
        <w:rPr>
          <w:rFonts w:ascii="Consolas" w:hAnsi="Consolas" w:cs="Consolas"/>
          <w:sz w:val="20"/>
          <w:lang w:eastAsia="es-ES"/>
        </w:rPr>
        <w:t>loclen</w:t>
      </w:r>
      <w:proofErr w:type="spellEnd"/>
      <w:r w:rsidRPr="00296A3E">
        <w:rPr>
          <w:rFonts w:ascii="Consolas" w:hAnsi="Consolas" w:cs="Consolas"/>
          <w:sz w:val="20"/>
          <w:lang w:eastAsia="es-ES"/>
        </w:rPr>
        <w:t>;</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w:t>
      </w:r>
      <w:proofErr w:type="spellStart"/>
      <w:r w:rsidRPr="00296A3E">
        <w:rPr>
          <w:rFonts w:ascii="Consolas" w:hAnsi="Consolas" w:cs="Consolas"/>
          <w:sz w:val="20"/>
          <w:lang w:eastAsia="es-ES"/>
        </w:rPr>
        <w:t>uint</w:t>
      </w:r>
      <w:proofErr w:type="spellEnd"/>
      <w:r w:rsidRPr="00296A3E">
        <w:rPr>
          <w:rFonts w:ascii="Consolas" w:hAnsi="Consolas" w:cs="Consolas"/>
          <w:sz w:val="20"/>
          <w:lang w:eastAsia="es-ES"/>
        </w:rPr>
        <w:t xml:space="preserve"> </w:t>
      </w:r>
      <w:proofErr w:type="spellStart"/>
      <w:r w:rsidRPr="00296A3E">
        <w:rPr>
          <w:rFonts w:ascii="Consolas" w:hAnsi="Consolas" w:cs="Consolas"/>
          <w:sz w:val="20"/>
          <w:lang w:eastAsia="es-ES"/>
        </w:rPr>
        <w:t>blockstride</w:t>
      </w:r>
      <w:proofErr w:type="spellEnd"/>
      <w:r w:rsidRPr="00296A3E">
        <w:rPr>
          <w:rFonts w:ascii="Consolas" w:hAnsi="Consolas" w:cs="Consolas"/>
          <w:sz w:val="20"/>
          <w:lang w:eastAsia="es-ES"/>
        </w:rPr>
        <w:t xml:space="preserve"> = </w:t>
      </w:r>
      <w:proofErr w:type="spellStart"/>
      <w:r w:rsidRPr="00296A3E">
        <w:rPr>
          <w:rFonts w:ascii="Consolas" w:hAnsi="Consolas" w:cs="Consolas"/>
          <w:sz w:val="20"/>
          <w:lang w:eastAsia="es-ES"/>
        </w:rPr>
        <w:t>loclen</w:t>
      </w:r>
      <w:proofErr w:type="spellEnd"/>
      <w:r w:rsidRPr="00296A3E">
        <w:rPr>
          <w:rFonts w:ascii="Consolas" w:hAnsi="Consolas" w:cs="Consolas"/>
          <w:sz w:val="20"/>
          <w:lang w:eastAsia="es-ES"/>
        </w:rPr>
        <w:t xml:space="preserve"> * </w:t>
      </w:r>
      <w:proofErr w:type="spellStart"/>
      <w:r w:rsidRPr="00296A3E">
        <w:rPr>
          <w:rFonts w:ascii="Consolas" w:hAnsi="Consolas" w:cs="Consolas"/>
          <w:sz w:val="20"/>
          <w:lang w:eastAsia="es-ES"/>
        </w:rPr>
        <w:t>matDim</w:t>
      </w:r>
      <w:proofErr w:type="spellEnd"/>
      <w:r w:rsidRPr="00296A3E">
        <w:rPr>
          <w:rFonts w:ascii="Consolas" w:hAnsi="Consolas" w:cs="Consolas"/>
          <w:sz w:val="20"/>
          <w:lang w:eastAsia="es-ES"/>
        </w:rPr>
        <w:t>;</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w:t>
      </w:r>
      <w:proofErr w:type="spellStart"/>
      <w:r w:rsidRPr="00296A3E">
        <w:rPr>
          <w:rFonts w:ascii="Consolas" w:hAnsi="Consolas" w:cs="Consolas"/>
          <w:sz w:val="20"/>
          <w:lang w:eastAsia="es-ES"/>
        </w:rPr>
        <w:t>uint</w:t>
      </w:r>
      <w:proofErr w:type="spellEnd"/>
      <w:r w:rsidRPr="00296A3E">
        <w:rPr>
          <w:rFonts w:ascii="Consolas" w:hAnsi="Consolas" w:cs="Consolas"/>
          <w:sz w:val="20"/>
          <w:lang w:eastAsia="es-ES"/>
        </w:rPr>
        <w:t xml:space="preserve"> </w:t>
      </w:r>
      <w:proofErr w:type="spellStart"/>
      <w:r w:rsidRPr="00296A3E">
        <w:rPr>
          <w:rFonts w:ascii="Consolas" w:hAnsi="Consolas" w:cs="Consolas"/>
          <w:sz w:val="20"/>
          <w:lang w:eastAsia="es-ES"/>
        </w:rPr>
        <w:t>slaboffset</w:t>
      </w:r>
      <w:proofErr w:type="spellEnd"/>
      <w:r w:rsidRPr="00296A3E">
        <w:rPr>
          <w:rFonts w:ascii="Consolas" w:hAnsi="Consolas" w:cs="Consolas"/>
          <w:sz w:val="20"/>
          <w:lang w:eastAsia="es-ES"/>
        </w:rPr>
        <w:t xml:space="preserve">  = </w:t>
      </w:r>
      <w:proofErr w:type="spellStart"/>
      <w:r w:rsidRPr="00296A3E">
        <w:rPr>
          <w:rFonts w:ascii="Consolas" w:hAnsi="Consolas" w:cs="Consolas"/>
          <w:sz w:val="20"/>
          <w:lang w:eastAsia="es-ES"/>
        </w:rPr>
        <w:t>grpid</w:t>
      </w:r>
      <w:proofErr w:type="spellEnd"/>
      <w:r w:rsidRPr="00296A3E">
        <w:rPr>
          <w:rFonts w:ascii="Consolas" w:hAnsi="Consolas" w:cs="Consolas"/>
          <w:sz w:val="20"/>
          <w:lang w:eastAsia="es-ES"/>
        </w:rPr>
        <w:t xml:space="preserve"> + (</w:t>
      </w:r>
      <w:proofErr w:type="spellStart"/>
      <w:r w:rsidRPr="00296A3E">
        <w:rPr>
          <w:rFonts w:ascii="Consolas" w:hAnsi="Consolas" w:cs="Consolas"/>
          <w:sz w:val="20"/>
          <w:lang w:eastAsia="es-ES"/>
        </w:rPr>
        <w:t>locid</w:t>
      </w:r>
      <w:proofErr w:type="spellEnd"/>
      <w:r w:rsidRPr="00296A3E">
        <w:rPr>
          <w:rFonts w:ascii="Consolas" w:hAnsi="Consolas" w:cs="Consolas"/>
          <w:sz w:val="20"/>
          <w:lang w:eastAsia="es-ES"/>
        </w:rPr>
        <w:t xml:space="preserve"> * </w:t>
      </w:r>
      <w:proofErr w:type="spellStart"/>
      <w:r w:rsidRPr="00296A3E">
        <w:rPr>
          <w:rFonts w:ascii="Consolas" w:hAnsi="Consolas" w:cs="Consolas"/>
          <w:sz w:val="20"/>
          <w:lang w:eastAsia="es-ES"/>
        </w:rPr>
        <w:t>matDim</w:t>
      </w:r>
      <w:proofErr w:type="spellEnd"/>
      <w:r w:rsidRPr="00296A3E">
        <w:rPr>
          <w:rFonts w:ascii="Consolas" w:hAnsi="Consolas" w:cs="Consolas"/>
          <w:sz w:val="20"/>
          <w:lang w:eastAsia="es-ES"/>
        </w:rPr>
        <w:t>);</w:t>
      </w:r>
    </w:p>
    <w:p w:rsidR="00296A3E" w:rsidRPr="00296A3E" w:rsidRDefault="00296A3E" w:rsidP="00296A3E">
      <w:pPr>
        <w:pStyle w:val="Texto"/>
        <w:rPr>
          <w:rFonts w:ascii="Consolas" w:hAnsi="Consolas" w:cs="Consolas"/>
          <w:sz w:val="20"/>
          <w:lang w:eastAsia="es-ES"/>
        </w:rPr>
      </w:pP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if (</w:t>
      </w:r>
      <w:proofErr w:type="spellStart"/>
      <w:r w:rsidRPr="00296A3E">
        <w:rPr>
          <w:rFonts w:ascii="Consolas" w:hAnsi="Consolas" w:cs="Consolas"/>
          <w:sz w:val="20"/>
          <w:lang w:eastAsia="es-ES"/>
        </w:rPr>
        <w:t>grpid</w:t>
      </w:r>
      <w:proofErr w:type="spellEnd"/>
      <w:r w:rsidRPr="00296A3E">
        <w:rPr>
          <w:rFonts w:ascii="Consolas" w:hAnsi="Consolas" w:cs="Consolas"/>
          <w:sz w:val="20"/>
          <w:lang w:eastAsia="es-ES"/>
        </w:rPr>
        <w:t xml:space="preserve"> &lt; </w:t>
      </w:r>
      <w:proofErr w:type="spellStart"/>
      <w:r w:rsidRPr="00296A3E">
        <w:rPr>
          <w:rFonts w:ascii="Consolas" w:hAnsi="Consolas" w:cs="Consolas"/>
          <w:sz w:val="20"/>
          <w:lang w:eastAsia="es-ES"/>
        </w:rPr>
        <w:t>matDim</w:t>
      </w:r>
      <w:proofErr w:type="spellEnd"/>
      <w:r w:rsidRPr="00296A3E">
        <w:rPr>
          <w:rFonts w:ascii="Consolas" w:hAnsi="Consolas" w:cs="Consolas"/>
          <w:sz w:val="20"/>
          <w:lang w:eastAsia="es-ES"/>
        </w:rPr>
        <w:t>) {</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w:t>
      </w:r>
      <w:proofErr w:type="spellStart"/>
      <w:r w:rsidRPr="00296A3E">
        <w:rPr>
          <w:rFonts w:ascii="Consolas" w:hAnsi="Consolas" w:cs="Consolas"/>
          <w:sz w:val="20"/>
          <w:lang w:eastAsia="es-ES"/>
        </w:rPr>
        <w:t>auxShared</w:t>
      </w:r>
      <w:proofErr w:type="spellEnd"/>
      <w:r w:rsidRPr="00296A3E">
        <w:rPr>
          <w:rFonts w:ascii="Consolas" w:hAnsi="Consolas" w:cs="Consolas"/>
          <w:sz w:val="20"/>
          <w:lang w:eastAsia="es-ES"/>
        </w:rPr>
        <w:t>[</w:t>
      </w:r>
      <w:proofErr w:type="spellStart"/>
      <w:r w:rsidRPr="00296A3E">
        <w:rPr>
          <w:rFonts w:ascii="Consolas" w:hAnsi="Consolas" w:cs="Consolas"/>
          <w:sz w:val="20"/>
          <w:lang w:eastAsia="es-ES"/>
        </w:rPr>
        <w:t>locid</w:t>
      </w:r>
      <w:proofErr w:type="spellEnd"/>
      <w:r w:rsidRPr="00296A3E">
        <w:rPr>
          <w:rFonts w:ascii="Consolas" w:hAnsi="Consolas" w:cs="Consolas"/>
          <w:sz w:val="20"/>
          <w:lang w:eastAsia="es-ES"/>
        </w:rPr>
        <w:t>] = 0;</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for (</w:t>
      </w:r>
      <w:proofErr w:type="spellStart"/>
      <w:r w:rsidRPr="00296A3E">
        <w:rPr>
          <w:rFonts w:ascii="Consolas" w:hAnsi="Consolas" w:cs="Consolas"/>
          <w:sz w:val="20"/>
          <w:lang w:eastAsia="es-ES"/>
        </w:rPr>
        <w:t>int</w:t>
      </w:r>
      <w:proofErr w:type="spellEnd"/>
      <w:r w:rsidRPr="00296A3E">
        <w:rPr>
          <w:rFonts w:ascii="Consolas" w:hAnsi="Consolas" w:cs="Consolas"/>
          <w:sz w:val="20"/>
          <w:lang w:eastAsia="es-ES"/>
        </w:rPr>
        <w:t xml:space="preserve"> </w:t>
      </w:r>
      <w:proofErr w:type="spellStart"/>
      <w:r w:rsidRPr="00296A3E">
        <w:rPr>
          <w:rFonts w:ascii="Consolas" w:hAnsi="Consolas" w:cs="Consolas"/>
          <w:sz w:val="20"/>
          <w:lang w:eastAsia="es-ES"/>
        </w:rPr>
        <w:t>i</w:t>
      </w:r>
      <w:proofErr w:type="spellEnd"/>
      <w:r w:rsidRPr="00296A3E">
        <w:rPr>
          <w:rFonts w:ascii="Consolas" w:hAnsi="Consolas" w:cs="Consolas"/>
          <w:sz w:val="20"/>
          <w:lang w:eastAsia="es-ES"/>
        </w:rPr>
        <w:t xml:space="preserve"> = 0; </w:t>
      </w:r>
      <w:proofErr w:type="spellStart"/>
      <w:r w:rsidRPr="00296A3E">
        <w:rPr>
          <w:rFonts w:ascii="Consolas" w:hAnsi="Consolas" w:cs="Consolas"/>
          <w:sz w:val="20"/>
          <w:lang w:eastAsia="es-ES"/>
        </w:rPr>
        <w:t>i</w:t>
      </w:r>
      <w:proofErr w:type="spellEnd"/>
      <w:r w:rsidRPr="00296A3E">
        <w:rPr>
          <w:rFonts w:ascii="Consolas" w:hAnsi="Consolas" w:cs="Consolas"/>
          <w:sz w:val="20"/>
          <w:lang w:eastAsia="es-ES"/>
        </w:rPr>
        <w:t xml:space="preserve"> &lt; </w:t>
      </w:r>
      <w:proofErr w:type="spellStart"/>
      <w:r w:rsidRPr="00296A3E">
        <w:rPr>
          <w:rFonts w:ascii="Consolas" w:hAnsi="Consolas" w:cs="Consolas"/>
          <w:sz w:val="20"/>
          <w:lang w:eastAsia="es-ES"/>
        </w:rPr>
        <w:t>numblocks</w:t>
      </w:r>
      <w:proofErr w:type="spellEnd"/>
      <w:r w:rsidRPr="00296A3E">
        <w:rPr>
          <w:rFonts w:ascii="Consolas" w:hAnsi="Consolas" w:cs="Consolas"/>
          <w:sz w:val="20"/>
          <w:lang w:eastAsia="es-ES"/>
        </w:rPr>
        <w:t xml:space="preserve">; </w:t>
      </w:r>
      <w:proofErr w:type="spellStart"/>
      <w:r w:rsidRPr="00296A3E">
        <w:rPr>
          <w:rFonts w:ascii="Consolas" w:hAnsi="Consolas" w:cs="Consolas"/>
          <w:sz w:val="20"/>
          <w:lang w:eastAsia="es-ES"/>
        </w:rPr>
        <w:t>i</w:t>
      </w:r>
      <w:proofErr w:type="spellEnd"/>
      <w:r w:rsidRPr="00296A3E">
        <w:rPr>
          <w:rFonts w:ascii="Consolas" w:hAnsi="Consolas" w:cs="Consolas"/>
          <w:sz w:val="20"/>
          <w:lang w:eastAsia="es-ES"/>
        </w:rPr>
        <w:t>++) {</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             vertical slab   +  row  + </w:t>
      </w:r>
      <w:proofErr w:type="spellStart"/>
      <w:r w:rsidRPr="00296A3E">
        <w:rPr>
          <w:rFonts w:ascii="Consolas" w:hAnsi="Consolas" w:cs="Consolas"/>
          <w:sz w:val="20"/>
          <w:lang w:eastAsia="es-ES"/>
        </w:rPr>
        <w:t>x_pos</w:t>
      </w:r>
      <w:proofErr w:type="spellEnd"/>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w:t>
      </w:r>
      <w:proofErr w:type="spellStart"/>
      <w:r w:rsidRPr="00296A3E">
        <w:rPr>
          <w:rFonts w:ascii="Consolas" w:hAnsi="Consolas" w:cs="Consolas"/>
          <w:sz w:val="20"/>
          <w:lang w:eastAsia="es-ES"/>
        </w:rPr>
        <w:t>int</w:t>
      </w:r>
      <w:proofErr w:type="spellEnd"/>
      <w:r w:rsidRPr="00296A3E">
        <w:rPr>
          <w:rFonts w:ascii="Consolas" w:hAnsi="Consolas" w:cs="Consolas"/>
          <w:sz w:val="20"/>
          <w:lang w:eastAsia="es-ES"/>
        </w:rPr>
        <w:t xml:space="preserve"> index  = (</w:t>
      </w:r>
      <w:proofErr w:type="spellStart"/>
      <w:r w:rsidRPr="00296A3E">
        <w:rPr>
          <w:rFonts w:ascii="Consolas" w:hAnsi="Consolas" w:cs="Consolas"/>
          <w:sz w:val="20"/>
          <w:lang w:eastAsia="es-ES"/>
        </w:rPr>
        <w:t>i</w:t>
      </w:r>
      <w:proofErr w:type="spellEnd"/>
      <w:r w:rsidRPr="00296A3E">
        <w:rPr>
          <w:rFonts w:ascii="Consolas" w:hAnsi="Consolas" w:cs="Consolas"/>
          <w:sz w:val="20"/>
          <w:lang w:eastAsia="es-ES"/>
        </w:rPr>
        <w:t xml:space="preserve"> * </w:t>
      </w:r>
      <w:proofErr w:type="spellStart"/>
      <w:r w:rsidRPr="00296A3E">
        <w:rPr>
          <w:rFonts w:ascii="Consolas" w:hAnsi="Consolas" w:cs="Consolas"/>
          <w:sz w:val="20"/>
          <w:lang w:eastAsia="es-ES"/>
        </w:rPr>
        <w:t>blockstride</w:t>
      </w:r>
      <w:proofErr w:type="spellEnd"/>
      <w:r w:rsidRPr="00296A3E">
        <w:rPr>
          <w:rFonts w:ascii="Consolas" w:hAnsi="Consolas" w:cs="Consolas"/>
          <w:sz w:val="20"/>
          <w:lang w:eastAsia="es-ES"/>
        </w:rPr>
        <w:t xml:space="preserve">) + </w:t>
      </w:r>
      <w:proofErr w:type="spellStart"/>
      <w:r w:rsidRPr="00296A3E">
        <w:rPr>
          <w:rFonts w:ascii="Consolas" w:hAnsi="Consolas" w:cs="Consolas"/>
          <w:sz w:val="20"/>
          <w:lang w:eastAsia="es-ES"/>
        </w:rPr>
        <w:t>slaboffset</w:t>
      </w:r>
      <w:proofErr w:type="spellEnd"/>
      <w:r w:rsidRPr="00296A3E">
        <w:rPr>
          <w:rFonts w:ascii="Consolas" w:hAnsi="Consolas" w:cs="Consolas"/>
          <w:sz w:val="20"/>
          <w:lang w:eastAsia="es-ES"/>
        </w:rPr>
        <w:t>;</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w:t>
      </w:r>
      <w:proofErr w:type="spellStart"/>
      <w:r w:rsidRPr="00296A3E">
        <w:rPr>
          <w:rFonts w:ascii="Consolas" w:hAnsi="Consolas" w:cs="Consolas"/>
          <w:sz w:val="20"/>
          <w:lang w:eastAsia="es-ES"/>
        </w:rPr>
        <w:t>int</w:t>
      </w:r>
      <w:proofErr w:type="spellEnd"/>
      <w:r w:rsidRPr="00296A3E">
        <w:rPr>
          <w:rFonts w:ascii="Consolas" w:hAnsi="Consolas" w:cs="Consolas"/>
          <w:sz w:val="20"/>
          <w:lang w:eastAsia="es-ES"/>
        </w:rPr>
        <w:t xml:space="preserve"> </w:t>
      </w:r>
      <w:proofErr w:type="spellStart"/>
      <w:r w:rsidRPr="00296A3E">
        <w:rPr>
          <w:rFonts w:ascii="Consolas" w:hAnsi="Consolas" w:cs="Consolas"/>
          <w:sz w:val="20"/>
          <w:lang w:eastAsia="es-ES"/>
        </w:rPr>
        <w:t>col</w:t>
      </w:r>
      <w:proofErr w:type="spellEnd"/>
      <w:r w:rsidRPr="00296A3E">
        <w:rPr>
          <w:rFonts w:ascii="Consolas" w:hAnsi="Consolas" w:cs="Consolas"/>
          <w:sz w:val="20"/>
          <w:lang w:eastAsia="es-ES"/>
        </w:rPr>
        <w:t xml:space="preserve">    = </w:t>
      </w:r>
      <w:proofErr w:type="spellStart"/>
      <w:r w:rsidRPr="00296A3E">
        <w:rPr>
          <w:rFonts w:ascii="Consolas" w:hAnsi="Consolas" w:cs="Consolas"/>
          <w:sz w:val="20"/>
          <w:lang w:eastAsia="es-ES"/>
        </w:rPr>
        <w:t>colIdx</w:t>
      </w:r>
      <w:proofErr w:type="spellEnd"/>
      <w:r w:rsidRPr="00296A3E">
        <w:rPr>
          <w:rFonts w:ascii="Consolas" w:hAnsi="Consolas" w:cs="Consolas"/>
          <w:sz w:val="20"/>
          <w:lang w:eastAsia="es-ES"/>
        </w:rPr>
        <w:t>[index];</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float </w:t>
      </w:r>
      <w:proofErr w:type="spellStart"/>
      <w:r w:rsidRPr="00296A3E">
        <w:rPr>
          <w:rFonts w:ascii="Consolas" w:hAnsi="Consolas" w:cs="Consolas"/>
          <w:sz w:val="20"/>
          <w:lang w:eastAsia="es-ES"/>
        </w:rPr>
        <w:t>aval</w:t>
      </w:r>
      <w:proofErr w:type="spellEnd"/>
      <w:r w:rsidRPr="00296A3E">
        <w:rPr>
          <w:rFonts w:ascii="Consolas" w:hAnsi="Consolas" w:cs="Consolas"/>
          <w:sz w:val="20"/>
          <w:lang w:eastAsia="es-ES"/>
        </w:rPr>
        <w:t xml:space="preserve"> = </w:t>
      </w:r>
      <w:proofErr w:type="spellStart"/>
      <w:r w:rsidRPr="00296A3E">
        <w:rPr>
          <w:rFonts w:ascii="Consolas" w:hAnsi="Consolas" w:cs="Consolas"/>
          <w:sz w:val="20"/>
          <w:lang w:eastAsia="es-ES"/>
        </w:rPr>
        <w:t>matData</w:t>
      </w:r>
      <w:proofErr w:type="spellEnd"/>
      <w:r w:rsidRPr="00296A3E">
        <w:rPr>
          <w:rFonts w:ascii="Consolas" w:hAnsi="Consolas" w:cs="Consolas"/>
          <w:sz w:val="20"/>
          <w:lang w:eastAsia="es-ES"/>
        </w:rPr>
        <w:t>[index];</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float </w:t>
      </w:r>
      <w:proofErr w:type="spellStart"/>
      <w:r w:rsidRPr="00296A3E">
        <w:rPr>
          <w:rFonts w:ascii="Consolas" w:hAnsi="Consolas" w:cs="Consolas"/>
          <w:sz w:val="20"/>
          <w:lang w:eastAsia="es-ES"/>
        </w:rPr>
        <w:t>xval</w:t>
      </w:r>
      <w:proofErr w:type="spellEnd"/>
      <w:r w:rsidRPr="00296A3E">
        <w:rPr>
          <w:rFonts w:ascii="Consolas" w:hAnsi="Consolas" w:cs="Consolas"/>
          <w:sz w:val="20"/>
          <w:lang w:eastAsia="es-ES"/>
        </w:rPr>
        <w:t xml:space="preserve"> = </w:t>
      </w:r>
      <w:proofErr w:type="spellStart"/>
      <w:r w:rsidRPr="00296A3E">
        <w:rPr>
          <w:rFonts w:ascii="Consolas" w:hAnsi="Consolas" w:cs="Consolas"/>
          <w:sz w:val="20"/>
          <w:lang w:eastAsia="es-ES"/>
        </w:rPr>
        <w:t>vector_x</w:t>
      </w:r>
      <w:proofErr w:type="spellEnd"/>
      <w:r w:rsidRPr="00296A3E">
        <w:rPr>
          <w:rFonts w:ascii="Consolas" w:hAnsi="Consolas" w:cs="Consolas"/>
          <w:sz w:val="20"/>
          <w:lang w:eastAsia="es-ES"/>
        </w:rPr>
        <w:t>[</w:t>
      </w:r>
      <w:proofErr w:type="spellStart"/>
      <w:r w:rsidRPr="00296A3E">
        <w:rPr>
          <w:rFonts w:ascii="Consolas" w:hAnsi="Consolas" w:cs="Consolas"/>
          <w:sz w:val="20"/>
          <w:lang w:eastAsia="es-ES"/>
        </w:rPr>
        <w:t>col</w:t>
      </w:r>
      <w:proofErr w:type="spellEnd"/>
      <w:r w:rsidRPr="00296A3E">
        <w:rPr>
          <w:rFonts w:ascii="Consolas" w:hAnsi="Consolas" w:cs="Consolas"/>
          <w:sz w:val="20"/>
          <w:lang w:eastAsia="es-ES"/>
        </w:rPr>
        <w:t>];</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float </w:t>
      </w:r>
      <w:proofErr w:type="spellStart"/>
      <w:r w:rsidRPr="00296A3E">
        <w:rPr>
          <w:rFonts w:ascii="Consolas" w:hAnsi="Consolas" w:cs="Consolas"/>
          <w:sz w:val="20"/>
          <w:lang w:eastAsia="es-ES"/>
        </w:rPr>
        <w:t>val</w:t>
      </w:r>
      <w:proofErr w:type="spellEnd"/>
      <w:r w:rsidRPr="00296A3E">
        <w:rPr>
          <w:rFonts w:ascii="Consolas" w:hAnsi="Consolas" w:cs="Consolas"/>
          <w:sz w:val="20"/>
          <w:lang w:eastAsia="es-ES"/>
        </w:rPr>
        <w:t xml:space="preserve">  = </w:t>
      </w:r>
      <w:proofErr w:type="spellStart"/>
      <w:r w:rsidRPr="00296A3E">
        <w:rPr>
          <w:rFonts w:ascii="Consolas" w:hAnsi="Consolas" w:cs="Consolas"/>
          <w:sz w:val="20"/>
          <w:lang w:eastAsia="es-ES"/>
        </w:rPr>
        <w:t>aval</w:t>
      </w:r>
      <w:proofErr w:type="spellEnd"/>
      <w:r w:rsidRPr="00296A3E">
        <w:rPr>
          <w:rFonts w:ascii="Consolas" w:hAnsi="Consolas" w:cs="Consolas"/>
          <w:sz w:val="20"/>
          <w:lang w:eastAsia="es-ES"/>
        </w:rPr>
        <w:t xml:space="preserve"> * </w:t>
      </w:r>
      <w:proofErr w:type="spellStart"/>
      <w:r w:rsidRPr="00296A3E">
        <w:rPr>
          <w:rFonts w:ascii="Consolas" w:hAnsi="Consolas" w:cs="Consolas"/>
          <w:sz w:val="20"/>
          <w:lang w:eastAsia="es-ES"/>
        </w:rPr>
        <w:t>xval</w:t>
      </w:r>
      <w:proofErr w:type="spellEnd"/>
      <w:r w:rsidRPr="00296A3E">
        <w:rPr>
          <w:rFonts w:ascii="Consolas" w:hAnsi="Consolas" w:cs="Consolas"/>
          <w:sz w:val="20"/>
          <w:lang w:eastAsia="es-ES"/>
        </w:rPr>
        <w:t>;</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w:t>
      </w:r>
      <w:proofErr w:type="spellStart"/>
      <w:r w:rsidRPr="00296A3E">
        <w:rPr>
          <w:rFonts w:ascii="Consolas" w:hAnsi="Consolas" w:cs="Consolas"/>
          <w:sz w:val="20"/>
          <w:lang w:eastAsia="es-ES"/>
        </w:rPr>
        <w:t>auxShared</w:t>
      </w:r>
      <w:proofErr w:type="spellEnd"/>
      <w:r w:rsidRPr="00296A3E">
        <w:rPr>
          <w:rFonts w:ascii="Consolas" w:hAnsi="Consolas" w:cs="Consolas"/>
          <w:sz w:val="20"/>
          <w:lang w:eastAsia="es-ES"/>
        </w:rPr>
        <w:t>[</w:t>
      </w:r>
      <w:proofErr w:type="spellStart"/>
      <w:r w:rsidRPr="00296A3E">
        <w:rPr>
          <w:rFonts w:ascii="Consolas" w:hAnsi="Consolas" w:cs="Consolas"/>
          <w:sz w:val="20"/>
          <w:lang w:eastAsia="es-ES"/>
        </w:rPr>
        <w:t>locid</w:t>
      </w:r>
      <w:proofErr w:type="spellEnd"/>
      <w:r w:rsidRPr="00296A3E">
        <w:rPr>
          <w:rFonts w:ascii="Consolas" w:hAnsi="Consolas" w:cs="Consolas"/>
          <w:sz w:val="20"/>
          <w:lang w:eastAsia="es-ES"/>
        </w:rPr>
        <w:t xml:space="preserve">] += </w:t>
      </w:r>
      <w:proofErr w:type="spellStart"/>
      <w:r w:rsidRPr="00296A3E">
        <w:rPr>
          <w:rFonts w:ascii="Consolas" w:hAnsi="Consolas" w:cs="Consolas"/>
          <w:sz w:val="20"/>
          <w:lang w:eastAsia="es-ES"/>
        </w:rPr>
        <w:t>val</w:t>
      </w:r>
      <w:proofErr w:type="spellEnd"/>
      <w:r w:rsidRPr="00296A3E">
        <w:rPr>
          <w:rFonts w:ascii="Consolas" w:hAnsi="Consolas" w:cs="Consolas"/>
          <w:sz w:val="20"/>
          <w:lang w:eastAsia="es-ES"/>
        </w:rPr>
        <w:t>;</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barrier(CLK_LOCAL_MEM_FENCE);</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lastRenderedPageBreak/>
        <w:t xml:space="preserve">    if (</w:t>
      </w:r>
      <w:proofErr w:type="spellStart"/>
      <w:r w:rsidRPr="00296A3E">
        <w:rPr>
          <w:rFonts w:ascii="Consolas" w:hAnsi="Consolas" w:cs="Consolas"/>
          <w:sz w:val="20"/>
          <w:lang w:eastAsia="es-ES"/>
        </w:rPr>
        <w:t>get_local_id</w:t>
      </w:r>
      <w:proofErr w:type="spellEnd"/>
      <w:r w:rsidRPr="00296A3E">
        <w:rPr>
          <w:rFonts w:ascii="Consolas" w:hAnsi="Consolas" w:cs="Consolas"/>
          <w:sz w:val="20"/>
          <w:lang w:eastAsia="es-ES"/>
        </w:rPr>
        <w:t>(0) == 0) {</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float sum = 0;</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for (</w:t>
      </w:r>
      <w:proofErr w:type="spellStart"/>
      <w:r w:rsidRPr="00296A3E">
        <w:rPr>
          <w:rFonts w:ascii="Consolas" w:hAnsi="Consolas" w:cs="Consolas"/>
          <w:sz w:val="20"/>
          <w:lang w:eastAsia="es-ES"/>
        </w:rPr>
        <w:t>int</w:t>
      </w:r>
      <w:proofErr w:type="spellEnd"/>
      <w:r w:rsidRPr="00296A3E">
        <w:rPr>
          <w:rFonts w:ascii="Consolas" w:hAnsi="Consolas" w:cs="Consolas"/>
          <w:sz w:val="20"/>
          <w:lang w:eastAsia="es-ES"/>
        </w:rPr>
        <w:t xml:space="preserve"> </w:t>
      </w:r>
      <w:proofErr w:type="spellStart"/>
      <w:r w:rsidRPr="00296A3E">
        <w:rPr>
          <w:rFonts w:ascii="Consolas" w:hAnsi="Consolas" w:cs="Consolas"/>
          <w:sz w:val="20"/>
          <w:lang w:eastAsia="es-ES"/>
        </w:rPr>
        <w:t>i</w:t>
      </w:r>
      <w:proofErr w:type="spellEnd"/>
      <w:r w:rsidRPr="00296A3E">
        <w:rPr>
          <w:rFonts w:ascii="Consolas" w:hAnsi="Consolas" w:cs="Consolas"/>
          <w:sz w:val="20"/>
          <w:lang w:eastAsia="es-ES"/>
        </w:rPr>
        <w:t xml:space="preserve"> = 0; </w:t>
      </w:r>
      <w:proofErr w:type="spellStart"/>
      <w:r w:rsidRPr="00296A3E">
        <w:rPr>
          <w:rFonts w:ascii="Consolas" w:hAnsi="Consolas" w:cs="Consolas"/>
          <w:sz w:val="20"/>
          <w:lang w:eastAsia="es-ES"/>
        </w:rPr>
        <w:t>i</w:t>
      </w:r>
      <w:proofErr w:type="spellEnd"/>
      <w:r w:rsidRPr="00296A3E">
        <w:rPr>
          <w:rFonts w:ascii="Consolas" w:hAnsi="Consolas" w:cs="Consolas"/>
          <w:sz w:val="20"/>
          <w:lang w:eastAsia="es-ES"/>
        </w:rPr>
        <w:t xml:space="preserve"> &lt; </w:t>
      </w:r>
      <w:proofErr w:type="spellStart"/>
      <w:r w:rsidRPr="00296A3E">
        <w:rPr>
          <w:rFonts w:ascii="Consolas" w:hAnsi="Consolas" w:cs="Consolas"/>
          <w:sz w:val="20"/>
          <w:lang w:eastAsia="es-ES"/>
        </w:rPr>
        <w:t>loclen</w:t>
      </w:r>
      <w:proofErr w:type="spellEnd"/>
      <w:r w:rsidRPr="00296A3E">
        <w:rPr>
          <w:rFonts w:ascii="Consolas" w:hAnsi="Consolas" w:cs="Consolas"/>
          <w:sz w:val="20"/>
          <w:lang w:eastAsia="es-ES"/>
        </w:rPr>
        <w:t xml:space="preserve">; </w:t>
      </w:r>
      <w:proofErr w:type="spellStart"/>
      <w:r w:rsidRPr="00296A3E">
        <w:rPr>
          <w:rFonts w:ascii="Consolas" w:hAnsi="Consolas" w:cs="Consolas"/>
          <w:sz w:val="20"/>
          <w:lang w:eastAsia="es-ES"/>
        </w:rPr>
        <w:t>i</w:t>
      </w:r>
      <w:proofErr w:type="spellEnd"/>
      <w:r w:rsidRPr="00296A3E">
        <w:rPr>
          <w:rFonts w:ascii="Consolas" w:hAnsi="Consolas" w:cs="Consolas"/>
          <w:sz w:val="20"/>
          <w:lang w:eastAsia="es-ES"/>
        </w:rPr>
        <w:t>++) {</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sum += </w:t>
      </w:r>
      <w:proofErr w:type="spellStart"/>
      <w:r w:rsidRPr="00296A3E">
        <w:rPr>
          <w:rFonts w:ascii="Consolas" w:hAnsi="Consolas" w:cs="Consolas"/>
          <w:sz w:val="20"/>
          <w:lang w:eastAsia="es-ES"/>
        </w:rPr>
        <w:t>auxShared</w:t>
      </w:r>
      <w:proofErr w:type="spellEnd"/>
      <w:r w:rsidRPr="00296A3E">
        <w:rPr>
          <w:rFonts w:ascii="Consolas" w:hAnsi="Consolas" w:cs="Consolas"/>
          <w:sz w:val="20"/>
          <w:lang w:eastAsia="es-ES"/>
        </w:rPr>
        <w:t>[</w:t>
      </w:r>
      <w:proofErr w:type="spellStart"/>
      <w:r w:rsidRPr="00296A3E">
        <w:rPr>
          <w:rFonts w:ascii="Consolas" w:hAnsi="Consolas" w:cs="Consolas"/>
          <w:sz w:val="20"/>
          <w:lang w:eastAsia="es-ES"/>
        </w:rPr>
        <w:t>i</w:t>
      </w:r>
      <w:proofErr w:type="spellEnd"/>
      <w:r w:rsidRPr="00296A3E">
        <w:rPr>
          <w:rFonts w:ascii="Consolas" w:hAnsi="Consolas" w:cs="Consolas"/>
          <w:sz w:val="20"/>
          <w:lang w:eastAsia="es-ES"/>
        </w:rPr>
        <w:t>];</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w:t>
      </w:r>
      <w:proofErr w:type="spellStart"/>
      <w:r w:rsidRPr="00296A3E">
        <w:rPr>
          <w:rFonts w:ascii="Consolas" w:hAnsi="Consolas" w:cs="Consolas"/>
          <w:sz w:val="20"/>
          <w:lang w:eastAsia="es-ES"/>
        </w:rPr>
        <w:t>vector_y</w:t>
      </w:r>
      <w:proofErr w:type="spellEnd"/>
      <w:r w:rsidRPr="00296A3E">
        <w:rPr>
          <w:rFonts w:ascii="Consolas" w:hAnsi="Consolas" w:cs="Consolas"/>
          <w:sz w:val="20"/>
          <w:lang w:eastAsia="es-ES"/>
        </w:rPr>
        <w:t>[</w:t>
      </w:r>
      <w:proofErr w:type="spellStart"/>
      <w:r w:rsidRPr="00296A3E">
        <w:rPr>
          <w:rFonts w:ascii="Consolas" w:hAnsi="Consolas" w:cs="Consolas"/>
          <w:sz w:val="20"/>
          <w:lang w:eastAsia="es-ES"/>
        </w:rPr>
        <w:t>grpid</w:t>
      </w:r>
      <w:proofErr w:type="spellEnd"/>
      <w:r w:rsidRPr="00296A3E">
        <w:rPr>
          <w:rFonts w:ascii="Consolas" w:hAnsi="Consolas" w:cs="Consolas"/>
          <w:sz w:val="20"/>
          <w:lang w:eastAsia="es-ES"/>
        </w:rPr>
        <w:t>] = sum;</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w:t>
      </w:r>
    </w:p>
    <w:p w:rsidR="00732E7A"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w:t>
      </w:r>
    </w:p>
    <w:p w:rsidR="00296A3E" w:rsidRDefault="00296A3E" w:rsidP="00296A3E">
      <w:pPr>
        <w:pStyle w:val="Texto"/>
        <w:rPr>
          <w:lang w:eastAsia="es-ES"/>
        </w:rPr>
      </w:pPr>
    </w:p>
    <w:p w:rsidR="00732E7A" w:rsidRDefault="00732E7A" w:rsidP="00732E7A">
      <w:pPr>
        <w:pStyle w:val="Texto"/>
        <w:rPr>
          <w:lang w:eastAsia="es-ES"/>
        </w:rPr>
      </w:pPr>
      <w:r>
        <w:rPr>
          <w:lang w:eastAsia="es-ES"/>
        </w:rPr>
        <w:t>While sharing inside a row did not work, another alternative which commonly yields good results is to divide the problem into a tiled format. By dividing the matrix into a slab of rows and looping over these groups of rows by a fixed width, it is possible to compute the matrix vector product by visualizing these blocks as tiles. This approach increases the number of operations performed by a workgroup increasing the percentage of time the ALU is busy, an important indicator of performance</w:t>
      </w:r>
      <w:r w:rsidR="00560C5C">
        <w:rPr>
          <w:lang w:eastAsia="es-ES"/>
        </w:rPr>
        <w:t>, besides permitting parallel reductions</w:t>
      </w:r>
      <w:r>
        <w:rPr>
          <w:lang w:eastAsia="es-ES"/>
        </w:rPr>
        <w:t xml:space="preserve">:  </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w:t>
      </w:r>
      <w:proofErr w:type="spellStart"/>
      <w:r w:rsidRPr="00732E7A">
        <w:rPr>
          <w:rFonts w:ascii="Consolas" w:hAnsi="Consolas" w:cs="Consolas"/>
          <w:sz w:val="20"/>
          <w:lang w:eastAsia="es-ES"/>
        </w:rPr>
        <w:t>uint</w:t>
      </w:r>
      <w:proofErr w:type="spellEnd"/>
      <w:r w:rsidRPr="00732E7A">
        <w:rPr>
          <w:rFonts w:ascii="Consolas" w:hAnsi="Consolas" w:cs="Consolas"/>
          <w:sz w:val="20"/>
          <w:lang w:eastAsia="es-ES"/>
        </w:rPr>
        <w:t xml:space="preserve"> </w:t>
      </w:r>
      <w:proofErr w:type="spellStart"/>
      <w:r w:rsidRPr="00732E7A">
        <w:rPr>
          <w:rFonts w:ascii="Consolas" w:hAnsi="Consolas" w:cs="Consolas"/>
          <w:sz w:val="20"/>
          <w:lang w:eastAsia="es-ES"/>
        </w:rPr>
        <w:t>gloidy</w:t>
      </w:r>
      <w:proofErr w:type="spellEnd"/>
      <w:r w:rsidRPr="00732E7A">
        <w:rPr>
          <w:rFonts w:ascii="Consolas" w:hAnsi="Consolas" w:cs="Consolas"/>
          <w:sz w:val="20"/>
          <w:lang w:eastAsia="es-ES"/>
        </w:rPr>
        <w:t xml:space="preserve">  = </w:t>
      </w:r>
      <w:proofErr w:type="spellStart"/>
      <w:r w:rsidRPr="00732E7A">
        <w:rPr>
          <w:rFonts w:ascii="Consolas" w:hAnsi="Consolas" w:cs="Consolas"/>
          <w:sz w:val="20"/>
          <w:lang w:eastAsia="es-ES"/>
        </w:rPr>
        <w:t>get_global_id</w:t>
      </w:r>
      <w:proofErr w:type="spellEnd"/>
      <w:r w:rsidRPr="00732E7A">
        <w:rPr>
          <w:rFonts w:ascii="Consolas" w:hAnsi="Consolas" w:cs="Consolas"/>
          <w:sz w:val="20"/>
          <w:lang w:eastAsia="es-ES"/>
        </w:rPr>
        <w:t>(1);</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w:t>
      </w:r>
      <w:proofErr w:type="spellStart"/>
      <w:r w:rsidRPr="00732E7A">
        <w:rPr>
          <w:rFonts w:ascii="Consolas" w:hAnsi="Consolas" w:cs="Consolas"/>
          <w:sz w:val="20"/>
          <w:lang w:eastAsia="es-ES"/>
        </w:rPr>
        <w:t>uint</w:t>
      </w:r>
      <w:proofErr w:type="spellEnd"/>
      <w:r w:rsidRPr="00732E7A">
        <w:rPr>
          <w:rFonts w:ascii="Consolas" w:hAnsi="Consolas" w:cs="Consolas"/>
          <w:sz w:val="20"/>
          <w:lang w:eastAsia="es-ES"/>
        </w:rPr>
        <w:t xml:space="preserve"> </w:t>
      </w:r>
      <w:proofErr w:type="spellStart"/>
      <w:r w:rsidRPr="00732E7A">
        <w:rPr>
          <w:rFonts w:ascii="Consolas" w:hAnsi="Consolas" w:cs="Consolas"/>
          <w:sz w:val="20"/>
          <w:lang w:eastAsia="es-ES"/>
        </w:rPr>
        <w:t>locidx</w:t>
      </w:r>
      <w:proofErr w:type="spellEnd"/>
      <w:r w:rsidRPr="00732E7A">
        <w:rPr>
          <w:rFonts w:ascii="Consolas" w:hAnsi="Consolas" w:cs="Consolas"/>
          <w:sz w:val="20"/>
          <w:lang w:eastAsia="es-ES"/>
        </w:rPr>
        <w:t xml:space="preserve">  = </w:t>
      </w:r>
      <w:proofErr w:type="spellStart"/>
      <w:r w:rsidRPr="00732E7A">
        <w:rPr>
          <w:rFonts w:ascii="Consolas" w:hAnsi="Consolas" w:cs="Consolas"/>
          <w:sz w:val="20"/>
          <w:lang w:eastAsia="es-ES"/>
        </w:rPr>
        <w:t>get_local_id</w:t>
      </w:r>
      <w:proofErr w:type="spellEnd"/>
      <w:r w:rsidRPr="00732E7A">
        <w:rPr>
          <w:rFonts w:ascii="Consolas" w:hAnsi="Consolas" w:cs="Consolas"/>
          <w:sz w:val="20"/>
          <w:lang w:eastAsia="es-ES"/>
        </w:rPr>
        <w:t>(0);</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w:t>
      </w:r>
      <w:proofErr w:type="spellStart"/>
      <w:r w:rsidRPr="00732E7A">
        <w:rPr>
          <w:rFonts w:ascii="Consolas" w:hAnsi="Consolas" w:cs="Consolas"/>
          <w:sz w:val="20"/>
          <w:lang w:eastAsia="es-ES"/>
        </w:rPr>
        <w:t>uint</w:t>
      </w:r>
      <w:proofErr w:type="spellEnd"/>
      <w:r w:rsidRPr="00732E7A">
        <w:rPr>
          <w:rFonts w:ascii="Consolas" w:hAnsi="Consolas" w:cs="Consolas"/>
          <w:sz w:val="20"/>
          <w:lang w:eastAsia="es-ES"/>
        </w:rPr>
        <w:t xml:space="preserve"> </w:t>
      </w:r>
      <w:proofErr w:type="spellStart"/>
      <w:r w:rsidRPr="00732E7A">
        <w:rPr>
          <w:rFonts w:ascii="Consolas" w:hAnsi="Consolas" w:cs="Consolas"/>
          <w:sz w:val="20"/>
          <w:lang w:eastAsia="es-ES"/>
        </w:rPr>
        <w:t>locidy</w:t>
      </w:r>
      <w:proofErr w:type="spellEnd"/>
      <w:r w:rsidRPr="00732E7A">
        <w:rPr>
          <w:rFonts w:ascii="Consolas" w:hAnsi="Consolas" w:cs="Consolas"/>
          <w:sz w:val="20"/>
          <w:lang w:eastAsia="es-ES"/>
        </w:rPr>
        <w:t xml:space="preserve">  = </w:t>
      </w:r>
      <w:proofErr w:type="spellStart"/>
      <w:r w:rsidRPr="00732E7A">
        <w:rPr>
          <w:rFonts w:ascii="Consolas" w:hAnsi="Consolas" w:cs="Consolas"/>
          <w:sz w:val="20"/>
          <w:lang w:eastAsia="es-ES"/>
        </w:rPr>
        <w:t>get_local_id</w:t>
      </w:r>
      <w:proofErr w:type="spellEnd"/>
      <w:r w:rsidRPr="00732E7A">
        <w:rPr>
          <w:rFonts w:ascii="Consolas" w:hAnsi="Consolas" w:cs="Consolas"/>
          <w:sz w:val="20"/>
          <w:lang w:eastAsia="es-ES"/>
        </w:rPr>
        <w:t>(1);</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w:t>
      </w:r>
      <w:proofErr w:type="spellStart"/>
      <w:r w:rsidRPr="00732E7A">
        <w:rPr>
          <w:rFonts w:ascii="Consolas" w:hAnsi="Consolas" w:cs="Consolas"/>
          <w:sz w:val="20"/>
          <w:lang w:eastAsia="es-ES"/>
        </w:rPr>
        <w:t>uint</w:t>
      </w:r>
      <w:proofErr w:type="spellEnd"/>
      <w:r w:rsidRPr="00732E7A">
        <w:rPr>
          <w:rFonts w:ascii="Consolas" w:hAnsi="Consolas" w:cs="Consolas"/>
          <w:sz w:val="20"/>
          <w:lang w:eastAsia="es-ES"/>
        </w:rPr>
        <w:t xml:space="preserve"> </w:t>
      </w:r>
      <w:proofErr w:type="spellStart"/>
      <w:r w:rsidRPr="00732E7A">
        <w:rPr>
          <w:rFonts w:ascii="Consolas" w:hAnsi="Consolas" w:cs="Consolas"/>
          <w:sz w:val="20"/>
          <w:lang w:eastAsia="es-ES"/>
        </w:rPr>
        <w:t>loclenx</w:t>
      </w:r>
      <w:proofErr w:type="spellEnd"/>
      <w:r w:rsidRPr="00732E7A">
        <w:rPr>
          <w:rFonts w:ascii="Consolas" w:hAnsi="Consolas" w:cs="Consolas"/>
          <w:sz w:val="20"/>
          <w:lang w:eastAsia="es-ES"/>
        </w:rPr>
        <w:t xml:space="preserve"> = </w:t>
      </w:r>
      <w:proofErr w:type="spellStart"/>
      <w:r w:rsidRPr="00732E7A">
        <w:rPr>
          <w:rFonts w:ascii="Consolas" w:hAnsi="Consolas" w:cs="Consolas"/>
          <w:sz w:val="20"/>
          <w:lang w:eastAsia="es-ES"/>
        </w:rPr>
        <w:t>get_local_size</w:t>
      </w:r>
      <w:proofErr w:type="spellEnd"/>
      <w:r w:rsidRPr="00732E7A">
        <w:rPr>
          <w:rFonts w:ascii="Consolas" w:hAnsi="Consolas" w:cs="Consolas"/>
          <w:sz w:val="20"/>
          <w:lang w:eastAsia="es-ES"/>
        </w:rPr>
        <w:t>(0);</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 Zero out local memory</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w:t>
      </w:r>
      <w:proofErr w:type="spellStart"/>
      <w:r w:rsidRPr="00732E7A">
        <w:rPr>
          <w:rFonts w:ascii="Consolas" w:hAnsi="Consolas" w:cs="Consolas"/>
          <w:sz w:val="20"/>
          <w:lang w:eastAsia="es-ES"/>
        </w:rPr>
        <w:t>auxShared</w:t>
      </w:r>
      <w:proofErr w:type="spellEnd"/>
      <w:r w:rsidRPr="00732E7A">
        <w:rPr>
          <w:rFonts w:ascii="Consolas" w:hAnsi="Consolas" w:cs="Consolas"/>
          <w:sz w:val="20"/>
          <w:lang w:eastAsia="es-ES"/>
        </w:rPr>
        <w:t>[</w:t>
      </w:r>
      <w:proofErr w:type="spellStart"/>
      <w:r w:rsidRPr="00732E7A">
        <w:rPr>
          <w:rFonts w:ascii="Consolas" w:hAnsi="Consolas" w:cs="Consolas"/>
          <w:sz w:val="20"/>
          <w:lang w:eastAsia="es-ES"/>
        </w:rPr>
        <w:t>loclenx</w:t>
      </w:r>
      <w:proofErr w:type="spellEnd"/>
      <w:r w:rsidRPr="00732E7A">
        <w:rPr>
          <w:rFonts w:ascii="Consolas" w:hAnsi="Consolas" w:cs="Consolas"/>
          <w:sz w:val="20"/>
          <w:lang w:eastAsia="es-ES"/>
        </w:rPr>
        <w:t xml:space="preserve"> * </w:t>
      </w:r>
      <w:proofErr w:type="spellStart"/>
      <w:r w:rsidRPr="00732E7A">
        <w:rPr>
          <w:rFonts w:ascii="Consolas" w:hAnsi="Consolas" w:cs="Consolas"/>
          <w:sz w:val="20"/>
          <w:lang w:eastAsia="es-ES"/>
        </w:rPr>
        <w:t>locidy</w:t>
      </w:r>
      <w:proofErr w:type="spellEnd"/>
      <w:r w:rsidRPr="00732E7A">
        <w:rPr>
          <w:rFonts w:ascii="Consolas" w:hAnsi="Consolas" w:cs="Consolas"/>
          <w:sz w:val="20"/>
          <w:lang w:eastAsia="es-ES"/>
        </w:rPr>
        <w:t xml:space="preserve"> + </w:t>
      </w:r>
      <w:proofErr w:type="spellStart"/>
      <w:r w:rsidRPr="00732E7A">
        <w:rPr>
          <w:rFonts w:ascii="Consolas" w:hAnsi="Consolas" w:cs="Consolas"/>
          <w:sz w:val="20"/>
          <w:lang w:eastAsia="es-ES"/>
        </w:rPr>
        <w:t>locidx</w:t>
      </w:r>
      <w:proofErr w:type="spellEnd"/>
      <w:r w:rsidRPr="00732E7A">
        <w:rPr>
          <w:rFonts w:ascii="Consolas" w:hAnsi="Consolas" w:cs="Consolas"/>
          <w:sz w:val="20"/>
          <w:lang w:eastAsia="es-ES"/>
        </w:rPr>
        <w:t>] = 0;</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w:t>
      </w:r>
      <w:proofErr w:type="spellStart"/>
      <w:r w:rsidRPr="00732E7A">
        <w:rPr>
          <w:rFonts w:ascii="Consolas" w:hAnsi="Consolas" w:cs="Consolas"/>
          <w:sz w:val="20"/>
          <w:lang w:eastAsia="es-ES"/>
        </w:rPr>
        <w:t>uint</w:t>
      </w:r>
      <w:proofErr w:type="spellEnd"/>
      <w:r w:rsidRPr="00732E7A">
        <w:rPr>
          <w:rFonts w:ascii="Consolas" w:hAnsi="Consolas" w:cs="Consolas"/>
          <w:sz w:val="20"/>
          <w:lang w:eastAsia="es-ES"/>
        </w:rPr>
        <w:t xml:space="preserve"> </w:t>
      </w:r>
      <w:proofErr w:type="spellStart"/>
      <w:r w:rsidRPr="00732E7A">
        <w:rPr>
          <w:rFonts w:ascii="Consolas" w:hAnsi="Consolas" w:cs="Consolas"/>
          <w:sz w:val="20"/>
          <w:lang w:eastAsia="es-ES"/>
        </w:rPr>
        <w:t>slabsize</w:t>
      </w:r>
      <w:proofErr w:type="spellEnd"/>
      <w:r w:rsidRPr="00732E7A">
        <w:rPr>
          <w:rFonts w:ascii="Consolas" w:hAnsi="Consolas" w:cs="Consolas"/>
          <w:sz w:val="20"/>
          <w:lang w:eastAsia="es-ES"/>
        </w:rPr>
        <w:t xml:space="preserve">   = </w:t>
      </w:r>
      <w:proofErr w:type="spellStart"/>
      <w:r w:rsidRPr="00732E7A">
        <w:rPr>
          <w:rFonts w:ascii="Consolas" w:hAnsi="Consolas" w:cs="Consolas"/>
          <w:sz w:val="20"/>
          <w:lang w:eastAsia="es-ES"/>
        </w:rPr>
        <w:t>matDim</w:t>
      </w:r>
      <w:proofErr w:type="spellEnd"/>
      <w:r w:rsidRPr="00732E7A">
        <w:rPr>
          <w:rFonts w:ascii="Consolas" w:hAnsi="Consolas" w:cs="Consolas"/>
          <w:sz w:val="20"/>
          <w:lang w:eastAsia="es-ES"/>
        </w:rPr>
        <w:t xml:space="preserve"> * </w:t>
      </w:r>
      <w:proofErr w:type="spellStart"/>
      <w:r w:rsidRPr="00732E7A">
        <w:rPr>
          <w:rFonts w:ascii="Consolas" w:hAnsi="Consolas" w:cs="Consolas"/>
          <w:sz w:val="20"/>
          <w:lang w:eastAsia="es-ES"/>
        </w:rPr>
        <w:t>loclenx</w:t>
      </w:r>
      <w:proofErr w:type="spellEnd"/>
      <w:r w:rsidRPr="00732E7A">
        <w:rPr>
          <w:rFonts w:ascii="Consolas" w:hAnsi="Consolas" w:cs="Consolas"/>
          <w:sz w:val="20"/>
          <w:lang w:eastAsia="es-ES"/>
        </w:rPr>
        <w:t>;</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w:t>
      </w:r>
      <w:proofErr w:type="spellStart"/>
      <w:r w:rsidRPr="00732E7A">
        <w:rPr>
          <w:rFonts w:ascii="Consolas" w:hAnsi="Consolas" w:cs="Consolas"/>
          <w:sz w:val="20"/>
          <w:lang w:eastAsia="es-ES"/>
        </w:rPr>
        <w:t>uint</w:t>
      </w:r>
      <w:proofErr w:type="spellEnd"/>
      <w:r w:rsidRPr="00732E7A">
        <w:rPr>
          <w:rFonts w:ascii="Consolas" w:hAnsi="Consolas" w:cs="Consolas"/>
          <w:sz w:val="20"/>
          <w:lang w:eastAsia="es-ES"/>
        </w:rPr>
        <w:t xml:space="preserve"> </w:t>
      </w:r>
      <w:proofErr w:type="spellStart"/>
      <w:r w:rsidRPr="00732E7A">
        <w:rPr>
          <w:rFonts w:ascii="Consolas" w:hAnsi="Consolas" w:cs="Consolas"/>
          <w:sz w:val="20"/>
          <w:lang w:eastAsia="es-ES"/>
        </w:rPr>
        <w:t>NumBlocksX</w:t>
      </w:r>
      <w:proofErr w:type="spellEnd"/>
      <w:r w:rsidRPr="00732E7A">
        <w:rPr>
          <w:rFonts w:ascii="Consolas" w:hAnsi="Consolas" w:cs="Consolas"/>
          <w:sz w:val="20"/>
          <w:lang w:eastAsia="es-ES"/>
        </w:rPr>
        <w:t xml:space="preserve"> = </w:t>
      </w:r>
      <w:proofErr w:type="spellStart"/>
      <w:r w:rsidRPr="00732E7A">
        <w:rPr>
          <w:rFonts w:ascii="Consolas" w:hAnsi="Consolas" w:cs="Consolas"/>
          <w:sz w:val="20"/>
          <w:lang w:eastAsia="es-ES"/>
        </w:rPr>
        <w:t>ELLwidth</w:t>
      </w:r>
      <w:proofErr w:type="spellEnd"/>
      <w:r w:rsidRPr="00732E7A">
        <w:rPr>
          <w:rFonts w:ascii="Consolas" w:hAnsi="Consolas" w:cs="Consolas"/>
          <w:sz w:val="20"/>
          <w:lang w:eastAsia="es-ES"/>
        </w:rPr>
        <w:t xml:space="preserve"> / </w:t>
      </w:r>
      <w:proofErr w:type="spellStart"/>
      <w:r w:rsidRPr="00732E7A">
        <w:rPr>
          <w:rFonts w:ascii="Consolas" w:hAnsi="Consolas" w:cs="Consolas"/>
          <w:sz w:val="20"/>
          <w:lang w:eastAsia="es-ES"/>
        </w:rPr>
        <w:t>loclenx</w:t>
      </w:r>
      <w:proofErr w:type="spellEnd"/>
      <w:r w:rsidRPr="00732E7A">
        <w:rPr>
          <w:rFonts w:ascii="Consolas" w:hAnsi="Consolas" w:cs="Consolas"/>
          <w:sz w:val="20"/>
          <w:lang w:eastAsia="es-ES"/>
        </w:rPr>
        <w:t>;</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float sum = 0;</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 Loops the vertical "slab" over </w:t>
      </w:r>
      <w:proofErr w:type="spellStart"/>
      <w:r w:rsidRPr="00732E7A">
        <w:rPr>
          <w:rFonts w:ascii="Consolas" w:hAnsi="Consolas" w:cs="Consolas"/>
          <w:sz w:val="20"/>
          <w:lang w:eastAsia="es-ES"/>
        </w:rPr>
        <w:t>ELLwidth</w:t>
      </w:r>
      <w:proofErr w:type="spellEnd"/>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for (</w:t>
      </w:r>
      <w:proofErr w:type="spellStart"/>
      <w:r w:rsidRPr="00732E7A">
        <w:rPr>
          <w:rFonts w:ascii="Consolas" w:hAnsi="Consolas" w:cs="Consolas"/>
          <w:sz w:val="20"/>
          <w:lang w:eastAsia="es-ES"/>
        </w:rPr>
        <w:t>int</w:t>
      </w:r>
      <w:proofErr w:type="spellEnd"/>
      <w:r w:rsidRPr="00732E7A">
        <w:rPr>
          <w:rFonts w:ascii="Consolas" w:hAnsi="Consolas" w:cs="Consolas"/>
          <w:sz w:val="20"/>
          <w:lang w:eastAsia="es-ES"/>
        </w:rPr>
        <w:t xml:space="preserve"> </w:t>
      </w:r>
      <w:proofErr w:type="spellStart"/>
      <w:r w:rsidRPr="00732E7A">
        <w:rPr>
          <w:rFonts w:ascii="Consolas" w:hAnsi="Consolas" w:cs="Consolas"/>
          <w:sz w:val="20"/>
          <w:lang w:eastAsia="es-ES"/>
        </w:rPr>
        <w:t>i</w:t>
      </w:r>
      <w:proofErr w:type="spellEnd"/>
      <w:r w:rsidRPr="00732E7A">
        <w:rPr>
          <w:rFonts w:ascii="Consolas" w:hAnsi="Consolas" w:cs="Consolas"/>
          <w:sz w:val="20"/>
          <w:lang w:eastAsia="es-ES"/>
        </w:rPr>
        <w:t xml:space="preserve"> = 0; </w:t>
      </w:r>
      <w:proofErr w:type="spellStart"/>
      <w:r w:rsidRPr="00732E7A">
        <w:rPr>
          <w:rFonts w:ascii="Consolas" w:hAnsi="Consolas" w:cs="Consolas"/>
          <w:sz w:val="20"/>
          <w:lang w:eastAsia="es-ES"/>
        </w:rPr>
        <w:t>i</w:t>
      </w:r>
      <w:proofErr w:type="spellEnd"/>
      <w:r w:rsidRPr="00732E7A">
        <w:rPr>
          <w:rFonts w:ascii="Consolas" w:hAnsi="Consolas" w:cs="Consolas"/>
          <w:sz w:val="20"/>
          <w:lang w:eastAsia="es-ES"/>
        </w:rPr>
        <w:t xml:space="preserve"> &lt; </w:t>
      </w:r>
      <w:proofErr w:type="spellStart"/>
      <w:r w:rsidRPr="00732E7A">
        <w:rPr>
          <w:rFonts w:ascii="Consolas" w:hAnsi="Consolas" w:cs="Consolas"/>
          <w:sz w:val="20"/>
          <w:lang w:eastAsia="es-ES"/>
        </w:rPr>
        <w:t>NumBlocksX</w:t>
      </w:r>
      <w:proofErr w:type="spellEnd"/>
      <w:r w:rsidRPr="00732E7A">
        <w:rPr>
          <w:rFonts w:ascii="Consolas" w:hAnsi="Consolas" w:cs="Consolas"/>
          <w:sz w:val="20"/>
          <w:lang w:eastAsia="es-ES"/>
        </w:rPr>
        <w:t>; ++</w:t>
      </w:r>
      <w:proofErr w:type="spellStart"/>
      <w:r w:rsidRPr="00732E7A">
        <w:rPr>
          <w:rFonts w:ascii="Consolas" w:hAnsi="Consolas" w:cs="Consolas"/>
          <w:sz w:val="20"/>
          <w:lang w:eastAsia="es-ES"/>
        </w:rPr>
        <w:t>i</w:t>
      </w:r>
      <w:proofErr w:type="spellEnd"/>
      <w:r w:rsidRPr="00732E7A">
        <w:rPr>
          <w:rFonts w:ascii="Consolas" w:hAnsi="Consolas" w:cs="Consolas"/>
          <w:sz w:val="20"/>
          <w:lang w:eastAsia="es-ES"/>
        </w:rPr>
        <w:t>) {</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w:t>
      </w:r>
      <w:proofErr w:type="spellStart"/>
      <w:r w:rsidRPr="00732E7A">
        <w:rPr>
          <w:rFonts w:ascii="Consolas" w:hAnsi="Consolas" w:cs="Consolas"/>
          <w:sz w:val="20"/>
          <w:lang w:eastAsia="es-ES"/>
        </w:rPr>
        <w:t>int</w:t>
      </w:r>
      <w:proofErr w:type="spellEnd"/>
      <w:r w:rsidRPr="00732E7A">
        <w:rPr>
          <w:rFonts w:ascii="Consolas" w:hAnsi="Consolas" w:cs="Consolas"/>
          <w:sz w:val="20"/>
          <w:lang w:eastAsia="es-ES"/>
        </w:rPr>
        <w:t xml:space="preserve"> index  = </w:t>
      </w:r>
      <w:proofErr w:type="spellStart"/>
      <w:r w:rsidRPr="00732E7A">
        <w:rPr>
          <w:rFonts w:ascii="Consolas" w:hAnsi="Consolas" w:cs="Consolas"/>
          <w:sz w:val="20"/>
          <w:lang w:eastAsia="es-ES"/>
        </w:rPr>
        <w:t>i</w:t>
      </w:r>
      <w:proofErr w:type="spellEnd"/>
      <w:r w:rsidRPr="00732E7A">
        <w:rPr>
          <w:rFonts w:ascii="Consolas" w:hAnsi="Consolas" w:cs="Consolas"/>
          <w:sz w:val="20"/>
          <w:lang w:eastAsia="es-ES"/>
        </w:rPr>
        <w:t xml:space="preserve"> * </w:t>
      </w:r>
      <w:proofErr w:type="spellStart"/>
      <w:r w:rsidRPr="00732E7A">
        <w:rPr>
          <w:rFonts w:ascii="Consolas" w:hAnsi="Consolas" w:cs="Consolas"/>
          <w:sz w:val="20"/>
          <w:lang w:eastAsia="es-ES"/>
        </w:rPr>
        <w:t>slabsize</w:t>
      </w:r>
      <w:proofErr w:type="spellEnd"/>
      <w:r w:rsidRPr="00732E7A">
        <w:rPr>
          <w:rFonts w:ascii="Consolas" w:hAnsi="Consolas" w:cs="Consolas"/>
          <w:sz w:val="20"/>
          <w:lang w:eastAsia="es-ES"/>
        </w:rPr>
        <w:t xml:space="preserve"> + </w:t>
      </w:r>
      <w:proofErr w:type="spellStart"/>
      <w:r w:rsidRPr="00732E7A">
        <w:rPr>
          <w:rFonts w:ascii="Consolas" w:hAnsi="Consolas" w:cs="Consolas"/>
          <w:sz w:val="20"/>
          <w:lang w:eastAsia="es-ES"/>
        </w:rPr>
        <w:t>gloidy</w:t>
      </w:r>
      <w:proofErr w:type="spellEnd"/>
      <w:r w:rsidRPr="00732E7A">
        <w:rPr>
          <w:rFonts w:ascii="Consolas" w:hAnsi="Consolas" w:cs="Consolas"/>
          <w:sz w:val="20"/>
          <w:lang w:eastAsia="es-ES"/>
        </w:rPr>
        <w:t xml:space="preserve"> + (</w:t>
      </w:r>
      <w:proofErr w:type="spellStart"/>
      <w:r w:rsidRPr="00732E7A">
        <w:rPr>
          <w:rFonts w:ascii="Consolas" w:hAnsi="Consolas" w:cs="Consolas"/>
          <w:sz w:val="20"/>
          <w:lang w:eastAsia="es-ES"/>
        </w:rPr>
        <w:t>matDim</w:t>
      </w:r>
      <w:proofErr w:type="spellEnd"/>
      <w:r w:rsidRPr="00732E7A">
        <w:rPr>
          <w:rFonts w:ascii="Consolas" w:hAnsi="Consolas" w:cs="Consolas"/>
          <w:sz w:val="20"/>
          <w:lang w:eastAsia="es-ES"/>
        </w:rPr>
        <w:t xml:space="preserve"> * </w:t>
      </w:r>
      <w:proofErr w:type="spellStart"/>
      <w:r w:rsidRPr="00732E7A">
        <w:rPr>
          <w:rFonts w:ascii="Consolas" w:hAnsi="Consolas" w:cs="Consolas"/>
          <w:sz w:val="20"/>
          <w:lang w:eastAsia="es-ES"/>
        </w:rPr>
        <w:t>locidx</w:t>
      </w:r>
      <w:proofErr w:type="spellEnd"/>
      <w:r w:rsidRPr="00732E7A">
        <w:rPr>
          <w:rFonts w:ascii="Consolas" w:hAnsi="Consolas" w:cs="Consolas"/>
          <w:sz w:val="20"/>
          <w:lang w:eastAsia="es-ES"/>
        </w:rPr>
        <w:t>);</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w:t>
      </w:r>
      <w:proofErr w:type="spellStart"/>
      <w:r w:rsidRPr="00732E7A">
        <w:rPr>
          <w:rFonts w:ascii="Consolas" w:hAnsi="Consolas" w:cs="Consolas"/>
          <w:sz w:val="20"/>
          <w:lang w:eastAsia="es-ES"/>
        </w:rPr>
        <w:t>int</w:t>
      </w:r>
      <w:proofErr w:type="spellEnd"/>
      <w:r w:rsidRPr="00732E7A">
        <w:rPr>
          <w:rFonts w:ascii="Consolas" w:hAnsi="Consolas" w:cs="Consolas"/>
          <w:sz w:val="20"/>
          <w:lang w:eastAsia="es-ES"/>
        </w:rPr>
        <w:t xml:space="preserve"> </w:t>
      </w:r>
      <w:proofErr w:type="spellStart"/>
      <w:r w:rsidRPr="00732E7A">
        <w:rPr>
          <w:rFonts w:ascii="Consolas" w:hAnsi="Consolas" w:cs="Consolas"/>
          <w:sz w:val="20"/>
          <w:lang w:eastAsia="es-ES"/>
        </w:rPr>
        <w:t>col</w:t>
      </w:r>
      <w:proofErr w:type="spellEnd"/>
      <w:r w:rsidRPr="00732E7A">
        <w:rPr>
          <w:rFonts w:ascii="Consolas" w:hAnsi="Consolas" w:cs="Consolas"/>
          <w:sz w:val="20"/>
          <w:lang w:eastAsia="es-ES"/>
        </w:rPr>
        <w:t xml:space="preserve">    = </w:t>
      </w:r>
      <w:proofErr w:type="spellStart"/>
      <w:r w:rsidRPr="00732E7A">
        <w:rPr>
          <w:rFonts w:ascii="Consolas" w:hAnsi="Consolas" w:cs="Consolas"/>
          <w:sz w:val="20"/>
          <w:lang w:eastAsia="es-ES"/>
        </w:rPr>
        <w:t>colIdx</w:t>
      </w:r>
      <w:proofErr w:type="spellEnd"/>
      <w:r w:rsidRPr="00732E7A">
        <w:rPr>
          <w:rFonts w:ascii="Consolas" w:hAnsi="Consolas" w:cs="Consolas"/>
          <w:sz w:val="20"/>
          <w:lang w:eastAsia="es-ES"/>
        </w:rPr>
        <w:t>[index];</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float </w:t>
      </w:r>
      <w:proofErr w:type="spellStart"/>
      <w:r w:rsidRPr="00732E7A">
        <w:rPr>
          <w:rFonts w:ascii="Consolas" w:hAnsi="Consolas" w:cs="Consolas"/>
          <w:sz w:val="20"/>
          <w:lang w:eastAsia="es-ES"/>
        </w:rPr>
        <w:t>aval</w:t>
      </w:r>
      <w:proofErr w:type="spellEnd"/>
      <w:r w:rsidRPr="00732E7A">
        <w:rPr>
          <w:rFonts w:ascii="Consolas" w:hAnsi="Consolas" w:cs="Consolas"/>
          <w:sz w:val="20"/>
          <w:lang w:eastAsia="es-ES"/>
        </w:rPr>
        <w:t xml:space="preserve"> = </w:t>
      </w:r>
      <w:proofErr w:type="spellStart"/>
      <w:r w:rsidRPr="00732E7A">
        <w:rPr>
          <w:rFonts w:ascii="Consolas" w:hAnsi="Consolas" w:cs="Consolas"/>
          <w:sz w:val="20"/>
          <w:lang w:eastAsia="es-ES"/>
        </w:rPr>
        <w:t>matData</w:t>
      </w:r>
      <w:proofErr w:type="spellEnd"/>
      <w:r w:rsidRPr="00732E7A">
        <w:rPr>
          <w:rFonts w:ascii="Consolas" w:hAnsi="Consolas" w:cs="Consolas"/>
          <w:sz w:val="20"/>
          <w:lang w:eastAsia="es-ES"/>
        </w:rPr>
        <w:t>[index];</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float </w:t>
      </w:r>
      <w:proofErr w:type="spellStart"/>
      <w:r w:rsidRPr="00732E7A">
        <w:rPr>
          <w:rFonts w:ascii="Consolas" w:hAnsi="Consolas" w:cs="Consolas"/>
          <w:sz w:val="20"/>
          <w:lang w:eastAsia="es-ES"/>
        </w:rPr>
        <w:t>xval</w:t>
      </w:r>
      <w:proofErr w:type="spellEnd"/>
      <w:r w:rsidRPr="00732E7A">
        <w:rPr>
          <w:rFonts w:ascii="Consolas" w:hAnsi="Consolas" w:cs="Consolas"/>
          <w:sz w:val="20"/>
          <w:lang w:eastAsia="es-ES"/>
        </w:rPr>
        <w:t xml:space="preserve"> = </w:t>
      </w:r>
      <w:proofErr w:type="spellStart"/>
      <w:r w:rsidRPr="00732E7A">
        <w:rPr>
          <w:rFonts w:ascii="Consolas" w:hAnsi="Consolas" w:cs="Consolas"/>
          <w:sz w:val="20"/>
          <w:lang w:eastAsia="es-ES"/>
        </w:rPr>
        <w:t>vector_x</w:t>
      </w:r>
      <w:proofErr w:type="spellEnd"/>
      <w:r w:rsidRPr="00732E7A">
        <w:rPr>
          <w:rFonts w:ascii="Consolas" w:hAnsi="Consolas" w:cs="Consolas"/>
          <w:sz w:val="20"/>
          <w:lang w:eastAsia="es-ES"/>
        </w:rPr>
        <w:t>[</w:t>
      </w:r>
      <w:proofErr w:type="spellStart"/>
      <w:r w:rsidRPr="00732E7A">
        <w:rPr>
          <w:rFonts w:ascii="Consolas" w:hAnsi="Consolas" w:cs="Consolas"/>
          <w:sz w:val="20"/>
          <w:lang w:eastAsia="es-ES"/>
        </w:rPr>
        <w:t>col</w:t>
      </w:r>
      <w:proofErr w:type="spellEnd"/>
      <w:r w:rsidRPr="00732E7A">
        <w:rPr>
          <w:rFonts w:ascii="Consolas" w:hAnsi="Consolas" w:cs="Consolas"/>
          <w:sz w:val="20"/>
          <w:lang w:eastAsia="es-ES"/>
        </w:rPr>
        <w:t>];</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sum  += </w:t>
      </w:r>
      <w:proofErr w:type="spellStart"/>
      <w:r w:rsidRPr="00732E7A">
        <w:rPr>
          <w:rFonts w:ascii="Consolas" w:hAnsi="Consolas" w:cs="Consolas"/>
          <w:sz w:val="20"/>
          <w:lang w:eastAsia="es-ES"/>
        </w:rPr>
        <w:t>aval</w:t>
      </w:r>
      <w:proofErr w:type="spellEnd"/>
      <w:r w:rsidRPr="00732E7A">
        <w:rPr>
          <w:rFonts w:ascii="Consolas" w:hAnsi="Consolas" w:cs="Consolas"/>
          <w:sz w:val="20"/>
          <w:lang w:eastAsia="es-ES"/>
        </w:rPr>
        <w:t xml:space="preserve"> * </w:t>
      </w:r>
      <w:proofErr w:type="spellStart"/>
      <w:r w:rsidRPr="00732E7A">
        <w:rPr>
          <w:rFonts w:ascii="Consolas" w:hAnsi="Consolas" w:cs="Consolas"/>
          <w:sz w:val="20"/>
          <w:lang w:eastAsia="es-ES"/>
        </w:rPr>
        <w:t>xval</w:t>
      </w:r>
      <w:proofErr w:type="spellEnd"/>
      <w:r w:rsidRPr="00732E7A">
        <w:rPr>
          <w:rFonts w:ascii="Consolas" w:hAnsi="Consolas" w:cs="Consolas"/>
          <w:sz w:val="20"/>
          <w:lang w:eastAsia="es-ES"/>
        </w:rPr>
        <w:t>;</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w:t>
      </w:r>
      <w:proofErr w:type="spellStart"/>
      <w:r w:rsidRPr="00732E7A">
        <w:rPr>
          <w:rFonts w:ascii="Consolas" w:hAnsi="Consolas" w:cs="Consolas"/>
          <w:sz w:val="20"/>
          <w:lang w:eastAsia="es-ES"/>
        </w:rPr>
        <w:t>auxShared</w:t>
      </w:r>
      <w:proofErr w:type="spellEnd"/>
      <w:r w:rsidRPr="00732E7A">
        <w:rPr>
          <w:rFonts w:ascii="Consolas" w:hAnsi="Consolas" w:cs="Consolas"/>
          <w:sz w:val="20"/>
          <w:lang w:eastAsia="es-ES"/>
        </w:rPr>
        <w:t>[</w:t>
      </w:r>
      <w:proofErr w:type="spellStart"/>
      <w:r w:rsidRPr="00732E7A">
        <w:rPr>
          <w:rFonts w:ascii="Consolas" w:hAnsi="Consolas" w:cs="Consolas"/>
          <w:sz w:val="20"/>
          <w:lang w:eastAsia="es-ES"/>
        </w:rPr>
        <w:t>locidy</w:t>
      </w:r>
      <w:proofErr w:type="spellEnd"/>
      <w:r w:rsidRPr="00732E7A">
        <w:rPr>
          <w:rFonts w:ascii="Consolas" w:hAnsi="Consolas" w:cs="Consolas"/>
          <w:sz w:val="20"/>
          <w:lang w:eastAsia="es-ES"/>
        </w:rPr>
        <w:t xml:space="preserve"> * </w:t>
      </w:r>
      <w:proofErr w:type="spellStart"/>
      <w:r w:rsidRPr="00732E7A">
        <w:rPr>
          <w:rFonts w:ascii="Consolas" w:hAnsi="Consolas" w:cs="Consolas"/>
          <w:sz w:val="20"/>
          <w:lang w:eastAsia="es-ES"/>
        </w:rPr>
        <w:t>loclenx</w:t>
      </w:r>
      <w:proofErr w:type="spellEnd"/>
      <w:r w:rsidRPr="00732E7A">
        <w:rPr>
          <w:rFonts w:ascii="Consolas" w:hAnsi="Consolas" w:cs="Consolas"/>
          <w:sz w:val="20"/>
          <w:lang w:eastAsia="es-ES"/>
        </w:rPr>
        <w:t xml:space="preserve"> + </w:t>
      </w:r>
      <w:proofErr w:type="spellStart"/>
      <w:r w:rsidRPr="00732E7A">
        <w:rPr>
          <w:rFonts w:ascii="Consolas" w:hAnsi="Consolas" w:cs="Consolas"/>
          <w:sz w:val="20"/>
          <w:lang w:eastAsia="es-ES"/>
        </w:rPr>
        <w:t>locidx</w:t>
      </w:r>
      <w:proofErr w:type="spellEnd"/>
      <w:r w:rsidRPr="00732E7A">
        <w:rPr>
          <w:rFonts w:ascii="Consolas" w:hAnsi="Consolas" w:cs="Consolas"/>
          <w:sz w:val="20"/>
          <w:lang w:eastAsia="es-ES"/>
        </w:rPr>
        <w:t>] = sum;</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 Only one thread per row reduces</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if (</w:t>
      </w:r>
      <w:proofErr w:type="spellStart"/>
      <w:r w:rsidRPr="00732E7A">
        <w:rPr>
          <w:rFonts w:ascii="Consolas" w:hAnsi="Consolas" w:cs="Consolas"/>
          <w:sz w:val="20"/>
          <w:lang w:eastAsia="es-ES"/>
        </w:rPr>
        <w:t>locidx</w:t>
      </w:r>
      <w:proofErr w:type="spellEnd"/>
      <w:r w:rsidRPr="00732E7A">
        <w:rPr>
          <w:rFonts w:ascii="Consolas" w:hAnsi="Consolas" w:cs="Consolas"/>
          <w:sz w:val="20"/>
          <w:lang w:eastAsia="es-ES"/>
        </w:rPr>
        <w:t xml:space="preserve"> == 0) {</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barrier(CLK_LOCAL_MEM_FENCE);</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sum = 0;</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w:t>
      </w:r>
      <w:proofErr w:type="spellStart"/>
      <w:r w:rsidRPr="00732E7A">
        <w:rPr>
          <w:rFonts w:ascii="Consolas" w:hAnsi="Consolas" w:cs="Consolas"/>
          <w:sz w:val="20"/>
          <w:lang w:eastAsia="es-ES"/>
        </w:rPr>
        <w:t>uint</w:t>
      </w:r>
      <w:proofErr w:type="spellEnd"/>
      <w:r w:rsidRPr="00732E7A">
        <w:rPr>
          <w:rFonts w:ascii="Consolas" w:hAnsi="Consolas" w:cs="Consolas"/>
          <w:sz w:val="20"/>
          <w:lang w:eastAsia="es-ES"/>
        </w:rPr>
        <w:t xml:space="preserve"> </w:t>
      </w:r>
      <w:proofErr w:type="spellStart"/>
      <w:r w:rsidRPr="00732E7A">
        <w:rPr>
          <w:rFonts w:ascii="Consolas" w:hAnsi="Consolas" w:cs="Consolas"/>
          <w:sz w:val="20"/>
          <w:lang w:eastAsia="es-ES"/>
        </w:rPr>
        <w:t>localbase</w:t>
      </w:r>
      <w:proofErr w:type="spellEnd"/>
      <w:r w:rsidRPr="00732E7A">
        <w:rPr>
          <w:rFonts w:ascii="Consolas" w:hAnsi="Consolas" w:cs="Consolas"/>
          <w:sz w:val="20"/>
          <w:lang w:eastAsia="es-ES"/>
        </w:rPr>
        <w:t xml:space="preserve"> = </w:t>
      </w:r>
      <w:proofErr w:type="spellStart"/>
      <w:r w:rsidRPr="00732E7A">
        <w:rPr>
          <w:rFonts w:ascii="Consolas" w:hAnsi="Consolas" w:cs="Consolas"/>
          <w:sz w:val="20"/>
          <w:lang w:eastAsia="es-ES"/>
        </w:rPr>
        <w:t>locidy</w:t>
      </w:r>
      <w:proofErr w:type="spellEnd"/>
      <w:r w:rsidRPr="00732E7A">
        <w:rPr>
          <w:rFonts w:ascii="Consolas" w:hAnsi="Consolas" w:cs="Consolas"/>
          <w:sz w:val="20"/>
          <w:lang w:eastAsia="es-ES"/>
        </w:rPr>
        <w:t xml:space="preserve"> * </w:t>
      </w:r>
      <w:proofErr w:type="spellStart"/>
      <w:r w:rsidRPr="00732E7A">
        <w:rPr>
          <w:rFonts w:ascii="Consolas" w:hAnsi="Consolas" w:cs="Consolas"/>
          <w:sz w:val="20"/>
          <w:lang w:eastAsia="es-ES"/>
        </w:rPr>
        <w:t>loclenx</w:t>
      </w:r>
      <w:proofErr w:type="spellEnd"/>
      <w:r w:rsidRPr="00732E7A">
        <w:rPr>
          <w:rFonts w:ascii="Consolas" w:hAnsi="Consolas" w:cs="Consolas"/>
          <w:sz w:val="20"/>
          <w:lang w:eastAsia="es-ES"/>
        </w:rPr>
        <w:t>;</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lastRenderedPageBreak/>
        <w:t xml:space="preserve">    for (</w:t>
      </w:r>
      <w:proofErr w:type="spellStart"/>
      <w:r w:rsidRPr="00732E7A">
        <w:rPr>
          <w:rFonts w:ascii="Consolas" w:hAnsi="Consolas" w:cs="Consolas"/>
          <w:sz w:val="20"/>
          <w:lang w:eastAsia="es-ES"/>
        </w:rPr>
        <w:t>int</w:t>
      </w:r>
      <w:proofErr w:type="spellEnd"/>
      <w:r w:rsidRPr="00732E7A">
        <w:rPr>
          <w:rFonts w:ascii="Consolas" w:hAnsi="Consolas" w:cs="Consolas"/>
          <w:sz w:val="20"/>
          <w:lang w:eastAsia="es-ES"/>
        </w:rPr>
        <w:t xml:space="preserve"> </w:t>
      </w:r>
      <w:proofErr w:type="spellStart"/>
      <w:r w:rsidRPr="00732E7A">
        <w:rPr>
          <w:rFonts w:ascii="Consolas" w:hAnsi="Consolas" w:cs="Consolas"/>
          <w:sz w:val="20"/>
          <w:lang w:eastAsia="es-ES"/>
        </w:rPr>
        <w:t>i</w:t>
      </w:r>
      <w:proofErr w:type="spellEnd"/>
      <w:r w:rsidRPr="00732E7A">
        <w:rPr>
          <w:rFonts w:ascii="Consolas" w:hAnsi="Consolas" w:cs="Consolas"/>
          <w:sz w:val="20"/>
          <w:lang w:eastAsia="es-ES"/>
        </w:rPr>
        <w:t xml:space="preserve"> = 0; </w:t>
      </w:r>
      <w:proofErr w:type="spellStart"/>
      <w:r w:rsidRPr="00732E7A">
        <w:rPr>
          <w:rFonts w:ascii="Consolas" w:hAnsi="Consolas" w:cs="Consolas"/>
          <w:sz w:val="20"/>
          <w:lang w:eastAsia="es-ES"/>
        </w:rPr>
        <w:t>i</w:t>
      </w:r>
      <w:proofErr w:type="spellEnd"/>
      <w:r w:rsidRPr="00732E7A">
        <w:rPr>
          <w:rFonts w:ascii="Consolas" w:hAnsi="Consolas" w:cs="Consolas"/>
          <w:sz w:val="20"/>
          <w:lang w:eastAsia="es-ES"/>
        </w:rPr>
        <w:t xml:space="preserve"> &lt; </w:t>
      </w:r>
      <w:proofErr w:type="spellStart"/>
      <w:r w:rsidRPr="00732E7A">
        <w:rPr>
          <w:rFonts w:ascii="Consolas" w:hAnsi="Consolas" w:cs="Consolas"/>
          <w:sz w:val="20"/>
          <w:lang w:eastAsia="es-ES"/>
        </w:rPr>
        <w:t>loclenx</w:t>
      </w:r>
      <w:proofErr w:type="spellEnd"/>
      <w:r w:rsidRPr="00732E7A">
        <w:rPr>
          <w:rFonts w:ascii="Consolas" w:hAnsi="Consolas" w:cs="Consolas"/>
          <w:sz w:val="20"/>
          <w:lang w:eastAsia="es-ES"/>
        </w:rPr>
        <w:t>; ++</w:t>
      </w:r>
      <w:proofErr w:type="spellStart"/>
      <w:r w:rsidRPr="00732E7A">
        <w:rPr>
          <w:rFonts w:ascii="Consolas" w:hAnsi="Consolas" w:cs="Consolas"/>
          <w:sz w:val="20"/>
          <w:lang w:eastAsia="es-ES"/>
        </w:rPr>
        <w:t>i</w:t>
      </w:r>
      <w:proofErr w:type="spellEnd"/>
      <w:r w:rsidRPr="00732E7A">
        <w:rPr>
          <w:rFonts w:ascii="Consolas" w:hAnsi="Consolas" w:cs="Consolas"/>
          <w:sz w:val="20"/>
          <w:lang w:eastAsia="es-ES"/>
        </w:rPr>
        <w:t>) {</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sum += </w:t>
      </w:r>
      <w:proofErr w:type="spellStart"/>
      <w:r w:rsidRPr="00732E7A">
        <w:rPr>
          <w:rFonts w:ascii="Consolas" w:hAnsi="Consolas" w:cs="Consolas"/>
          <w:sz w:val="20"/>
          <w:lang w:eastAsia="es-ES"/>
        </w:rPr>
        <w:t>auxShared</w:t>
      </w:r>
      <w:proofErr w:type="spellEnd"/>
      <w:r w:rsidRPr="00732E7A">
        <w:rPr>
          <w:rFonts w:ascii="Consolas" w:hAnsi="Consolas" w:cs="Consolas"/>
          <w:sz w:val="20"/>
          <w:lang w:eastAsia="es-ES"/>
        </w:rPr>
        <w:t>[</w:t>
      </w:r>
      <w:proofErr w:type="spellStart"/>
      <w:r w:rsidRPr="00732E7A">
        <w:rPr>
          <w:rFonts w:ascii="Consolas" w:hAnsi="Consolas" w:cs="Consolas"/>
          <w:sz w:val="20"/>
          <w:lang w:eastAsia="es-ES"/>
        </w:rPr>
        <w:t>localbase</w:t>
      </w:r>
      <w:proofErr w:type="spellEnd"/>
      <w:r w:rsidRPr="00732E7A">
        <w:rPr>
          <w:rFonts w:ascii="Consolas" w:hAnsi="Consolas" w:cs="Consolas"/>
          <w:sz w:val="20"/>
          <w:lang w:eastAsia="es-ES"/>
        </w:rPr>
        <w:t xml:space="preserve"> + </w:t>
      </w:r>
      <w:proofErr w:type="spellStart"/>
      <w:r w:rsidRPr="00732E7A">
        <w:rPr>
          <w:rFonts w:ascii="Consolas" w:hAnsi="Consolas" w:cs="Consolas"/>
          <w:sz w:val="20"/>
          <w:lang w:eastAsia="es-ES"/>
        </w:rPr>
        <w:t>i</w:t>
      </w:r>
      <w:proofErr w:type="spellEnd"/>
      <w:r w:rsidRPr="00732E7A">
        <w:rPr>
          <w:rFonts w:ascii="Consolas" w:hAnsi="Consolas" w:cs="Consolas"/>
          <w:sz w:val="20"/>
          <w:lang w:eastAsia="es-ES"/>
        </w:rPr>
        <w:t>];</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barrier(CLK_LOCAL_MEM_FENCE);</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w:t>
      </w:r>
      <w:proofErr w:type="spellStart"/>
      <w:r w:rsidRPr="00732E7A">
        <w:rPr>
          <w:rFonts w:ascii="Consolas" w:hAnsi="Consolas" w:cs="Consolas"/>
          <w:sz w:val="20"/>
          <w:lang w:eastAsia="es-ES"/>
        </w:rPr>
        <w:t>vector_y</w:t>
      </w:r>
      <w:proofErr w:type="spellEnd"/>
      <w:r w:rsidRPr="00732E7A">
        <w:rPr>
          <w:rFonts w:ascii="Consolas" w:hAnsi="Consolas" w:cs="Consolas"/>
          <w:sz w:val="20"/>
          <w:lang w:eastAsia="es-ES"/>
        </w:rPr>
        <w:t>[</w:t>
      </w:r>
      <w:proofErr w:type="spellStart"/>
      <w:r w:rsidRPr="00732E7A">
        <w:rPr>
          <w:rFonts w:ascii="Consolas" w:hAnsi="Consolas" w:cs="Consolas"/>
          <w:sz w:val="20"/>
          <w:lang w:eastAsia="es-ES"/>
        </w:rPr>
        <w:t>gloidy</w:t>
      </w:r>
      <w:proofErr w:type="spellEnd"/>
      <w:r w:rsidRPr="00732E7A">
        <w:rPr>
          <w:rFonts w:ascii="Consolas" w:hAnsi="Consolas" w:cs="Consolas"/>
          <w:sz w:val="20"/>
          <w:lang w:eastAsia="es-ES"/>
        </w:rPr>
        <w:t>] = sum;</w:t>
      </w:r>
    </w:p>
    <w:p w:rsidR="00732E7A" w:rsidRDefault="00732E7A" w:rsidP="00732E7A">
      <w:pPr>
        <w:pStyle w:val="Texto"/>
        <w:rPr>
          <w:lang w:eastAsia="es-ES"/>
        </w:rPr>
      </w:pPr>
      <w:r w:rsidRPr="00732E7A">
        <w:rPr>
          <w:rFonts w:ascii="Consolas" w:hAnsi="Consolas" w:cs="Consolas"/>
          <w:sz w:val="20"/>
          <w:lang w:eastAsia="es-ES"/>
        </w:rPr>
        <w:t xml:space="preserve">  }</w:t>
      </w:r>
    </w:p>
    <w:p w:rsidR="00707A43" w:rsidRDefault="00707A43" w:rsidP="00560C5C">
      <w:pPr>
        <w:pStyle w:val="Ttulodecaptulo"/>
        <w:numPr>
          <w:ilvl w:val="0"/>
          <w:numId w:val="0"/>
        </w:numPr>
        <w:rPr>
          <w:lang w:eastAsia="es-ES"/>
        </w:rPr>
      </w:pPr>
    </w:p>
    <w:p w:rsidR="00560C5C" w:rsidRDefault="00560C5C" w:rsidP="00560C5C">
      <w:pPr>
        <w:pStyle w:val="Texto"/>
        <w:rPr>
          <w:lang w:eastAsia="es-ES"/>
        </w:rPr>
      </w:pPr>
      <w:r>
        <w:rPr>
          <w:lang w:eastAsia="es-ES"/>
        </w:rPr>
        <w:t>Applying the same techniques of using vector data types it is also possible to increase the efficiency of our tile based approach. Using the built in vector data types it is possible to speed up both the vector-row multiplications as the parallel reductions performed on local memory:</w:t>
      </w:r>
    </w:p>
    <w:p w:rsidR="00560C5C" w:rsidRPr="00560C5C" w:rsidRDefault="00560C5C" w:rsidP="00560C5C">
      <w:pPr>
        <w:pStyle w:val="Texto"/>
        <w:rPr>
          <w:rFonts w:ascii="Consolas" w:hAnsi="Consolas" w:cs="Consolas"/>
          <w:sz w:val="20"/>
          <w:lang w:eastAsia="es-ES"/>
        </w:rPr>
      </w:pP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w:t>
      </w:r>
      <w:proofErr w:type="spellStart"/>
      <w:r w:rsidRPr="00560C5C">
        <w:rPr>
          <w:rFonts w:ascii="Consolas" w:hAnsi="Consolas" w:cs="Consolas"/>
          <w:sz w:val="20"/>
          <w:lang w:eastAsia="es-ES"/>
        </w:rPr>
        <w:t>uint</w:t>
      </w:r>
      <w:proofErr w:type="spellEnd"/>
      <w:r w:rsidRPr="00560C5C">
        <w:rPr>
          <w:rFonts w:ascii="Consolas" w:hAnsi="Consolas" w:cs="Consolas"/>
          <w:sz w:val="20"/>
          <w:lang w:eastAsia="es-ES"/>
        </w:rPr>
        <w:t xml:space="preserve"> </w:t>
      </w:r>
      <w:proofErr w:type="spellStart"/>
      <w:r w:rsidRPr="00560C5C">
        <w:rPr>
          <w:rFonts w:ascii="Consolas" w:hAnsi="Consolas" w:cs="Consolas"/>
          <w:sz w:val="20"/>
          <w:lang w:eastAsia="es-ES"/>
        </w:rPr>
        <w:t>gloidy</w:t>
      </w:r>
      <w:proofErr w:type="spellEnd"/>
      <w:r w:rsidRPr="00560C5C">
        <w:rPr>
          <w:rFonts w:ascii="Consolas" w:hAnsi="Consolas" w:cs="Consolas"/>
          <w:sz w:val="20"/>
          <w:lang w:eastAsia="es-ES"/>
        </w:rPr>
        <w:t xml:space="preserve">  = </w:t>
      </w:r>
      <w:proofErr w:type="spellStart"/>
      <w:r w:rsidRPr="00560C5C">
        <w:rPr>
          <w:rFonts w:ascii="Consolas" w:hAnsi="Consolas" w:cs="Consolas"/>
          <w:sz w:val="20"/>
          <w:lang w:eastAsia="es-ES"/>
        </w:rPr>
        <w:t>get_global_id</w:t>
      </w:r>
      <w:proofErr w:type="spellEnd"/>
      <w:r w:rsidRPr="00560C5C">
        <w:rPr>
          <w:rFonts w:ascii="Consolas" w:hAnsi="Consolas" w:cs="Consolas"/>
          <w:sz w:val="20"/>
          <w:lang w:eastAsia="es-ES"/>
        </w:rPr>
        <w:t>(1);</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w:t>
      </w:r>
      <w:proofErr w:type="spellStart"/>
      <w:r w:rsidRPr="00560C5C">
        <w:rPr>
          <w:rFonts w:ascii="Consolas" w:hAnsi="Consolas" w:cs="Consolas"/>
          <w:sz w:val="20"/>
          <w:lang w:eastAsia="es-ES"/>
        </w:rPr>
        <w:t>uint</w:t>
      </w:r>
      <w:proofErr w:type="spellEnd"/>
      <w:r w:rsidRPr="00560C5C">
        <w:rPr>
          <w:rFonts w:ascii="Consolas" w:hAnsi="Consolas" w:cs="Consolas"/>
          <w:sz w:val="20"/>
          <w:lang w:eastAsia="es-ES"/>
        </w:rPr>
        <w:t xml:space="preserve"> </w:t>
      </w:r>
      <w:proofErr w:type="spellStart"/>
      <w:r w:rsidRPr="00560C5C">
        <w:rPr>
          <w:rFonts w:ascii="Consolas" w:hAnsi="Consolas" w:cs="Consolas"/>
          <w:sz w:val="20"/>
          <w:lang w:eastAsia="es-ES"/>
        </w:rPr>
        <w:t>locidx</w:t>
      </w:r>
      <w:proofErr w:type="spellEnd"/>
      <w:r w:rsidRPr="00560C5C">
        <w:rPr>
          <w:rFonts w:ascii="Consolas" w:hAnsi="Consolas" w:cs="Consolas"/>
          <w:sz w:val="20"/>
          <w:lang w:eastAsia="es-ES"/>
        </w:rPr>
        <w:t xml:space="preserve">  = </w:t>
      </w:r>
      <w:proofErr w:type="spellStart"/>
      <w:r w:rsidRPr="00560C5C">
        <w:rPr>
          <w:rFonts w:ascii="Consolas" w:hAnsi="Consolas" w:cs="Consolas"/>
          <w:sz w:val="20"/>
          <w:lang w:eastAsia="es-ES"/>
        </w:rPr>
        <w:t>get_local_id</w:t>
      </w:r>
      <w:proofErr w:type="spellEnd"/>
      <w:r w:rsidRPr="00560C5C">
        <w:rPr>
          <w:rFonts w:ascii="Consolas" w:hAnsi="Consolas" w:cs="Consolas"/>
          <w:sz w:val="20"/>
          <w:lang w:eastAsia="es-ES"/>
        </w:rPr>
        <w:t>(0);</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w:t>
      </w:r>
      <w:proofErr w:type="spellStart"/>
      <w:r w:rsidRPr="00560C5C">
        <w:rPr>
          <w:rFonts w:ascii="Consolas" w:hAnsi="Consolas" w:cs="Consolas"/>
          <w:sz w:val="20"/>
          <w:lang w:eastAsia="es-ES"/>
        </w:rPr>
        <w:t>uint</w:t>
      </w:r>
      <w:proofErr w:type="spellEnd"/>
      <w:r w:rsidRPr="00560C5C">
        <w:rPr>
          <w:rFonts w:ascii="Consolas" w:hAnsi="Consolas" w:cs="Consolas"/>
          <w:sz w:val="20"/>
          <w:lang w:eastAsia="es-ES"/>
        </w:rPr>
        <w:t xml:space="preserve"> </w:t>
      </w:r>
      <w:proofErr w:type="spellStart"/>
      <w:r w:rsidRPr="00560C5C">
        <w:rPr>
          <w:rFonts w:ascii="Consolas" w:hAnsi="Consolas" w:cs="Consolas"/>
          <w:sz w:val="20"/>
          <w:lang w:eastAsia="es-ES"/>
        </w:rPr>
        <w:t>locidy</w:t>
      </w:r>
      <w:proofErr w:type="spellEnd"/>
      <w:r w:rsidRPr="00560C5C">
        <w:rPr>
          <w:rFonts w:ascii="Consolas" w:hAnsi="Consolas" w:cs="Consolas"/>
          <w:sz w:val="20"/>
          <w:lang w:eastAsia="es-ES"/>
        </w:rPr>
        <w:t xml:space="preserve">  = </w:t>
      </w:r>
      <w:proofErr w:type="spellStart"/>
      <w:r w:rsidRPr="00560C5C">
        <w:rPr>
          <w:rFonts w:ascii="Consolas" w:hAnsi="Consolas" w:cs="Consolas"/>
          <w:sz w:val="20"/>
          <w:lang w:eastAsia="es-ES"/>
        </w:rPr>
        <w:t>get_local_id</w:t>
      </w:r>
      <w:proofErr w:type="spellEnd"/>
      <w:r w:rsidRPr="00560C5C">
        <w:rPr>
          <w:rFonts w:ascii="Consolas" w:hAnsi="Consolas" w:cs="Consolas"/>
          <w:sz w:val="20"/>
          <w:lang w:eastAsia="es-ES"/>
        </w:rPr>
        <w:t>(1);</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w:t>
      </w:r>
      <w:proofErr w:type="spellStart"/>
      <w:r w:rsidRPr="00560C5C">
        <w:rPr>
          <w:rFonts w:ascii="Consolas" w:hAnsi="Consolas" w:cs="Consolas"/>
          <w:sz w:val="20"/>
          <w:lang w:eastAsia="es-ES"/>
        </w:rPr>
        <w:t>uint</w:t>
      </w:r>
      <w:proofErr w:type="spellEnd"/>
      <w:r w:rsidRPr="00560C5C">
        <w:rPr>
          <w:rFonts w:ascii="Consolas" w:hAnsi="Consolas" w:cs="Consolas"/>
          <w:sz w:val="20"/>
          <w:lang w:eastAsia="es-ES"/>
        </w:rPr>
        <w:t xml:space="preserve"> </w:t>
      </w:r>
      <w:proofErr w:type="spellStart"/>
      <w:r w:rsidRPr="00560C5C">
        <w:rPr>
          <w:rFonts w:ascii="Consolas" w:hAnsi="Consolas" w:cs="Consolas"/>
          <w:sz w:val="20"/>
          <w:lang w:eastAsia="es-ES"/>
        </w:rPr>
        <w:t>loclenx</w:t>
      </w:r>
      <w:proofErr w:type="spellEnd"/>
      <w:r w:rsidRPr="00560C5C">
        <w:rPr>
          <w:rFonts w:ascii="Consolas" w:hAnsi="Consolas" w:cs="Consolas"/>
          <w:sz w:val="20"/>
          <w:lang w:eastAsia="es-ES"/>
        </w:rPr>
        <w:t xml:space="preserve"> = </w:t>
      </w:r>
      <w:proofErr w:type="spellStart"/>
      <w:r w:rsidRPr="00560C5C">
        <w:rPr>
          <w:rFonts w:ascii="Consolas" w:hAnsi="Consolas" w:cs="Consolas"/>
          <w:sz w:val="20"/>
          <w:lang w:eastAsia="es-ES"/>
        </w:rPr>
        <w:t>get_local_size</w:t>
      </w:r>
      <w:proofErr w:type="spellEnd"/>
      <w:r w:rsidRPr="00560C5C">
        <w:rPr>
          <w:rFonts w:ascii="Consolas" w:hAnsi="Consolas" w:cs="Consolas"/>
          <w:sz w:val="20"/>
          <w:lang w:eastAsia="es-ES"/>
        </w:rPr>
        <w:t>(0);</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 Zero out local memory</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w:t>
      </w:r>
      <w:proofErr w:type="spellStart"/>
      <w:r w:rsidRPr="00560C5C">
        <w:rPr>
          <w:rFonts w:ascii="Consolas" w:hAnsi="Consolas" w:cs="Consolas"/>
          <w:sz w:val="20"/>
          <w:lang w:eastAsia="es-ES"/>
        </w:rPr>
        <w:t>auxShared</w:t>
      </w:r>
      <w:proofErr w:type="spellEnd"/>
      <w:r w:rsidRPr="00560C5C">
        <w:rPr>
          <w:rFonts w:ascii="Consolas" w:hAnsi="Consolas" w:cs="Consolas"/>
          <w:sz w:val="20"/>
          <w:lang w:eastAsia="es-ES"/>
        </w:rPr>
        <w:t>[</w:t>
      </w:r>
      <w:proofErr w:type="spellStart"/>
      <w:r w:rsidRPr="00560C5C">
        <w:rPr>
          <w:rFonts w:ascii="Consolas" w:hAnsi="Consolas" w:cs="Consolas"/>
          <w:sz w:val="20"/>
          <w:lang w:eastAsia="es-ES"/>
        </w:rPr>
        <w:t>loclenx</w:t>
      </w:r>
      <w:proofErr w:type="spellEnd"/>
      <w:r w:rsidRPr="00560C5C">
        <w:rPr>
          <w:rFonts w:ascii="Consolas" w:hAnsi="Consolas" w:cs="Consolas"/>
          <w:sz w:val="20"/>
          <w:lang w:eastAsia="es-ES"/>
        </w:rPr>
        <w:t xml:space="preserve"> * </w:t>
      </w:r>
      <w:proofErr w:type="spellStart"/>
      <w:r w:rsidRPr="00560C5C">
        <w:rPr>
          <w:rFonts w:ascii="Consolas" w:hAnsi="Consolas" w:cs="Consolas"/>
          <w:sz w:val="20"/>
          <w:lang w:eastAsia="es-ES"/>
        </w:rPr>
        <w:t>locidy</w:t>
      </w:r>
      <w:proofErr w:type="spellEnd"/>
      <w:r w:rsidRPr="00560C5C">
        <w:rPr>
          <w:rFonts w:ascii="Consolas" w:hAnsi="Consolas" w:cs="Consolas"/>
          <w:sz w:val="20"/>
          <w:lang w:eastAsia="es-ES"/>
        </w:rPr>
        <w:t xml:space="preserve"> + </w:t>
      </w:r>
      <w:proofErr w:type="spellStart"/>
      <w:r w:rsidRPr="00560C5C">
        <w:rPr>
          <w:rFonts w:ascii="Consolas" w:hAnsi="Consolas" w:cs="Consolas"/>
          <w:sz w:val="20"/>
          <w:lang w:eastAsia="es-ES"/>
        </w:rPr>
        <w:t>locidx</w:t>
      </w:r>
      <w:proofErr w:type="spellEnd"/>
      <w:r w:rsidRPr="00560C5C">
        <w:rPr>
          <w:rFonts w:ascii="Consolas" w:hAnsi="Consolas" w:cs="Consolas"/>
          <w:sz w:val="20"/>
          <w:lang w:eastAsia="es-ES"/>
        </w:rPr>
        <w:t>] = 0;</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w:t>
      </w:r>
      <w:proofErr w:type="spellStart"/>
      <w:r w:rsidRPr="00560C5C">
        <w:rPr>
          <w:rFonts w:ascii="Consolas" w:hAnsi="Consolas" w:cs="Consolas"/>
          <w:sz w:val="20"/>
          <w:lang w:eastAsia="es-ES"/>
        </w:rPr>
        <w:t>uint</w:t>
      </w:r>
      <w:proofErr w:type="spellEnd"/>
      <w:r w:rsidRPr="00560C5C">
        <w:rPr>
          <w:rFonts w:ascii="Consolas" w:hAnsi="Consolas" w:cs="Consolas"/>
          <w:sz w:val="20"/>
          <w:lang w:eastAsia="es-ES"/>
        </w:rPr>
        <w:t xml:space="preserve"> </w:t>
      </w:r>
      <w:proofErr w:type="spellStart"/>
      <w:r w:rsidRPr="00560C5C">
        <w:rPr>
          <w:rFonts w:ascii="Consolas" w:hAnsi="Consolas" w:cs="Consolas"/>
          <w:sz w:val="20"/>
          <w:lang w:eastAsia="es-ES"/>
        </w:rPr>
        <w:t>slabsize</w:t>
      </w:r>
      <w:proofErr w:type="spellEnd"/>
      <w:r w:rsidRPr="00560C5C">
        <w:rPr>
          <w:rFonts w:ascii="Consolas" w:hAnsi="Consolas" w:cs="Consolas"/>
          <w:sz w:val="20"/>
          <w:lang w:eastAsia="es-ES"/>
        </w:rPr>
        <w:t xml:space="preserve">   = </w:t>
      </w:r>
      <w:proofErr w:type="spellStart"/>
      <w:r w:rsidRPr="00560C5C">
        <w:rPr>
          <w:rFonts w:ascii="Consolas" w:hAnsi="Consolas" w:cs="Consolas"/>
          <w:sz w:val="20"/>
          <w:lang w:eastAsia="es-ES"/>
        </w:rPr>
        <w:t>matDim</w:t>
      </w:r>
      <w:proofErr w:type="spellEnd"/>
      <w:r w:rsidRPr="00560C5C">
        <w:rPr>
          <w:rFonts w:ascii="Consolas" w:hAnsi="Consolas" w:cs="Consolas"/>
          <w:sz w:val="20"/>
          <w:lang w:eastAsia="es-ES"/>
        </w:rPr>
        <w:t xml:space="preserve"> * </w:t>
      </w:r>
      <w:proofErr w:type="spellStart"/>
      <w:r w:rsidRPr="00560C5C">
        <w:rPr>
          <w:rFonts w:ascii="Consolas" w:hAnsi="Consolas" w:cs="Consolas"/>
          <w:sz w:val="20"/>
          <w:lang w:eastAsia="es-ES"/>
        </w:rPr>
        <w:t>loclenx</w:t>
      </w:r>
      <w:proofErr w:type="spellEnd"/>
      <w:r w:rsidRPr="00560C5C">
        <w:rPr>
          <w:rFonts w:ascii="Consolas" w:hAnsi="Consolas" w:cs="Consolas"/>
          <w:sz w:val="20"/>
          <w:lang w:eastAsia="es-ES"/>
        </w:rPr>
        <w:t>;</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w:t>
      </w:r>
      <w:proofErr w:type="spellStart"/>
      <w:r w:rsidRPr="00560C5C">
        <w:rPr>
          <w:rFonts w:ascii="Consolas" w:hAnsi="Consolas" w:cs="Consolas"/>
          <w:sz w:val="20"/>
          <w:lang w:eastAsia="es-ES"/>
        </w:rPr>
        <w:t>uint</w:t>
      </w:r>
      <w:proofErr w:type="spellEnd"/>
      <w:r w:rsidRPr="00560C5C">
        <w:rPr>
          <w:rFonts w:ascii="Consolas" w:hAnsi="Consolas" w:cs="Consolas"/>
          <w:sz w:val="20"/>
          <w:lang w:eastAsia="es-ES"/>
        </w:rPr>
        <w:t xml:space="preserve"> </w:t>
      </w:r>
      <w:proofErr w:type="spellStart"/>
      <w:r w:rsidRPr="00560C5C">
        <w:rPr>
          <w:rFonts w:ascii="Consolas" w:hAnsi="Consolas" w:cs="Consolas"/>
          <w:sz w:val="20"/>
          <w:lang w:eastAsia="es-ES"/>
        </w:rPr>
        <w:t>NumBlocksX</w:t>
      </w:r>
      <w:proofErr w:type="spellEnd"/>
      <w:r w:rsidRPr="00560C5C">
        <w:rPr>
          <w:rFonts w:ascii="Consolas" w:hAnsi="Consolas" w:cs="Consolas"/>
          <w:sz w:val="20"/>
          <w:lang w:eastAsia="es-ES"/>
        </w:rPr>
        <w:t xml:space="preserve"> = </w:t>
      </w:r>
      <w:proofErr w:type="spellStart"/>
      <w:r w:rsidRPr="00560C5C">
        <w:rPr>
          <w:rFonts w:ascii="Consolas" w:hAnsi="Consolas" w:cs="Consolas"/>
          <w:sz w:val="20"/>
          <w:lang w:eastAsia="es-ES"/>
        </w:rPr>
        <w:t>ELLwidth</w:t>
      </w:r>
      <w:proofErr w:type="spellEnd"/>
      <w:r w:rsidRPr="00560C5C">
        <w:rPr>
          <w:rFonts w:ascii="Consolas" w:hAnsi="Consolas" w:cs="Consolas"/>
          <w:sz w:val="20"/>
          <w:lang w:eastAsia="es-ES"/>
        </w:rPr>
        <w:t xml:space="preserve"> / </w:t>
      </w:r>
      <w:proofErr w:type="spellStart"/>
      <w:r w:rsidRPr="00560C5C">
        <w:rPr>
          <w:rFonts w:ascii="Consolas" w:hAnsi="Consolas" w:cs="Consolas"/>
          <w:sz w:val="20"/>
          <w:lang w:eastAsia="es-ES"/>
        </w:rPr>
        <w:t>loclenx</w:t>
      </w:r>
      <w:proofErr w:type="spellEnd"/>
      <w:r w:rsidRPr="00560C5C">
        <w:rPr>
          <w:rFonts w:ascii="Consolas" w:hAnsi="Consolas" w:cs="Consolas"/>
          <w:sz w:val="20"/>
          <w:lang w:eastAsia="es-ES"/>
        </w:rPr>
        <w:t>;</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 Loops the vertical "slab" over </w:t>
      </w:r>
      <w:proofErr w:type="spellStart"/>
      <w:r w:rsidRPr="00560C5C">
        <w:rPr>
          <w:rFonts w:ascii="Consolas" w:hAnsi="Consolas" w:cs="Consolas"/>
          <w:sz w:val="20"/>
          <w:lang w:eastAsia="es-ES"/>
        </w:rPr>
        <w:t>ELLwidth</w:t>
      </w:r>
      <w:proofErr w:type="spellEnd"/>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float4 sum4 = 0;</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for (</w:t>
      </w:r>
      <w:proofErr w:type="spellStart"/>
      <w:r w:rsidRPr="00560C5C">
        <w:rPr>
          <w:rFonts w:ascii="Consolas" w:hAnsi="Consolas" w:cs="Consolas"/>
          <w:sz w:val="20"/>
          <w:lang w:eastAsia="es-ES"/>
        </w:rPr>
        <w:t>int</w:t>
      </w:r>
      <w:proofErr w:type="spellEnd"/>
      <w:r w:rsidRPr="00560C5C">
        <w:rPr>
          <w:rFonts w:ascii="Consolas" w:hAnsi="Consolas" w:cs="Consolas"/>
          <w:sz w:val="20"/>
          <w:lang w:eastAsia="es-ES"/>
        </w:rPr>
        <w:t xml:space="preserve"> </w:t>
      </w:r>
      <w:proofErr w:type="spellStart"/>
      <w:r w:rsidRPr="00560C5C">
        <w:rPr>
          <w:rFonts w:ascii="Consolas" w:hAnsi="Consolas" w:cs="Consolas"/>
          <w:sz w:val="20"/>
          <w:lang w:eastAsia="es-ES"/>
        </w:rPr>
        <w:t>i</w:t>
      </w:r>
      <w:proofErr w:type="spellEnd"/>
      <w:r w:rsidRPr="00560C5C">
        <w:rPr>
          <w:rFonts w:ascii="Consolas" w:hAnsi="Consolas" w:cs="Consolas"/>
          <w:sz w:val="20"/>
          <w:lang w:eastAsia="es-ES"/>
        </w:rPr>
        <w:t xml:space="preserve"> = 0; </w:t>
      </w:r>
      <w:proofErr w:type="spellStart"/>
      <w:r w:rsidRPr="00560C5C">
        <w:rPr>
          <w:rFonts w:ascii="Consolas" w:hAnsi="Consolas" w:cs="Consolas"/>
          <w:sz w:val="20"/>
          <w:lang w:eastAsia="es-ES"/>
        </w:rPr>
        <w:t>i</w:t>
      </w:r>
      <w:proofErr w:type="spellEnd"/>
      <w:r w:rsidRPr="00560C5C">
        <w:rPr>
          <w:rFonts w:ascii="Consolas" w:hAnsi="Consolas" w:cs="Consolas"/>
          <w:sz w:val="20"/>
          <w:lang w:eastAsia="es-ES"/>
        </w:rPr>
        <w:t xml:space="preserve"> &lt; </w:t>
      </w:r>
      <w:proofErr w:type="spellStart"/>
      <w:r w:rsidRPr="00560C5C">
        <w:rPr>
          <w:rFonts w:ascii="Consolas" w:hAnsi="Consolas" w:cs="Consolas"/>
          <w:sz w:val="20"/>
          <w:lang w:eastAsia="es-ES"/>
        </w:rPr>
        <w:t>NumBlocksX</w:t>
      </w:r>
      <w:proofErr w:type="spellEnd"/>
      <w:r w:rsidRPr="00560C5C">
        <w:rPr>
          <w:rFonts w:ascii="Consolas" w:hAnsi="Consolas" w:cs="Consolas"/>
          <w:sz w:val="20"/>
          <w:lang w:eastAsia="es-ES"/>
        </w:rPr>
        <w:t xml:space="preserve">; </w:t>
      </w:r>
      <w:proofErr w:type="spellStart"/>
      <w:r w:rsidRPr="00560C5C">
        <w:rPr>
          <w:rFonts w:ascii="Consolas" w:hAnsi="Consolas" w:cs="Consolas"/>
          <w:sz w:val="20"/>
          <w:lang w:eastAsia="es-ES"/>
        </w:rPr>
        <w:t>i</w:t>
      </w:r>
      <w:proofErr w:type="spellEnd"/>
      <w:r w:rsidRPr="00560C5C">
        <w:rPr>
          <w:rFonts w:ascii="Consolas" w:hAnsi="Consolas" w:cs="Consolas"/>
          <w:sz w:val="20"/>
          <w:lang w:eastAsia="es-ES"/>
        </w:rPr>
        <w:t xml:space="preserve"> += 4) {</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int4 index, </w:t>
      </w:r>
      <w:proofErr w:type="spellStart"/>
      <w:r w:rsidRPr="00560C5C">
        <w:rPr>
          <w:rFonts w:ascii="Consolas" w:hAnsi="Consolas" w:cs="Consolas"/>
          <w:sz w:val="20"/>
          <w:lang w:eastAsia="es-ES"/>
        </w:rPr>
        <w:t>col</w:t>
      </w:r>
      <w:proofErr w:type="spellEnd"/>
      <w:r w:rsidRPr="00560C5C">
        <w:rPr>
          <w:rFonts w:ascii="Consolas" w:hAnsi="Consolas" w:cs="Consolas"/>
          <w:sz w:val="20"/>
          <w:lang w:eastAsia="es-ES"/>
        </w:rPr>
        <w:t>;</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float4 </w:t>
      </w:r>
      <w:proofErr w:type="spellStart"/>
      <w:r w:rsidRPr="00560C5C">
        <w:rPr>
          <w:rFonts w:ascii="Consolas" w:hAnsi="Consolas" w:cs="Consolas"/>
          <w:sz w:val="20"/>
          <w:lang w:eastAsia="es-ES"/>
        </w:rPr>
        <w:t>aval</w:t>
      </w:r>
      <w:proofErr w:type="spellEnd"/>
      <w:r w:rsidRPr="00560C5C">
        <w:rPr>
          <w:rFonts w:ascii="Consolas" w:hAnsi="Consolas" w:cs="Consolas"/>
          <w:sz w:val="20"/>
          <w:lang w:eastAsia="es-ES"/>
        </w:rPr>
        <w:t xml:space="preserve">, </w:t>
      </w:r>
      <w:proofErr w:type="spellStart"/>
      <w:r w:rsidRPr="00560C5C">
        <w:rPr>
          <w:rFonts w:ascii="Consolas" w:hAnsi="Consolas" w:cs="Consolas"/>
          <w:sz w:val="20"/>
          <w:lang w:eastAsia="es-ES"/>
        </w:rPr>
        <w:t>xval</w:t>
      </w:r>
      <w:proofErr w:type="spellEnd"/>
      <w:r w:rsidRPr="00560C5C">
        <w:rPr>
          <w:rFonts w:ascii="Consolas" w:hAnsi="Consolas" w:cs="Consolas"/>
          <w:sz w:val="20"/>
          <w:lang w:eastAsia="es-ES"/>
        </w:rPr>
        <w:t>;</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w:t>
      </w:r>
      <w:proofErr w:type="spellStart"/>
      <w:r w:rsidRPr="00560C5C">
        <w:rPr>
          <w:rFonts w:ascii="Consolas" w:hAnsi="Consolas" w:cs="Consolas"/>
          <w:sz w:val="20"/>
          <w:lang w:eastAsia="es-ES"/>
        </w:rPr>
        <w:t>index.x</w:t>
      </w:r>
      <w:proofErr w:type="spellEnd"/>
      <w:r w:rsidRPr="00560C5C">
        <w:rPr>
          <w:rFonts w:ascii="Consolas" w:hAnsi="Consolas" w:cs="Consolas"/>
          <w:sz w:val="20"/>
          <w:lang w:eastAsia="es-ES"/>
        </w:rPr>
        <w:t xml:space="preserve">  = </w:t>
      </w:r>
      <w:proofErr w:type="spellStart"/>
      <w:r w:rsidRPr="00560C5C">
        <w:rPr>
          <w:rFonts w:ascii="Consolas" w:hAnsi="Consolas" w:cs="Consolas"/>
          <w:sz w:val="20"/>
          <w:lang w:eastAsia="es-ES"/>
        </w:rPr>
        <w:t>i</w:t>
      </w:r>
      <w:proofErr w:type="spellEnd"/>
      <w:r w:rsidRPr="00560C5C">
        <w:rPr>
          <w:rFonts w:ascii="Consolas" w:hAnsi="Consolas" w:cs="Consolas"/>
          <w:sz w:val="20"/>
          <w:lang w:eastAsia="es-ES"/>
        </w:rPr>
        <w:t xml:space="preserve"> * </w:t>
      </w:r>
      <w:proofErr w:type="spellStart"/>
      <w:r w:rsidRPr="00560C5C">
        <w:rPr>
          <w:rFonts w:ascii="Consolas" w:hAnsi="Consolas" w:cs="Consolas"/>
          <w:sz w:val="20"/>
          <w:lang w:eastAsia="es-ES"/>
        </w:rPr>
        <w:t>slabsize</w:t>
      </w:r>
      <w:proofErr w:type="spellEnd"/>
      <w:r w:rsidRPr="00560C5C">
        <w:rPr>
          <w:rFonts w:ascii="Consolas" w:hAnsi="Consolas" w:cs="Consolas"/>
          <w:sz w:val="20"/>
          <w:lang w:eastAsia="es-ES"/>
        </w:rPr>
        <w:t xml:space="preserve"> + </w:t>
      </w:r>
      <w:proofErr w:type="spellStart"/>
      <w:r w:rsidRPr="00560C5C">
        <w:rPr>
          <w:rFonts w:ascii="Consolas" w:hAnsi="Consolas" w:cs="Consolas"/>
          <w:sz w:val="20"/>
          <w:lang w:eastAsia="es-ES"/>
        </w:rPr>
        <w:t>gloidy</w:t>
      </w:r>
      <w:proofErr w:type="spellEnd"/>
      <w:r w:rsidRPr="00560C5C">
        <w:rPr>
          <w:rFonts w:ascii="Consolas" w:hAnsi="Consolas" w:cs="Consolas"/>
          <w:sz w:val="20"/>
          <w:lang w:eastAsia="es-ES"/>
        </w:rPr>
        <w:t xml:space="preserve"> + (</w:t>
      </w:r>
      <w:proofErr w:type="spellStart"/>
      <w:r w:rsidRPr="00560C5C">
        <w:rPr>
          <w:rFonts w:ascii="Consolas" w:hAnsi="Consolas" w:cs="Consolas"/>
          <w:sz w:val="20"/>
          <w:lang w:eastAsia="es-ES"/>
        </w:rPr>
        <w:t>matDim</w:t>
      </w:r>
      <w:proofErr w:type="spellEnd"/>
      <w:r w:rsidRPr="00560C5C">
        <w:rPr>
          <w:rFonts w:ascii="Consolas" w:hAnsi="Consolas" w:cs="Consolas"/>
          <w:sz w:val="20"/>
          <w:lang w:eastAsia="es-ES"/>
        </w:rPr>
        <w:t xml:space="preserve"> * </w:t>
      </w:r>
      <w:proofErr w:type="spellStart"/>
      <w:r w:rsidRPr="00560C5C">
        <w:rPr>
          <w:rFonts w:ascii="Consolas" w:hAnsi="Consolas" w:cs="Consolas"/>
          <w:sz w:val="20"/>
          <w:lang w:eastAsia="es-ES"/>
        </w:rPr>
        <w:t>locidx</w:t>
      </w:r>
      <w:proofErr w:type="spellEnd"/>
      <w:r w:rsidRPr="00560C5C">
        <w:rPr>
          <w:rFonts w:ascii="Consolas" w:hAnsi="Consolas" w:cs="Consolas"/>
          <w:sz w:val="20"/>
          <w:lang w:eastAsia="es-ES"/>
        </w:rPr>
        <w:t>);</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w:t>
      </w:r>
      <w:proofErr w:type="spellStart"/>
      <w:r w:rsidRPr="00560C5C">
        <w:rPr>
          <w:rFonts w:ascii="Consolas" w:hAnsi="Consolas" w:cs="Consolas"/>
          <w:sz w:val="20"/>
          <w:lang w:eastAsia="es-ES"/>
        </w:rPr>
        <w:t>index.y</w:t>
      </w:r>
      <w:proofErr w:type="spellEnd"/>
      <w:r w:rsidRPr="00560C5C">
        <w:rPr>
          <w:rFonts w:ascii="Consolas" w:hAnsi="Consolas" w:cs="Consolas"/>
          <w:sz w:val="20"/>
          <w:lang w:eastAsia="es-ES"/>
        </w:rPr>
        <w:t xml:space="preserve">  = (</w:t>
      </w:r>
      <w:proofErr w:type="spellStart"/>
      <w:r w:rsidRPr="00560C5C">
        <w:rPr>
          <w:rFonts w:ascii="Consolas" w:hAnsi="Consolas" w:cs="Consolas"/>
          <w:sz w:val="20"/>
          <w:lang w:eastAsia="es-ES"/>
        </w:rPr>
        <w:t>i</w:t>
      </w:r>
      <w:proofErr w:type="spellEnd"/>
      <w:r w:rsidRPr="00560C5C">
        <w:rPr>
          <w:rFonts w:ascii="Consolas" w:hAnsi="Consolas" w:cs="Consolas"/>
          <w:sz w:val="20"/>
          <w:lang w:eastAsia="es-ES"/>
        </w:rPr>
        <w:t xml:space="preserve"> + 1) * </w:t>
      </w:r>
      <w:proofErr w:type="spellStart"/>
      <w:r w:rsidRPr="00560C5C">
        <w:rPr>
          <w:rFonts w:ascii="Consolas" w:hAnsi="Consolas" w:cs="Consolas"/>
          <w:sz w:val="20"/>
          <w:lang w:eastAsia="es-ES"/>
        </w:rPr>
        <w:t>slabsize</w:t>
      </w:r>
      <w:proofErr w:type="spellEnd"/>
      <w:r w:rsidRPr="00560C5C">
        <w:rPr>
          <w:rFonts w:ascii="Consolas" w:hAnsi="Consolas" w:cs="Consolas"/>
          <w:sz w:val="20"/>
          <w:lang w:eastAsia="es-ES"/>
        </w:rPr>
        <w:t xml:space="preserve"> + </w:t>
      </w:r>
      <w:proofErr w:type="spellStart"/>
      <w:r w:rsidRPr="00560C5C">
        <w:rPr>
          <w:rFonts w:ascii="Consolas" w:hAnsi="Consolas" w:cs="Consolas"/>
          <w:sz w:val="20"/>
          <w:lang w:eastAsia="es-ES"/>
        </w:rPr>
        <w:t>gloidy</w:t>
      </w:r>
      <w:proofErr w:type="spellEnd"/>
      <w:r w:rsidRPr="00560C5C">
        <w:rPr>
          <w:rFonts w:ascii="Consolas" w:hAnsi="Consolas" w:cs="Consolas"/>
          <w:sz w:val="20"/>
          <w:lang w:eastAsia="es-ES"/>
        </w:rPr>
        <w:t xml:space="preserve"> + (</w:t>
      </w:r>
      <w:proofErr w:type="spellStart"/>
      <w:r w:rsidRPr="00560C5C">
        <w:rPr>
          <w:rFonts w:ascii="Consolas" w:hAnsi="Consolas" w:cs="Consolas"/>
          <w:sz w:val="20"/>
          <w:lang w:eastAsia="es-ES"/>
        </w:rPr>
        <w:t>matDim</w:t>
      </w:r>
      <w:proofErr w:type="spellEnd"/>
      <w:r w:rsidRPr="00560C5C">
        <w:rPr>
          <w:rFonts w:ascii="Consolas" w:hAnsi="Consolas" w:cs="Consolas"/>
          <w:sz w:val="20"/>
          <w:lang w:eastAsia="es-ES"/>
        </w:rPr>
        <w:t xml:space="preserve"> * </w:t>
      </w:r>
      <w:proofErr w:type="spellStart"/>
      <w:r w:rsidRPr="00560C5C">
        <w:rPr>
          <w:rFonts w:ascii="Consolas" w:hAnsi="Consolas" w:cs="Consolas"/>
          <w:sz w:val="20"/>
          <w:lang w:eastAsia="es-ES"/>
        </w:rPr>
        <w:t>locidx</w:t>
      </w:r>
      <w:proofErr w:type="spellEnd"/>
      <w:r w:rsidRPr="00560C5C">
        <w:rPr>
          <w:rFonts w:ascii="Consolas" w:hAnsi="Consolas" w:cs="Consolas"/>
          <w:sz w:val="20"/>
          <w:lang w:eastAsia="es-ES"/>
        </w:rPr>
        <w:t>);</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w:t>
      </w:r>
      <w:proofErr w:type="spellStart"/>
      <w:r w:rsidRPr="00560C5C">
        <w:rPr>
          <w:rFonts w:ascii="Consolas" w:hAnsi="Consolas" w:cs="Consolas"/>
          <w:sz w:val="20"/>
          <w:lang w:eastAsia="es-ES"/>
        </w:rPr>
        <w:t>index.z</w:t>
      </w:r>
      <w:proofErr w:type="spellEnd"/>
      <w:r w:rsidRPr="00560C5C">
        <w:rPr>
          <w:rFonts w:ascii="Consolas" w:hAnsi="Consolas" w:cs="Consolas"/>
          <w:sz w:val="20"/>
          <w:lang w:eastAsia="es-ES"/>
        </w:rPr>
        <w:t xml:space="preserve">  = (</w:t>
      </w:r>
      <w:proofErr w:type="spellStart"/>
      <w:r w:rsidRPr="00560C5C">
        <w:rPr>
          <w:rFonts w:ascii="Consolas" w:hAnsi="Consolas" w:cs="Consolas"/>
          <w:sz w:val="20"/>
          <w:lang w:eastAsia="es-ES"/>
        </w:rPr>
        <w:t>i</w:t>
      </w:r>
      <w:proofErr w:type="spellEnd"/>
      <w:r w:rsidRPr="00560C5C">
        <w:rPr>
          <w:rFonts w:ascii="Consolas" w:hAnsi="Consolas" w:cs="Consolas"/>
          <w:sz w:val="20"/>
          <w:lang w:eastAsia="es-ES"/>
        </w:rPr>
        <w:t xml:space="preserve"> + 2) * </w:t>
      </w:r>
      <w:proofErr w:type="spellStart"/>
      <w:r w:rsidRPr="00560C5C">
        <w:rPr>
          <w:rFonts w:ascii="Consolas" w:hAnsi="Consolas" w:cs="Consolas"/>
          <w:sz w:val="20"/>
          <w:lang w:eastAsia="es-ES"/>
        </w:rPr>
        <w:t>slabsize</w:t>
      </w:r>
      <w:proofErr w:type="spellEnd"/>
      <w:r w:rsidRPr="00560C5C">
        <w:rPr>
          <w:rFonts w:ascii="Consolas" w:hAnsi="Consolas" w:cs="Consolas"/>
          <w:sz w:val="20"/>
          <w:lang w:eastAsia="es-ES"/>
        </w:rPr>
        <w:t xml:space="preserve"> + </w:t>
      </w:r>
      <w:proofErr w:type="spellStart"/>
      <w:r w:rsidRPr="00560C5C">
        <w:rPr>
          <w:rFonts w:ascii="Consolas" w:hAnsi="Consolas" w:cs="Consolas"/>
          <w:sz w:val="20"/>
          <w:lang w:eastAsia="es-ES"/>
        </w:rPr>
        <w:t>gloidy</w:t>
      </w:r>
      <w:proofErr w:type="spellEnd"/>
      <w:r w:rsidRPr="00560C5C">
        <w:rPr>
          <w:rFonts w:ascii="Consolas" w:hAnsi="Consolas" w:cs="Consolas"/>
          <w:sz w:val="20"/>
          <w:lang w:eastAsia="es-ES"/>
        </w:rPr>
        <w:t xml:space="preserve"> + (</w:t>
      </w:r>
      <w:proofErr w:type="spellStart"/>
      <w:r w:rsidRPr="00560C5C">
        <w:rPr>
          <w:rFonts w:ascii="Consolas" w:hAnsi="Consolas" w:cs="Consolas"/>
          <w:sz w:val="20"/>
          <w:lang w:eastAsia="es-ES"/>
        </w:rPr>
        <w:t>matDim</w:t>
      </w:r>
      <w:proofErr w:type="spellEnd"/>
      <w:r w:rsidRPr="00560C5C">
        <w:rPr>
          <w:rFonts w:ascii="Consolas" w:hAnsi="Consolas" w:cs="Consolas"/>
          <w:sz w:val="20"/>
          <w:lang w:eastAsia="es-ES"/>
        </w:rPr>
        <w:t xml:space="preserve"> * </w:t>
      </w:r>
      <w:proofErr w:type="spellStart"/>
      <w:r w:rsidRPr="00560C5C">
        <w:rPr>
          <w:rFonts w:ascii="Consolas" w:hAnsi="Consolas" w:cs="Consolas"/>
          <w:sz w:val="20"/>
          <w:lang w:eastAsia="es-ES"/>
        </w:rPr>
        <w:t>locidx</w:t>
      </w:r>
      <w:proofErr w:type="spellEnd"/>
      <w:r w:rsidRPr="00560C5C">
        <w:rPr>
          <w:rFonts w:ascii="Consolas" w:hAnsi="Consolas" w:cs="Consolas"/>
          <w:sz w:val="20"/>
          <w:lang w:eastAsia="es-ES"/>
        </w:rPr>
        <w:t>);</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w:t>
      </w:r>
      <w:proofErr w:type="spellStart"/>
      <w:r w:rsidRPr="00560C5C">
        <w:rPr>
          <w:rFonts w:ascii="Consolas" w:hAnsi="Consolas" w:cs="Consolas"/>
          <w:sz w:val="20"/>
          <w:lang w:eastAsia="es-ES"/>
        </w:rPr>
        <w:t>index.w</w:t>
      </w:r>
      <w:proofErr w:type="spellEnd"/>
      <w:r w:rsidRPr="00560C5C">
        <w:rPr>
          <w:rFonts w:ascii="Consolas" w:hAnsi="Consolas" w:cs="Consolas"/>
          <w:sz w:val="20"/>
          <w:lang w:eastAsia="es-ES"/>
        </w:rPr>
        <w:t xml:space="preserve">  = (</w:t>
      </w:r>
      <w:proofErr w:type="spellStart"/>
      <w:r w:rsidRPr="00560C5C">
        <w:rPr>
          <w:rFonts w:ascii="Consolas" w:hAnsi="Consolas" w:cs="Consolas"/>
          <w:sz w:val="20"/>
          <w:lang w:eastAsia="es-ES"/>
        </w:rPr>
        <w:t>i</w:t>
      </w:r>
      <w:proofErr w:type="spellEnd"/>
      <w:r w:rsidRPr="00560C5C">
        <w:rPr>
          <w:rFonts w:ascii="Consolas" w:hAnsi="Consolas" w:cs="Consolas"/>
          <w:sz w:val="20"/>
          <w:lang w:eastAsia="es-ES"/>
        </w:rPr>
        <w:t xml:space="preserve"> + 3) * </w:t>
      </w:r>
      <w:proofErr w:type="spellStart"/>
      <w:r w:rsidRPr="00560C5C">
        <w:rPr>
          <w:rFonts w:ascii="Consolas" w:hAnsi="Consolas" w:cs="Consolas"/>
          <w:sz w:val="20"/>
          <w:lang w:eastAsia="es-ES"/>
        </w:rPr>
        <w:t>slabsize</w:t>
      </w:r>
      <w:proofErr w:type="spellEnd"/>
      <w:r w:rsidRPr="00560C5C">
        <w:rPr>
          <w:rFonts w:ascii="Consolas" w:hAnsi="Consolas" w:cs="Consolas"/>
          <w:sz w:val="20"/>
          <w:lang w:eastAsia="es-ES"/>
        </w:rPr>
        <w:t xml:space="preserve"> + </w:t>
      </w:r>
      <w:proofErr w:type="spellStart"/>
      <w:r w:rsidRPr="00560C5C">
        <w:rPr>
          <w:rFonts w:ascii="Consolas" w:hAnsi="Consolas" w:cs="Consolas"/>
          <w:sz w:val="20"/>
          <w:lang w:eastAsia="es-ES"/>
        </w:rPr>
        <w:t>gloidy</w:t>
      </w:r>
      <w:proofErr w:type="spellEnd"/>
      <w:r w:rsidRPr="00560C5C">
        <w:rPr>
          <w:rFonts w:ascii="Consolas" w:hAnsi="Consolas" w:cs="Consolas"/>
          <w:sz w:val="20"/>
          <w:lang w:eastAsia="es-ES"/>
        </w:rPr>
        <w:t xml:space="preserve"> + (</w:t>
      </w:r>
      <w:proofErr w:type="spellStart"/>
      <w:r w:rsidRPr="00560C5C">
        <w:rPr>
          <w:rFonts w:ascii="Consolas" w:hAnsi="Consolas" w:cs="Consolas"/>
          <w:sz w:val="20"/>
          <w:lang w:eastAsia="es-ES"/>
        </w:rPr>
        <w:t>matDim</w:t>
      </w:r>
      <w:proofErr w:type="spellEnd"/>
      <w:r w:rsidRPr="00560C5C">
        <w:rPr>
          <w:rFonts w:ascii="Consolas" w:hAnsi="Consolas" w:cs="Consolas"/>
          <w:sz w:val="20"/>
          <w:lang w:eastAsia="es-ES"/>
        </w:rPr>
        <w:t xml:space="preserve"> * </w:t>
      </w:r>
      <w:proofErr w:type="spellStart"/>
      <w:r w:rsidRPr="00560C5C">
        <w:rPr>
          <w:rFonts w:ascii="Consolas" w:hAnsi="Consolas" w:cs="Consolas"/>
          <w:sz w:val="20"/>
          <w:lang w:eastAsia="es-ES"/>
        </w:rPr>
        <w:t>locidx</w:t>
      </w:r>
      <w:proofErr w:type="spellEnd"/>
      <w:r w:rsidRPr="00560C5C">
        <w:rPr>
          <w:rFonts w:ascii="Consolas" w:hAnsi="Consolas" w:cs="Consolas"/>
          <w:sz w:val="20"/>
          <w:lang w:eastAsia="es-ES"/>
        </w:rPr>
        <w:t>);</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w:t>
      </w:r>
      <w:proofErr w:type="spellStart"/>
      <w:r w:rsidRPr="00560C5C">
        <w:rPr>
          <w:rFonts w:ascii="Consolas" w:hAnsi="Consolas" w:cs="Consolas"/>
          <w:sz w:val="20"/>
          <w:lang w:eastAsia="es-ES"/>
        </w:rPr>
        <w:t>col.x</w:t>
      </w:r>
      <w:proofErr w:type="spellEnd"/>
      <w:r w:rsidRPr="00560C5C">
        <w:rPr>
          <w:rFonts w:ascii="Consolas" w:hAnsi="Consolas" w:cs="Consolas"/>
          <w:sz w:val="20"/>
          <w:lang w:eastAsia="es-ES"/>
        </w:rPr>
        <w:t xml:space="preserve">    = </w:t>
      </w:r>
      <w:proofErr w:type="spellStart"/>
      <w:r w:rsidRPr="00560C5C">
        <w:rPr>
          <w:rFonts w:ascii="Consolas" w:hAnsi="Consolas" w:cs="Consolas"/>
          <w:sz w:val="20"/>
          <w:lang w:eastAsia="es-ES"/>
        </w:rPr>
        <w:t>colIdx</w:t>
      </w:r>
      <w:proofErr w:type="spellEnd"/>
      <w:r w:rsidRPr="00560C5C">
        <w:rPr>
          <w:rFonts w:ascii="Consolas" w:hAnsi="Consolas" w:cs="Consolas"/>
          <w:sz w:val="20"/>
          <w:lang w:eastAsia="es-ES"/>
        </w:rPr>
        <w:t>[</w:t>
      </w:r>
      <w:proofErr w:type="spellStart"/>
      <w:r w:rsidRPr="00560C5C">
        <w:rPr>
          <w:rFonts w:ascii="Consolas" w:hAnsi="Consolas" w:cs="Consolas"/>
          <w:sz w:val="20"/>
          <w:lang w:eastAsia="es-ES"/>
        </w:rPr>
        <w:t>index.x</w:t>
      </w:r>
      <w:proofErr w:type="spellEnd"/>
      <w:r w:rsidRPr="00560C5C">
        <w:rPr>
          <w:rFonts w:ascii="Consolas" w:hAnsi="Consolas" w:cs="Consolas"/>
          <w:sz w:val="20"/>
          <w:lang w:eastAsia="es-ES"/>
        </w:rPr>
        <w:t>];</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w:t>
      </w:r>
      <w:proofErr w:type="spellStart"/>
      <w:r w:rsidRPr="00560C5C">
        <w:rPr>
          <w:rFonts w:ascii="Consolas" w:hAnsi="Consolas" w:cs="Consolas"/>
          <w:sz w:val="20"/>
          <w:lang w:eastAsia="es-ES"/>
        </w:rPr>
        <w:t>col.y</w:t>
      </w:r>
      <w:proofErr w:type="spellEnd"/>
      <w:r w:rsidRPr="00560C5C">
        <w:rPr>
          <w:rFonts w:ascii="Consolas" w:hAnsi="Consolas" w:cs="Consolas"/>
          <w:sz w:val="20"/>
          <w:lang w:eastAsia="es-ES"/>
        </w:rPr>
        <w:t xml:space="preserve">    = </w:t>
      </w:r>
      <w:proofErr w:type="spellStart"/>
      <w:r w:rsidRPr="00560C5C">
        <w:rPr>
          <w:rFonts w:ascii="Consolas" w:hAnsi="Consolas" w:cs="Consolas"/>
          <w:sz w:val="20"/>
          <w:lang w:eastAsia="es-ES"/>
        </w:rPr>
        <w:t>colIdx</w:t>
      </w:r>
      <w:proofErr w:type="spellEnd"/>
      <w:r w:rsidRPr="00560C5C">
        <w:rPr>
          <w:rFonts w:ascii="Consolas" w:hAnsi="Consolas" w:cs="Consolas"/>
          <w:sz w:val="20"/>
          <w:lang w:eastAsia="es-ES"/>
        </w:rPr>
        <w:t>[</w:t>
      </w:r>
      <w:proofErr w:type="spellStart"/>
      <w:r w:rsidRPr="00560C5C">
        <w:rPr>
          <w:rFonts w:ascii="Consolas" w:hAnsi="Consolas" w:cs="Consolas"/>
          <w:sz w:val="20"/>
          <w:lang w:eastAsia="es-ES"/>
        </w:rPr>
        <w:t>index.y</w:t>
      </w:r>
      <w:proofErr w:type="spellEnd"/>
      <w:r w:rsidRPr="00560C5C">
        <w:rPr>
          <w:rFonts w:ascii="Consolas" w:hAnsi="Consolas" w:cs="Consolas"/>
          <w:sz w:val="20"/>
          <w:lang w:eastAsia="es-ES"/>
        </w:rPr>
        <w:t>];</w:t>
      </w:r>
    </w:p>
    <w:p w:rsidR="00560C5C" w:rsidRPr="00560C5C" w:rsidRDefault="00560C5C" w:rsidP="00560C5C">
      <w:pPr>
        <w:pStyle w:val="Texto"/>
        <w:rPr>
          <w:rFonts w:ascii="Consolas" w:hAnsi="Consolas" w:cs="Consolas"/>
          <w:sz w:val="20"/>
          <w:lang w:val="pt-BR" w:eastAsia="es-ES"/>
        </w:rPr>
      </w:pPr>
      <w:r w:rsidRPr="00560C5C">
        <w:rPr>
          <w:rFonts w:ascii="Consolas" w:hAnsi="Consolas" w:cs="Consolas"/>
          <w:sz w:val="20"/>
          <w:lang w:eastAsia="es-ES"/>
        </w:rPr>
        <w:t xml:space="preserve">    </w:t>
      </w:r>
      <w:r w:rsidRPr="00560C5C">
        <w:rPr>
          <w:rFonts w:ascii="Consolas" w:hAnsi="Consolas" w:cs="Consolas"/>
          <w:sz w:val="20"/>
          <w:lang w:val="pt-BR" w:eastAsia="es-ES"/>
        </w:rPr>
        <w:t xml:space="preserve">col.z    = </w:t>
      </w:r>
      <w:proofErr w:type="spellStart"/>
      <w:r w:rsidRPr="00560C5C">
        <w:rPr>
          <w:rFonts w:ascii="Consolas" w:hAnsi="Consolas" w:cs="Consolas"/>
          <w:sz w:val="20"/>
          <w:lang w:val="pt-BR" w:eastAsia="es-ES"/>
        </w:rPr>
        <w:t>colIdx</w:t>
      </w:r>
      <w:proofErr w:type="spellEnd"/>
      <w:r w:rsidRPr="00560C5C">
        <w:rPr>
          <w:rFonts w:ascii="Consolas" w:hAnsi="Consolas" w:cs="Consolas"/>
          <w:sz w:val="20"/>
          <w:lang w:val="pt-BR" w:eastAsia="es-ES"/>
        </w:rPr>
        <w:t>[</w:t>
      </w:r>
      <w:proofErr w:type="spellStart"/>
      <w:r w:rsidRPr="00560C5C">
        <w:rPr>
          <w:rFonts w:ascii="Consolas" w:hAnsi="Consolas" w:cs="Consolas"/>
          <w:sz w:val="20"/>
          <w:lang w:val="pt-BR" w:eastAsia="es-ES"/>
        </w:rPr>
        <w:t>index</w:t>
      </w:r>
      <w:proofErr w:type="spellEnd"/>
      <w:r w:rsidRPr="00560C5C">
        <w:rPr>
          <w:rFonts w:ascii="Consolas" w:hAnsi="Consolas" w:cs="Consolas"/>
          <w:sz w:val="20"/>
          <w:lang w:val="pt-BR" w:eastAsia="es-ES"/>
        </w:rPr>
        <w:t>.z];</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val="pt-BR" w:eastAsia="es-ES"/>
        </w:rPr>
        <w:t xml:space="preserve">    </w:t>
      </w:r>
      <w:proofErr w:type="spellStart"/>
      <w:r w:rsidRPr="00560C5C">
        <w:rPr>
          <w:rFonts w:ascii="Consolas" w:hAnsi="Consolas" w:cs="Consolas"/>
          <w:sz w:val="20"/>
          <w:lang w:eastAsia="es-ES"/>
        </w:rPr>
        <w:t>col.w</w:t>
      </w:r>
      <w:proofErr w:type="spellEnd"/>
      <w:r w:rsidRPr="00560C5C">
        <w:rPr>
          <w:rFonts w:ascii="Consolas" w:hAnsi="Consolas" w:cs="Consolas"/>
          <w:sz w:val="20"/>
          <w:lang w:eastAsia="es-ES"/>
        </w:rPr>
        <w:t xml:space="preserve">    = </w:t>
      </w:r>
      <w:proofErr w:type="spellStart"/>
      <w:r w:rsidRPr="00560C5C">
        <w:rPr>
          <w:rFonts w:ascii="Consolas" w:hAnsi="Consolas" w:cs="Consolas"/>
          <w:sz w:val="20"/>
          <w:lang w:eastAsia="es-ES"/>
        </w:rPr>
        <w:t>colIdx</w:t>
      </w:r>
      <w:proofErr w:type="spellEnd"/>
      <w:r w:rsidRPr="00560C5C">
        <w:rPr>
          <w:rFonts w:ascii="Consolas" w:hAnsi="Consolas" w:cs="Consolas"/>
          <w:sz w:val="20"/>
          <w:lang w:eastAsia="es-ES"/>
        </w:rPr>
        <w:t>[</w:t>
      </w:r>
      <w:proofErr w:type="spellStart"/>
      <w:r w:rsidRPr="00560C5C">
        <w:rPr>
          <w:rFonts w:ascii="Consolas" w:hAnsi="Consolas" w:cs="Consolas"/>
          <w:sz w:val="20"/>
          <w:lang w:eastAsia="es-ES"/>
        </w:rPr>
        <w:t>index.w</w:t>
      </w:r>
      <w:proofErr w:type="spellEnd"/>
      <w:r w:rsidRPr="00560C5C">
        <w:rPr>
          <w:rFonts w:ascii="Consolas" w:hAnsi="Consolas" w:cs="Consolas"/>
          <w:sz w:val="20"/>
          <w:lang w:eastAsia="es-ES"/>
        </w:rPr>
        <w:t>];</w:t>
      </w:r>
    </w:p>
    <w:p w:rsidR="00560C5C" w:rsidRPr="00560C5C" w:rsidRDefault="00560C5C" w:rsidP="00560C5C">
      <w:pPr>
        <w:pStyle w:val="Texto"/>
        <w:rPr>
          <w:rFonts w:ascii="Consolas" w:hAnsi="Consolas" w:cs="Consolas"/>
          <w:sz w:val="20"/>
          <w:lang w:val="pt-BR" w:eastAsia="es-ES"/>
        </w:rPr>
      </w:pPr>
      <w:r w:rsidRPr="00560C5C">
        <w:rPr>
          <w:rFonts w:ascii="Consolas" w:hAnsi="Consolas" w:cs="Consolas"/>
          <w:sz w:val="20"/>
          <w:lang w:eastAsia="es-ES"/>
        </w:rPr>
        <w:t xml:space="preserve">    </w:t>
      </w:r>
      <w:r w:rsidRPr="00560C5C">
        <w:rPr>
          <w:rFonts w:ascii="Consolas" w:hAnsi="Consolas" w:cs="Consolas"/>
          <w:sz w:val="20"/>
          <w:lang w:val="pt-BR" w:eastAsia="es-ES"/>
        </w:rPr>
        <w:t xml:space="preserve">aval.x = </w:t>
      </w:r>
      <w:proofErr w:type="spellStart"/>
      <w:r w:rsidRPr="00560C5C">
        <w:rPr>
          <w:rFonts w:ascii="Consolas" w:hAnsi="Consolas" w:cs="Consolas"/>
          <w:sz w:val="20"/>
          <w:lang w:val="pt-BR" w:eastAsia="es-ES"/>
        </w:rPr>
        <w:t>matData</w:t>
      </w:r>
      <w:proofErr w:type="spellEnd"/>
      <w:r w:rsidRPr="00560C5C">
        <w:rPr>
          <w:rFonts w:ascii="Consolas" w:hAnsi="Consolas" w:cs="Consolas"/>
          <w:sz w:val="20"/>
          <w:lang w:val="pt-BR" w:eastAsia="es-ES"/>
        </w:rPr>
        <w:t>[</w:t>
      </w:r>
      <w:proofErr w:type="spellStart"/>
      <w:r w:rsidRPr="00560C5C">
        <w:rPr>
          <w:rFonts w:ascii="Consolas" w:hAnsi="Consolas" w:cs="Consolas"/>
          <w:sz w:val="20"/>
          <w:lang w:val="pt-BR" w:eastAsia="es-ES"/>
        </w:rPr>
        <w:t>index</w:t>
      </w:r>
      <w:proofErr w:type="spellEnd"/>
      <w:r w:rsidRPr="00560C5C">
        <w:rPr>
          <w:rFonts w:ascii="Consolas" w:hAnsi="Consolas" w:cs="Consolas"/>
          <w:sz w:val="20"/>
          <w:lang w:val="pt-BR" w:eastAsia="es-ES"/>
        </w:rPr>
        <w:t>.x];</w:t>
      </w:r>
    </w:p>
    <w:p w:rsidR="00560C5C" w:rsidRPr="00560C5C" w:rsidRDefault="00560C5C" w:rsidP="00560C5C">
      <w:pPr>
        <w:pStyle w:val="Texto"/>
        <w:rPr>
          <w:rFonts w:ascii="Consolas" w:hAnsi="Consolas" w:cs="Consolas"/>
          <w:sz w:val="20"/>
          <w:lang w:val="pt-BR" w:eastAsia="es-ES"/>
        </w:rPr>
      </w:pPr>
      <w:r w:rsidRPr="00560C5C">
        <w:rPr>
          <w:rFonts w:ascii="Consolas" w:hAnsi="Consolas" w:cs="Consolas"/>
          <w:sz w:val="20"/>
          <w:lang w:val="pt-BR" w:eastAsia="es-ES"/>
        </w:rPr>
        <w:t xml:space="preserve">    aval.y = </w:t>
      </w:r>
      <w:proofErr w:type="spellStart"/>
      <w:r w:rsidRPr="00560C5C">
        <w:rPr>
          <w:rFonts w:ascii="Consolas" w:hAnsi="Consolas" w:cs="Consolas"/>
          <w:sz w:val="20"/>
          <w:lang w:val="pt-BR" w:eastAsia="es-ES"/>
        </w:rPr>
        <w:t>matData</w:t>
      </w:r>
      <w:proofErr w:type="spellEnd"/>
      <w:r w:rsidRPr="00560C5C">
        <w:rPr>
          <w:rFonts w:ascii="Consolas" w:hAnsi="Consolas" w:cs="Consolas"/>
          <w:sz w:val="20"/>
          <w:lang w:val="pt-BR" w:eastAsia="es-ES"/>
        </w:rPr>
        <w:t>[</w:t>
      </w:r>
      <w:proofErr w:type="spellStart"/>
      <w:r w:rsidRPr="00560C5C">
        <w:rPr>
          <w:rFonts w:ascii="Consolas" w:hAnsi="Consolas" w:cs="Consolas"/>
          <w:sz w:val="20"/>
          <w:lang w:val="pt-BR" w:eastAsia="es-ES"/>
        </w:rPr>
        <w:t>index</w:t>
      </w:r>
      <w:proofErr w:type="spellEnd"/>
      <w:r w:rsidRPr="00560C5C">
        <w:rPr>
          <w:rFonts w:ascii="Consolas" w:hAnsi="Consolas" w:cs="Consolas"/>
          <w:sz w:val="20"/>
          <w:lang w:val="pt-BR" w:eastAsia="es-ES"/>
        </w:rPr>
        <w:t>.y];</w:t>
      </w:r>
    </w:p>
    <w:p w:rsidR="00560C5C" w:rsidRPr="00560C5C" w:rsidRDefault="00560C5C" w:rsidP="00560C5C">
      <w:pPr>
        <w:pStyle w:val="Texto"/>
        <w:rPr>
          <w:rFonts w:ascii="Consolas" w:hAnsi="Consolas" w:cs="Consolas"/>
          <w:sz w:val="20"/>
          <w:lang w:val="pt-BR" w:eastAsia="es-ES"/>
        </w:rPr>
      </w:pPr>
      <w:r w:rsidRPr="00560C5C">
        <w:rPr>
          <w:rFonts w:ascii="Consolas" w:hAnsi="Consolas" w:cs="Consolas"/>
          <w:sz w:val="20"/>
          <w:lang w:val="pt-BR" w:eastAsia="es-ES"/>
        </w:rPr>
        <w:t xml:space="preserve">    aval.z = </w:t>
      </w:r>
      <w:proofErr w:type="spellStart"/>
      <w:r w:rsidRPr="00560C5C">
        <w:rPr>
          <w:rFonts w:ascii="Consolas" w:hAnsi="Consolas" w:cs="Consolas"/>
          <w:sz w:val="20"/>
          <w:lang w:val="pt-BR" w:eastAsia="es-ES"/>
        </w:rPr>
        <w:t>matData</w:t>
      </w:r>
      <w:proofErr w:type="spellEnd"/>
      <w:r w:rsidRPr="00560C5C">
        <w:rPr>
          <w:rFonts w:ascii="Consolas" w:hAnsi="Consolas" w:cs="Consolas"/>
          <w:sz w:val="20"/>
          <w:lang w:val="pt-BR" w:eastAsia="es-ES"/>
        </w:rPr>
        <w:t>[</w:t>
      </w:r>
      <w:proofErr w:type="spellStart"/>
      <w:r w:rsidRPr="00560C5C">
        <w:rPr>
          <w:rFonts w:ascii="Consolas" w:hAnsi="Consolas" w:cs="Consolas"/>
          <w:sz w:val="20"/>
          <w:lang w:val="pt-BR" w:eastAsia="es-ES"/>
        </w:rPr>
        <w:t>index</w:t>
      </w:r>
      <w:proofErr w:type="spellEnd"/>
      <w:r w:rsidRPr="00560C5C">
        <w:rPr>
          <w:rFonts w:ascii="Consolas" w:hAnsi="Consolas" w:cs="Consolas"/>
          <w:sz w:val="20"/>
          <w:lang w:val="pt-BR" w:eastAsia="es-ES"/>
        </w:rPr>
        <w:t>.z];</w:t>
      </w:r>
    </w:p>
    <w:p w:rsidR="00560C5C" w:rsidRPr="00560C5C" w:rsidRDefault="00560C5C" w:rsidP="00560C5C">
      <w:pPr>
        <w:pStyle w:val="Texto"/>
        <w:rPr>
          <w:rFonts w:ascii="Consolas" w:hAnsi="Consolas" w:cs="Consolas"/>
          <w:sz w:val="20"/>
          <w:lang w:val="pt-BR" w:eastAsia="es-ES"/>
        </w:rPr>
      </w:pPr>
      <w:r w:rsidRPr="00560C5C">
        <w:rPr>
          <w:rFonts w:ascii="Consolas" w:hAnsi="Consolas" w:cs="Consolas"/>
          <w:sz w:val="20"/>
          <w:lang w:val="pt-BR" w:eastAsia="es-ES"/>
        </w:rPr>
        <w:t xml:space="preserve">    aval.w = </w:t>
      </w:r>
      <w:proofErr w:type="spellStart"/>
      <w:r w:rsidRPr="00560C5C">
        <w:rPr>
          <w:rFonts w:ascii="Consolas" w:hAnsi="Consolas" w:cs="Consolas"/>
          <w:sz w:val="20"/>
          <w:lang w:val="pt-BR" w:eastAsia="es-ES"/>
        </w:rPr>
        <w:t>matData</w:t>
      </w:r>
      <w:proofErr w:type="spellEnd"/>
      <w:r w:rsidRPr="00560C5C">
        <w:rPr>
          <w:rFonts w:ascii="Consolas" w:hAnsi="Consolas" w:cs="Consolas"/>
          <w:sz w:val="20"/>
          <w:lang w:val="pt-BR" w:eastAsia="es-ES"/>
        </w:rPr>
        <w:t>[</w:t>
      </w:r>
      <w:proofErr w:type="spellStart"/>
      <w:r w:rsidRPr="00560C5C">
        <w:rPr>
          <w:rFonts w:ascii="Consolas" w:hAnsi="Consolas" w:cs="Consolas"/>
          <w:sz w:val="20"/>
          <w:lang w:val="pt-BR" w:eastAsia="es-ES"/>
        </w:rPr>
        <w:t>index</w:t>
      </w:r>
      <w:proofErr w:type="spellEnd"/>
      <w:r w:rsidRPr="00560C5C">
        <w:rPr>
          <w:rFonts w:ascii="Consolas" w:hAnsi="Consolas" w:cs="Consolas"/>
          <w:sz w:val="20"/>
          <w:lang w:val="pt-BR" w:eastAsia="es-ES"/>
        </w:rPr>
        <w:t>.w];</w:t>
      </w:r>
    </w:p>
    <w:p w:rsidR="00560C5C" w:rsidRPr="00560C5C" w:rsidRDefault="00560C5C" w:rsidP="00560C5C">
      <w:pPr>
        <w:pStyle w:val="Texto"/>
        <w:rPr>
          <w:rFonts w:ascii="Consolas" w:hAnsi="Consolas" w:cs="Consolas"/>
          <w:sz w:val="20"/>
          <w:lang w:val="pt-BR" w:eastAsia="es-ES"/>
        </w:rPr>
      </w:pPr>
      <w:r w:rsidRPr="00560C5C">
        <w:rPr>
          <w:rFonts w:ascii="Consolas" w:hAnsi="Consolas" w:cs="Consolas"/>
          <w:sz w:val="20"/>
          <w:lang w:val="pt-BR" w:eastAsia="es-ES"/>
        </w:rPr>
        <w:t xml:space="preserve">    </w:t>
      </w:r>
      <w:proofErr w:type="spellStart"/>
      <w:r w:rsidRPr="00560C5C">
        <w:rPr>
          <w:rFonts w:ascii="Consolas" w:hAnsi="Consolas" w:cs="Consolas"/>
          <w:sz w:val="20"/>
          <w:lang w:val="pt-BR" w:eastAsia="es-ES"/>
        </w:rPr>
        <w:t>xval</w:t>
      </w:r>
      <w:proofErr w:type="spellEnd"/>
      <w:r w:rsidRPr="00560C5C">
        <w:rPr>
          <w:rFonts w:ascii="Consolas" w:hAnsi="Consolas" w:cs="Consolas"/>
          <w:sz w:val="20"/>
          <w:lang w:val="pt-BR" w:eastAsia="es-ES"/>
        </w:rPr>
        <w:t xml:space="preserve">.x = </w:t>
      </w:r>
      <w:proofErr w:type="spellStart"/>
      <w:r w:rsidRPr="00560C5C">
        <w:rPr>
          <w:rFonts w:ascii="Consolas" w:hAnsi="Consolas" w:cs="Consolas"/>
          <w:sz w:val="20"/>
          <w:lang w:val="pt-BR" w:eastAsia="es-ES"/>
        </w:rPr>
        <w:t>vector_x</w:t>
      </w:r>
      <w:proofErr w:type="spellEnd"/>
      <w:r w:rsidRPr="00560C5C">
        <w:rPr>
          <w:rFonts w:ascii="Consolas" w:hAnsi="Consolas" w:cs="Consolas"/>
          <w:sz w:val="20"/>
          <w:lang w:val="pt-BR" w:eastAsia="es-ES"/>
        </w:rPr>
        <w:t>[col.x];</w:t>
      </w:r>
    </w:p>
    <w:p w:rsidR="00560C5C" w:rsidRPr="00560C5C" w:rsidRDefault="00560C5C" w:rsidP="00560C5C">
      <w:pPr>
        <w:pStyle w:val="Texto"/>
        <w:rPr>
          <w:rFonts w:ascii="Consolas" w:hAnsi="Consolas" w:cs="Consolas"/>
          <w:sz w:val="20"/>
          <w:lang w:val="pt-BR" w:eastAsia="es-ES"/>
        </w:rPr>
      </w:pPr>
      <w:r w:rsidRPr="00560C5C">
        <w:rPr>
          <w:rFonts w:ascii="Consolas" w:hAnsi="Consolas" w:cs="Consolas"/>
          <w:sz w:val="20"/>
          <w:lang w:val="pt-BR" w:eastAsia="es-ES"/>
        </w:rPr>
        <w:t xml:space="preserve">    </w:t>
      </w:r>
      <w:proofErr w:type="spellStart"/>
      <w:r w:rsidRPr="00560C5C">
        <w:rPr>
          <w:rFonts w:ascii="Consolas" w:hAnsi="Consolas" w:cs="Consolas"/>
          <w:sz w:val="20"/>
          <w:lang w:val="pt-BR" w:eastAsia="es-ES"/>
        </w:rPr>
        <w:t>xval</w:t>
      </w:r>
      <w:proofErr w:type="spellEnd"/>
      <w:r w:rsidRPr="00560C5C">
        <w:rPr>
          <w:rFonts w:ascii="Consolas" w:hAnsi="Consolas" w:cs="Consolas"/>
          <w:sz w:val="20"/>
          <w:lang w:val="pt-BR" w:eastAsia="es-ES"/>
        </w:rPr>
        <w:t xml:space="preserve">.y = </w:t>
      </w:r>
      <w:proofErr w:type="spellStart"/>
      <w:r w:rsidRPr="00560C5C">
        <w:rPr>
          <w:rFonts w:ascii="Consolas" w:hAnsi="Consolas" w:cs="Consolas"/>
          <w:sz w:val="20"/>
          <w:lang w:val="pt-BR" w:eastAsia="es-ES"/>
        </w:rPr>
        <w:t>vector_x</w:t>
      </w:r>
      <w:proofErr w:type="spellEnd"/>
      <w:r w:rsidRPr="00560C5C">
        <w:rPr>
          <w:rFonts w:ascii="Consolas" w:hAnsi="Consolas" w:cs="Consolas"/>
          <w:sz w:val="20"/>
          <w:lang w:val="pt-BR" w:eastAsia="es-ES"/>
        </w:rPr>
        <w:t>[col.y];</w:t>
      </w:r>
    </w:p>
    <w:p w:rsidR="00560C5C" w:rsidRPr="00560C5C" w:rsidRDefault="00560C5C" w:rsidP="00560C5C">
      <w:pPr>
        <w:pStyle w:val="Texto"/>
        <w:rPr>
          <w:rFonts w:ascii="Consolas" w:hAnsi="Consolas" w:cs="Consolas"/>
          <w:sz w:val="20"/>
          <w:lang w:val="pt-BR" w:eastAsia="es-ES"/>
        </w:rPr>
      </w:pPr>
      <w:r w:rsidRPr="00560C5C">
        <w:rPr>
          <w:rFonts w:ascii="Consolas" w:hAnsi="Consolas" w:cs="Consolas"/>
          <w:sz w:val="20"/>
          <w:lang w:val="pt-BR" w:eastAsia="es-ES"/>
        </w:rPr>
        <w:lastRenderedPageBreak/>
        <w:t xml:space="preserve">    </w:t>
      </w:r>
      <w:proofErr w:type="spellStart"/>
      <w:r w:rsidRPr="00560C5C">
        <w:rPr>
          <w:rFonts w:ascii="Consolas" w:hAnsi="Consolas" w:cs="Consolas"/>
          <w:sz w:val="20"/>
          <w:lang w:val="pt-BR" w:eastAsia="es-ES"/>
        </w:rPr>
        <w:t>xval</w:t>
      </w:r>
      <w:proofErr w:type="spellEnd"/>
      <w:r w:rsidRPr="00560C5C">
        <w:rPr>
          <w:rFonts w:ascii="Consolas" w:hAnsi="Consolas" w:cs="Consolas"/>
          <w:sz w:val="20"/>
          <w:lang w:val="pt-BR" w:eastAsia="es-ES"/>
        </w:rPr>
        <w:t xml:space="preserve">.z = </w:t>
      </w:r>
      <w:proofErr w:type="spellStart"/>
      <w:r w:rsidRPr="00560C5C">
        <w:rPr>
          <w:rFonts w:ascii="Consolas" w:hAnsi="Consolas" w:cs="Consolas"/>
          <w:sz w:val="20"/>
          <w:lang w:val="pt-BR" w:eastAsia="es-ES"/>
        </w:rPr>
        <w:t>vector_x</w:t>
      </w:r>
      <w:proofErr w:type="spellEnd"/>
      <w:r w:rsidRPr="00560C5C">
        <w:rPr>
          <w:rFonts w:ascii="Consolas" w:hAnsi="Consolas" w:cs="Consolas"/>
          <w:sz w:val="20"/>
          <w:lang w:val="pt-BR" w:eastAsia="es-ES"/>
        </w:rPr>
        <w:t>[col.z];</w:t>
      </w:r>
    </w:p>
    <w:p w:rsidR="00560C5C" w:rsidRPr="00560C5C" w:rsidRDefault="00560C5C" w:rsidP="00560C5C">
      <w:pPr>
        <w:pStyle w:val="Texto"/>
        <w:rPr>
          <w:rFonts w:ascii="Consolas" w:hAnsi="Consolas" w:cs="Consolas"/>
          <w:sz w:val="20"/>
          <w:lang w:val="pt-BR" w:eastAsia="es-ES"/>
        </w:rPr>
      </w:pPr>
      <w:r w:rsidRPr="00560C5C">
        <w:rPr>
          <w:rFonts w:ascii="Consolas" w:hAnsi="Consolas" w:cs="Consolas"/>
          <w:sz w:val="20"/>
          <w:lang w:val="pt-BR" w:eastAsia="es-ES"/>
        </w:rPr>
        <w:t xml:space="preserve">    </w:t>
      </w:r>
      <w:proofErr w:type="spellStart"/>
      <w:r w:rsidRPr="00560C5C">
        <w:rPr>
          <w:rFonts w:ascii="Consolas" w:hAnsi="Consolas" w:cs="Consolas"/>
          <w:sz w:val="20"/>
          <w:lang w:val="pt-BR" w:eastAsia="es-ES"/>
        </w:rPr>
        <w:t>xval</w:t>
      </w:r>
      <w:proofErr w:type="spellEnd"/>
      <w:r w:rsidRPr="00560C5C">
        <w:rPr>
          <w:rFonts w:ascii="Consolas" w:hAnsi="Consolas" w:cs="Consolas"/>
          <w:sz w:val="20"/>
          <w:lang w:val="pt-BR" w:eastAsia="es-ES"/>
        </w:rPr>
        <w:t xml:space="preserve">.w = </w:t>
      </w:r>
      <w:proofErr w:type="spellStart"/>
      <w:r w:rsidRPr="00560C5C">
        <w:rPr>
          <w:rFonts w:ascii="Consolas" w:hAnsi="Consolas" w:cs="Consolas"/>
          <w:sz w:val="20"/>
          <w:lang w:val="pt-BR" w:eastAsia="es-ES"/>
        </w:rPr>
        <w:t>vector_x</w:t>
      </w:r>
      <w:proofErr w:type="spellEnd"/>
      <w:r w:rsidRPr="00560C5C">
        <w:rPr>
          <w:rFonts w:ascii="Consolas" w:hAnsi="Consolas" w:cs="Consolas"/>
          <w:sz w:val="20"/>
          <w:lang w:val="pt-BR" w:eastAsia="es-ES"/>
        </w:rPr>
        <w:t>[col.w];</w:t>
      </w:r>
    </w:p>
    <w:p w:rsidR="00560C5C" w:rsidRPr="00560C5C" w:rsidRDefault="00560C5C" w:rsidP="00560C5C">
      <w:pPr>
        <w:pStyle w:val="Texto"/>
        <w:rPr>
          <w:rFonts w:ascii="Consolas" w:hAnsi="Consolas" w:cs="Consolas"/>
          <w:sz w:val="20"/>
          <w:lang w:val="pt-BR" w:eastAsia="es-ES"/>
        </w:rPr>
      </w:pPr>
      <w:r w:rsidRPr="00560C5C">
        <w:rPr>
          <w:rFonts w:ascii="Consolas" w:hAnsi="Consolas" w:cs="Consolas"/>
          <w:sz w:val="20"/>
          <w:lang w:val="pt-BR" w:eastAsia="es-ES"/>
        </w:rPr>
        <w:t xml:space="preserve">    sum4  += aval * </w:t>
      </w:r>
      <w:proofErr w:type="spellStart"/>
      <w:r w:rsidRPr="00560C5C">
        <w:rPr>
          <w:rFonts w:ascii="Consolas" w:hAnsi="Consolas" w:cs="Consolas"/>
          <w:sz w:val="20"/>
          <w:lang w:val="pt-BR" w:eastAsia="es-ES"/>
        </w:rPr>
        <w:t>xval</w:t>
      </w:r>
      <w:proofErr w:type="spellEnd"/>
      <w:r w:rsidRPr="00560C5C">
        <w:rPr>
          <w:rFonts w:ascii="Consolas" w:hAnsi="Consolas" w:cs="Consolas"/>
          <w:sz w:val="20"/>
          <w:lang w:val="pt-BR" w:eastAsia="es-ES"/>
        </w:rPr>
        <w:t>;</w:t>
      </w:r>
    </w:p>
    <w:p w:rsidR="00560C5C" w:rsidRPr="00560C5C" w:rsidRDefault="00560C5C" w:rsidP="00560C5C">
      <w:pPr>
        <w:pStyle w:val="Texto"/>
        <w:rPr>
          <w:rFonts w:ascii="Consolas" w:hAnsi="Consolas" w:cs="Consolas"/>
          <w:sz w:val="20"/>
          <w:lang w:val="pt-BR" w:eastAsia="es-ES"/>
        </w:rPr>
      </w:pPr>
      <w:r w:rsidRPr="00560C5C">
        <w:rPr>
          <w:rFonts w:ascii="Consolas" w:hAnsi="Consolas" w:cs="Consolas"/>
          <w:sz w:val="20"/>
          <w:lang w:val="pt-BR" w:eastAsia="es-ES"/>
        </w:rPr>
        <w:t xml:space="preserve">  }</w:t>
      </w:r>
    </w:p>
    <w:p w:rsidR="00560C5C" w:rsidRPr="00560C5C" w:rsidRDefault="00560C5C" w:rsidP="00560C5C">
      <w:pPr>
        <w:pStyle w:val="Texto"/>
        <w:rPr>
          <w:rFonts w:ascii="Consolas" w:hAnsi="Consolas" w:cs="Consolas"/>
          <w:sz w:val="20"/>
          <w:lang w:val="pt-BR" w:eastAsia="es-ES"/>
        </w:rPr>
      </w:pPr>
      <w:r w:rsidRPr="00560C5C">
        <w:rPr>
          <w:rFonts w:ascii="Consolas" w:hAnsi="Consolas" w:cs="Consolas"/>
          <w:sz w:val="20"/>
          <w:lang w:val="pt-BR" w:eastAsia="es-ES"/>
        </w:rPr>
        <w:t xml:space="preserve">  </w:t>
      </w:r>
      <w:proofErr w:type="spellStart"/>
      <w:r w:rsidRPr="00560C5C">
        <w:rPr>
          <w:rFonts w:ascii="Consolas" w:hAnsi="Consolas" w:cs="Consolas"/>
          <w:sz w:val="20"/>
          <w:lang w:val="pt-BR" w:eastAsia="es-ES"/>
        </w:rPr>
        <w:t>auxShared</w:t>
      </w:r>
      <w:proofErr w:type="spellEnd"/>
      <w:r w:rsidRPr="00560C5C">
        <w:rPr>
          <w:rFonts w:ascii="Consolas" w:hAnsi="Consolas" w:cs="Consolas"/>
          <w:sz w:val="20"/>
          <w:lang w:val="pt-BR" w:eastAsia="es-ES"/>
        </w:rPr>
        <w:t>[</w:t>
      </w:r>
      <w:proofErr w:type="spellStart"/>
      <w:r w:rsidRPr="00560C5C">
        <w:rPr>
          <w:rFonts w:ascii="Consolas" w:hAnsi="Consolas" w:cs="Consolas"/>
          <w:sz w:val="20"/>
          <w:lang w:val="pt-BR" w:eastAsia="es-ES"/>
        </w:rPr>
        <w:t>locidy</w:t>
      </w:r>
      <w:proofErr w:type="spellEnd"/>
      <w:r w:rsidRPr="00560C5C">
        <w:rPr>
          <w:rFonts w:ascii="Consolas" w:hAnsi="Consolas" w:cs="Consolas"/>
          <w:sz w:val="20"/>
          <w:lang w:val="pt-BR" w:eastAsia="es-ES"/>
        </w:rPr>
        <w:t xml:space="preserve"> * </w:t>
      </w:r>
      <w:proofErr w:type="spellStart"/>
      <w:r w:rsidRPr="00560C5C">
        <w:rPr>
          <w:rFonts w:ascii="Consolas" w:hAnsi="Consolas" w:cs="Consolas"/>
          <w:sz w:val="20"/>
          <w:lang w:val="pt-BR" w:eastAsia="es-ES"/>
        </w:rPr>
        <w:t>loclenx</w:t>
      </w:r>
      <w:proofErr w:type="spellEnd"/>
      <w:r w:rsidRPr="00560C5C">
        <w:rPr>
          <w:rFonts w:ascii="Consolas" w:hAnsi="Consolas" w:cs="Consolas"/>
          <w:sz w:val="20"/>
          <w:lang w:val="pt-BR" w:eastAsia="es-ES"/>
        </w:rPr>
        <w:t xml:space="preserve"> + </w:t>
      </w:r>
      <w:proofErr w:type="spellStart"/>
      <w:r w:rsidRPr="00560C5C">
        <w:rPr>
          <w:rFonts w:ascii="Consolas" w:hAnsi="Consolas" w:cs="Consolas"/>
          <w:sz w:val="20"/>
          <w:lang w:val="pt-BR" w:eastAsia="es-ES"/>
        </w:rPr>
        <w:t>locidx</w:t>
      </w:r>
      <w:proofErr w:type="spellEnd"/>
      <w:r w:rsidRPr="00560C5C">
        <w:rPr>
          <w:rFonts w:ascii="Consolas" w:hAnsi="Consolas" w:cs="Consolas"/>
          <w:sz w:val="20"/>
          <w:lang w:val="pt-BR" w:eastAsia="es-ES"/>
        </w:rPr>
        <w:t>] = sum4.x + sum4.y + sum4.z + sum4.w;</w:t>
      </w:r>
    </w:p>
    <w:p w:rsidR="00560C5C" w:rsidRPr="00560C5C" w:rsidRDefault="00EC0A9F" w:rsidP="00560C5C">
      <w:pPr>
        <w:pStyle w:val="Texto"/>
        <w:rPr>
          <w:rFonts w:ascii="Consolas" w:hAnsi="Consolas" w:cs="Consolas"/>
          <w:sz w:val="20"/>
          <w:lang w:eastAsia="es-ES"/>
        </w:rPr>
      </w:pPr>
      <w:r w:rsidRPr="00EC0A9F">
        <w:rPr>
          <w:rFonts w:ascii="Consolas" w:hAnsi="Consolas" w:cs="Consolas"/>
          <w:sz w:val="20"/>
          <w:lang w:val="pt-BR" w:eastAsia="es-ES"/>
          <w:rPrChange w:id="162" w:author="Tecgraf" w:date="2013-02-14T09:36:00Z">
            <w:rPr>
              <w:rFonts w:ascii="Consolas" w:hAnsi="Consolas" w:cs="Consolas"/>
              <w:sz w:val="20"/>
              <w:lang w:eastAsia="es-ES"/>
            </w:rPr>
          </w:rPrChange>
        </w:rPr>
        <w:t xml:space="preserve">  </w:t>
      </w:r>
      <w:r w:rsidR="00560C5C" w:rsidRPr="00560C5C">
        <w:rPr>
          <w:rFonts w:ascii="Consolas" w:hAnsi="Consolas" w:cs="Consolas"/>
          <w:sz w:val="20"/>
          <w:lang w:eastAsia="es-ES"/>
        </w:rPr>
        <w:t>// Only one thread per row reduces</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if (</w:t>
      </w:r>
      <w:proofErr w:type="spellStart"/>
      <w:r w:rsidRPr="00560C5C">
        <w:rPr>
          <w:rFonts w:ascii="Consolas" w:hAnsi="Consolas" w:cs="Consolas"/>
          <w:sz w:val="20"/>
          <w:lang w:eastAsia="es-ES"/>
        </w:rPr>
        <w:t>locidx</w:t>
      </w:r>
      <w:proofErr w:type="spellEnd"/>
      <w:r w:rsidRPr="00560C5C">
        <w:rPr>
          <w:rFonts w:ascii="Consolas" w:hAnsi="Consolas" w:cs="Consolas"/>
          <w:sz w:val="20"/>
          <w:lang w:eastAsia="es-ES"/>
        </w:rPr>
        <w:t xml:space="preserve"> == 0) {</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barrier(CLK_LOCAL_MEM_FENCE);</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sum4.x = 0; sum4.y = 0; sum4.z = 0; sum4.w = 0;</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w:t>
      </w:r>
      <w:proofErr w:type="spellStart"/>
      <w:r w:rsidRPr="00560C5C">
        <w:rPr>
          <w:rFonts w:ascii="Consolas" w:hAnsi="Consolas" w:cs="Consolas"/>
          <w:sz w:val="20"/>
          <w:lang w:eastAsia="es-ES"/>
        </w:rPr>
        <w:t>uint</w:t>
      </w:r>
      <w:proofErr w:type="spellEnd"/>
      <w:r w:rsidRPr="00560C5C">
        <w:rPr>
          <w:rFonts w:ascii="Consolas" w:hAnsi="Consolas" w:cs="Consolas"/>
          <w:sz w:val="20"/>
          <w:lang w:eastAsia="es-ES"/>
        </w:rPr>
        <w:t xml:space="preserve"> </w:t>
      </w:r>
      <w:proofErr w:type="spellStart"/>
      <w:r w:rsidRPr="00560C5C">
        <w:rPr>
          <w:rFonts w:ascii="Consolas" w:hAnsi="Consolas" w:cs="Consolas"/>
          <w:sz w:val="20"/>
          <w:lang w:eastAsia="es-ES"/>
        </w:rPr>
        <w:t>localbase</w:t>
      </w:r>
      <w:proofErr w:type="spellEnd"/>
      <w:r w:rsidRPr="00560C5C">
        <w:rPr>
          <w:rFonts w:ascii="Consolas" w:hAnsi="Consolas" w:cs="Consolas"/>
          <w:sz w:val="20"/>
          <w:lang w:eastAsia="es-ES"/>
        </w:rPr>
        <w:t xml:space="preserve"> = </w:t>
      </w:r>
      <w:proofErr w:type="spellStart"/>
      <w:r w:rsidRPr="00560C5C">
        <w:rPr>
          <w:rFonts w:ascii="Consolas" w:hAnsi="Consolas" w:cs="Consolas"/>
          <w:sz w:val="20"/>
          <w:lang w:eastAsia="es-ES"/>
        </w:rPr>
        <w:t>locidy</w:t>
      </w:r>
      <w:proofErr w:type="spellEnd"/>
      <w:r w:rsidRPr="00560C5C">
        <w:rPr>
          <w:rFonts w:ascii="Consolas" w:hAnsi="Consolas" w:cs="Consolas"/>
          <w:sz w:val="20"/>
          <w:lang w:eastAsia="es-ES"/>
        </w:rPr>
        <w:t xml:space="preserve"> * </w:t>
      </w:r>
      <w:proofErr w:type="spellStart"/>
      <w:r w:rsidRPr="00560C5C">
        <w:rPr>
          <w:rFonts w:ascii="Consolas" w:hAnsi="Consolas" w:cs="Consolas"/>
          <w:sz w:val="20"/>
          <w:lang w:eastAsia="es-ES"/>
        </w:rPr>
        <w:t>loclenx</w:t>
      </w:r>
      <w:proofErr w:type="spellEnd"/>
      <w:r w:rsidRPr="00560C5C">
        <w:rPr>
          <w:rFonts w:ascii="Consolas" w:hAnsi="Consolas" w:cs="Consolas"/>
          <w:sz w:val="20"/>
          <w:lang w:eastAsia="es-ES"/>
        </w:rPr>
        <w:t>;</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for (</w:t>
      </w:r>
      <w:proofErr w:type="spellStart"/>
      <w:r w:rsidRPr="00560C5C">
        <w:rPr>
          <w:rFonts w:ascii="Consolas" w:hAnsi="Consolas" w:cs="Consolas"/>
          <w:sz w:val="20"/>
          <w:lang w:eastAsia="es-ES"/>
        </w:rPr>
        <w:t>int</w:t>
      </w:r>
      <w:proofErr w:type="spellEnd"/>
      <w:r w:rsidRPr="00560C5C">
        <w:rPr>
          <w:rFonts w:ascii="Consolas" w:hAnsi="Consolas" w:cs="Consolas"/>
          <w:sz w:val="20"/>
          <w:lang w:eastAsia="es-ES"/>
        </w:rPr>
        <w:t xml:space="preserve"> </w:t>
      </w:r>
      <w:proofErr w:type="spellStart"/>
      <w:r w:rsidRPr="00560C5C">
        <w:rPr>
          <w:rFonts w:ascii="Consolas" w:hAnsi="Consolas" w:cs="Consolas"/>
          <w:sz w:val="20"/>
          <w:lang w:eastAsia="es-ES"/>
        </w:rPr>
        <w:t>i</w:t>
      </w:r>
      <w:proofErr w:type="spellEnd"/>
      <w:r w:rsidRPr="00560C5C">
        <w:rPr>
          <w:rFonts w:ascii="Consolas" w:hAnsi="Consolas" w:cs="Consolas"/>
          <w:sz w:val="20"/>
          <w:lang w:eastAsia="es-ES"/>
        </w:rPr>
        <w:t xml:space="preserve"> = 0; </w:t>
      </w:r>
      <w:proofErr w:type="spellStart"/>
      <w:r w:rsidRPr="00560C5C">
        <w:rPr>
          <w:rFonts w:ascii="Consolas" w:hAnsi="Consolas" w:cs="Consolas"/>
          <w:sz w:val="20"/>
          <w:lang w:eastAsia="es-ES"/>
        </w:rPr>
        <w:t>i</w:t>
      </w:r>
      <w:proofErr w:type="spellEnd"/>
      <w:r w:rsidRPr="00560C5C">
        <w:rPr>
          <w:rFonts w:ascii="Consolas" w:hAnsi="Consolas" w:cs="Consolas"/>
          <w:sz w:val="20"/>
          <w:lang w:eastAsia="es-ES"/>
        </w:rPr>
        <w:t xml:space="preserve"> &lt; </w:t>
      </w:r>
      <w:proofErr w:type="spellStart"/>
      <w:r w:rsidRPr="00560C5C">
        <w:rPr>
          <w:rFonts w:ascii="Consolas" w:hAnsi="Consolas" w:cs="Consolas"/>
          <w:sz w:val="20"/>
          <w:lang w:eastAsia="es-ES"/>
        </w:rPr>
        <w:t>loclenx</w:t>
      </w:r>
      <w:proofErr w:type="spellEnd"/>
      <w:r w:rsidRPr="00560C5C">
        <w:rPr>
          <w:rFonts w:ascii="Consolas" w:hAnsi="Consolas" w:cs="Consolas"/>
          <w:sz w:val="20"/>
          <w:lang w:eastAsia="es-ES"/>
        </w:rPr>
        <w:t xml:space="preserve">; </w:t>
      </w:r>
      <w:proofErr w:type="spellStart"/>
      <w:r w:rsidRPr="00560C5C">
        <w:rPr>
          <w:rFonts w:ascii="Consolas" w:hAnsi="Consolas" w:cs="Consolas"/>
          <w:sz w:val="20"/>
          <w:lang w:eastAsia="es-ES"/>
        </w:rPr>
        <w:t>i</w:t>
      </w:r>
      <w:proofErr w:type="spellEnd"/>
      <w:r w:rsidRPr="00560C5C">
        <w:rPr>
          <w:rFonts w:ascii="Consolas" w:hAnsi="Consolas" w:cs="Consolas"/>
          <w:sz w:val="20"/>
          <w:lang w:eastAsia="es-ES"/>
        </w:rPr>
        <w:t xml:space="preserve"> += 4) {</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sum4.x += </w:t>
      </w:r>
      <w:proofErr w:type="spellStart"/>
      <w:r w:rsidRPr="00560C5C">
        <w:rPr>
          <w:rFonts w:ascii="Consolas" w:hAnsi="Consolas" w:cs="Consolas"/>
          <w:sz w:val="20"/>
          <w:lang w:eastAsia="es-ES"/>
        </w:rPr>
        <w:t>auxShared</w:t>
      </w:r>
      <w:proofErr w:type="spellEnd"/>
      <w:r w:rsidRPr="00560C5C">
        <w:rPr>
          <w:rFonts w:ascii="Consolas" w:hAnsi="Consolas" w:cs="Consolas"/>
          <w:sz w:val="20"/>
          <w:lang w:eastAsia="es-ES"/>
        </w:rPr>
        <w:t>[</w:t>
      </w:r>
      <w:proofErr w:type="spellStart"/>
      <w:r w:rsidRPr="00560C5C">
        <w:rPr>
          <w:rFonts w:ascii="Consolas" w:hAnsi="Consolas" w:cs="Consolas"/>
          <w:sz w:val="20"/>
          <w:lang w:eastAsia="es-ES"/>
        </w:rPr>
        <w:t>localbase</w:t>
      </w:r>
      <w:proofErr w:type="spellEnd"/>
      <w:r w:rsidRPr="00560C5C">
        <w:rPr>
          <w:rFonts w:ascii="Consolas" w:hAnsi="Consolas" w:cs="Consolas"/>
          <w:sz w:val="20"/>
          <w:lang w:eastAsia="es-ES"/>
        </w:rPr>
        <w:t xml:space="preserve"> + </w:t>
      </w:r>
      <w:proofErr w:type="spellStart"/>
      <w:r w:rsidRPr="00560C5C">
        <w:rPr>
          <w:rFonts w:ascii="Consolas" w:hAnsi="Consolas" w:cs="Consolas"/>
          <w:sz w:val="20"/>
          <w:lang w:eastAsia="es-ES"/>
        </w:rPr>
        <w:t>i</w:t>
      </w:r>
      <w:proofErr w:type="spellEnd"/>
      <w:r w:rsidRPr="00560C5C">
        <w:rPr>
          <w:rFonts w:ascii="Consolas" w:hAnsi="Consolas" w:cs="Consolas"/>
          <w:sz w:val="20"/>
          <w:lang w:eastAsia="es-ES"/>
        </w:rPr>
        <w:t>];</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sum4.y += </w:t>
      </w:r>
      <w:proofErr w:type="spellStart"/>
      <w:r w:rsidRPr="00560C5C">
        <w:rPr>
          <w:rFonts w:ascii="Consolas" w:hAnsi="Consolas" w:cs="Consolas"/>
          <w:sz w:val="20"/>
          <w:lang w:eastAsia="es-ES"/>
        </w:rPr>
        <w:t>auxShared</w:t>
      </w:r>
      <w:proofErr w:type="spellEnd"/>
      <w:r w:rsidRPr="00560C5C">
        <w:rPr>
          <w:rFonts w:ascii="Consolas" w:hAnsi="Consolas" w:cs="Consolas"/>
          <w:sz w:val="20"/>
          <w:lang w:eastAsia="es-ES"/>
        </w:rPr>
        <w:t>[</w:t>
      </w:r>
      <w:proofErr w:type="spellStart"/>
      <w:r w:rsidRPr="00560C5C">
        <w:rPr>
          <w:rFonts w:ascii="Consolas" w:hAnsi="Consolas" w:cs="Consolas"/>
          <w:sz w:val="20"/>
          <w:lang w:eastAsia="es-ES"/>
        </w:rPr>
        <w:t>localbase</w:t>
      </w:r>
      <w:proofErr w:type="spellEnd"/>
      <w:r w:rsidRPr="00560C5C">
        <w:rPr>
          <w:rFonts w:ascii="Consolas" w:hAnsi="Consolas" w:cs="Consolas"/>
          <w:sz w:val="20"/>
          <w:lang w:eastAsia="es-ES"/>
        </w:rPr>
        <w:t xml:space="preserve"> + </w:t>
      </w:r>
      <w:proofErr w:type="spellStart"/>
      <w:r w:rsidRPr="00560C5C">
        <w:rPr>
          <w:rFonts w:ascii="Consolas" w:hAnsi="Consolas" w:cs="Consolas"/>
          <w:sz w:val="20"/>
          <w:lang w:eastAsia="es-ES"/>
        </w:rPr>
        <w:t>i</w:t>
      </w:r>
      <w:proofErr w:type="spellEnd"/>
      <w:r w:rsidRPr="00560C5C">
        <w:rPr>
          <w:rFonts w:ascii="Consolas" w:hAnsi="Consolas" w:cs="Consolas"/>
          <w:sz w:val="20"/>
          <w:lang w:eastAsia="es-ES"/>
        </w:rPr>
        <w:t xml:space="preserve"> + 1];</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sum4.z += </w:t>
      </w:r>
      <w:proofErr w:type="spellStart"/>
      <w:r w:rsidRPr="00560C5C">
        <w:rPr>
          <w:rFonts w:ascii="Consolas" w:hAnsi="Consolas" w:cs="Consolas"/>
          <w:sz w:val="20"/>
          <w:lang w:eastAsia="es-ES"/>
        </w:rPr>
        <w:t>auxShared</w:t>
      </w:r>
      <w:proofErr w:type="spellEnd"/>
      <w:r w:rsidRPr="00560C5C">
        <w:rPr>
          <w:rFonts w:ascii="Consolas" w:hAnsi="Consolas" w:cs="Consolas"/>
          <w:sz w:val="20"/>
          <w:lang w:eastAsia="es-ES"/>
        </w:rPr>
        <w:t>[</w:t>
      </w:r>
      <w:proofErr w:type="spellStart"/>
      <w:r w:rsidRPr="00560C5C">
        <w:rPr>
          <w:rFonts w:ascii="Consolas" w:hAnsi="Consolas" w:cs="Consolas"/>
          <w:sz w:val="20"/>
          <w:lang w:eastAsia="es-ES"/>
        </w:rPr>
        <w:t>localbase</w:t>
      </w:r>
      <w:proofErr w:type="spellEnd"/>
      <w:r w:rsidRPr="00560C5C">
        <w:rPr>
          <w:rFonts w:ascii="Consolas" w:hAnsi="Consolas" w:cs="Consolas"/>
          <w:sz w:val="20"/>
          <w:lang w:eastAsia="es-ES"/>
        </w:rPr>
        <w:t xml:space="preserve"> + </w:t>
      </w:r>
      <w:proofErr w:type="spellStart"/>
      <w:r w:rsidRPr="00560C5C">
        <w:rPr>
          <w:rFonts w:ascii="Consolas" w:hAnsi="Consolas" w:cs="Consolas"/>
          <w:sz w:val="20"/>
          <w:lang w:eastAsia="es-ES"/>
        </w:rPr>
        <w:t>i</w:t>
      </w:r>
      <w:proofErr w:type="spellEnd"/>
      <w:r w:rsidRPr="00560C5C">
        <w:rPr>
          <w:rFonts w:ascii="Consolas" w:hAnsi="Consolas" w:cs="Consolas"/>
          <w:sz w:val="20"/>
          <w:lang w:eastAsia="es-ES"/>
        </w:rPr>
        <w:t xml:space="preserve"> + 2];</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sum4.w += </w:t>
      </w:r>
      <w:proofErr w:type="spellStart"/>
      <w:r w:rsidRPr="00560C5C">
        <w:rPr>
          <w:rFonts w:ascii="Consolas" w:hAnsi="Consolas" w:cs="Consolas"/>
          <w:sz w:val="20"/>
          <w:lang w:eastAsia="es-ES"/>
        </w:rPr>
        <w:t>auxShared</w:t>
      </w:r>
      <w:proofErr w:type="spellEnd"/>
      <w:r w:rsidRPr="00560C5C">
        <w:rPr>
          <w:rFonts w:ascii="Consolas" w:hAnsi="Consolas" w:cs="Consolas"/>
          <w:sz w:val="20"/>
          <w:lang w:eastAsia="es-ES"/>
        </w:rPr>
        <w:t>[</w:t>
      </w:r>
      <w:proofErr w:type="spellStart"/>
      <w:r w:rsidRPr="00560C5C">
        <w:rPr>
          <w:rFonts w:ascii="Consolas" w:hAnsi="Consolas" w:cs="Consolas"/>
          <w:sz w:val="20"/>
          <w:lang w:eastAsia="es-ES"/>
        </w:rPr>
        <w:t>localbase</w:t>
      </w:r>
      <w:proofErr w:type="spellEnd"/>
      <w:r w:rsidRPr="00560C5C">
        <w:rPr>
          <w:rFonts w:ascii="Consolas" w:hAnsi="Consolas" w:cs="Consolas"/>
          <w:sz w:val="20"/>
          <w:lang w:eastAsia="es-ES"/>
        </w:rPr>
        <w:t xml:space="preserve"> + </w:t>
      </w:r>
      <w:proofErr w:type="spellStart"/>
      <w:r w:rsidRPr="00560C5C">
        <w:rPr>
          <w:rFonts w:ascii="Consolas" w:hAnsi="Consolas" w:cs="Consolas"/>
          <w:sz w:val="20"/>
          <w:lang w:eastAsia="es-ES"/>
        </w:rPr>
        <w:t>i</w:t>
      </w:r>
      <w:proofErr w:type="spellEnd"/>
      <w:r w:rsidRPr="00560C5C">
        <w:rPr>
          <w:rFonts w:ascii="Consolas" w:hAnsi="Consolas" w:cs="Consolas"/>
          <w:sz w:val="20"/>
          <w:lang w:eastAsia="es-ES"/>
        </w:rPr>
        <w:t xml:space="preserve"> + 3];</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barrier(CLK_LOCAL_MEM_FENCE);</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w:t>
      </w:r>
      <w:proofErr w:type="spellStart"/>
      <w:r w:rsidRPr="00560C5C">
        <w:rPr>
          <w:rFonts w:ascii="Consolas" w:hAnsi="Consolas" w:cs="Consolas"/>
          <w:sz w:val="20"/>
          <w:lang w:eastAsia="es-ES"/>
        </w:rPr>
        <w:t>vector_y</w:t>
      </w:r>
      <w:proofErr w:type="spellEnd"/>
      <w:r w:rsidRPr="00560C5C">
        <w:rPr>
          <w:rFonts w:ascii="Consolas" w:hAnsi="Consolas" w:cs="Consolas"/>
          <w:sz w:val="20"/>
          <w:lang w:eastAsia="es-ES"/>
        </w:rPr>
        <w:t>[</w:t>
      </w:r>
      <w:proofErr w:type="spellStart"/>
      <w:r w:rsidRPr="00560C5C">
        <w:rPr>
          <w:rFonts w:ascii="Consolas" w:hAnsi="Consolas" w:cs="Consolas"/>
          <w:sz w:val="20"/>
          <w:lang w:eastAsia="es-ES"/>
        </w:rPr>
        <w:t>gloidy</w:t>
      </w:r>
      <w:proofErr w:type="spellEnd"/>
      <w:r w:rsidRPr="00560C5C">
        <w:rPr>
          <w:rFonts w:ascii="Consolas" w:hAnsi="Consolas" w:cs="Consolas"/>
          <w:sz w:val="20"/>
          <w:lang w:eastAsia="es-ES"/>
        </w:rPr>
        <w:t>] = sum4.x + sum4.y + sum4.z + sum4.w;</w:t>
      </w:r>
    </w:p>
    <w:p w:rsidR="00560C5C" w:rsidRDefault="00560C5C" w:rsidP="00560C5C">
      <w:pPr>
        <w:pStyle w:val="Texto"/>
        <w:rPr>
          <w:lang w:eastAsia="es-ES"/>
        </w:rPr>
      </w:pPr>
      <w:r w:rsidRPr="00560C5C">
        <w:rPr>
          <w:rFonts w:ascii="Consolas" w:hAnsi="Consolas" w:cs="Consolas"/>
          <w:sz w:val="20"/>
          <w:lang w:eastAsia="es-ES"/>
        </w:rPr>
        <w:t xml:space="preserve">  }</w:t>
      </w:r>
    </w:p>
    <w:p w:rsidR="00707A43" w:rsidRDefault="00707A43" w:rsidP="00707A43">
      <w:pPr>
        <w:pStyle w:val="Ttulodecaptulo"/>
        <w:numPr>
          <w:ilvl w:val="0"/>
          <w:numId w:val="0"/>
        </w:numPr>
        <w:ind w:left="360" w:hanging="360"/>
        <w:rPr>
          <w:lang w:eastAsia="es-ES"/>
        </w:rPr>
      </w:pPr>
    </w:p>
    <w:p w:rsidR="00707A43" w:rsidRDefault="00707A43" w:rsidP="00707A43">
      <w:pPr>
        <w:pStyle w:val="Ttulodecaptulo"/>
        <w:numPr>
          <w:ilvl w:val="0"/>
          <w:numId w:val="0"/>
        </w:numPr>
        <w:ind w:left="360" w:hanging="360"/>
        <w:rPr>
          <w:lang w:eastAsia="es-ES"/>
        </w:rPr>
      </w:pPr>
    </w:p>
    <w:p w:rsidR="00707A43" w:rsidRDefault="00707A43" w:rsidP="00707A43">
      <w:pPr>
        <w:pStyle w:val="Ttulodecaptulo"/>
        <w:numPr>
          <w:ilvl w:val="0"/>
          <w:numId w:val="0"/>
        </w:numPr>
        <w:ind w:left="360" w:hanging="360"/>
        <w:rPr>
          <w:lang w:eastAsia="es-ES"/>
        </w:rPr>
      </w:pPr>
    </w:p>
    <w:p w:rsidR="00707A43" w:rsidRDefault="00707A43" w:rsidP="00707A43">
      <w:pPr>
        <w:pStyle w:val="Ttulodecaptulo"/>
        <w:numPr>
          <w:ilvl w:val="0"/>
          <w:numId w:val="0"/>
        </w:numPr>
        <w:ind w:left="360" w:hanging="360"/>
        <w:rPr>
          <w:lang w:eastAsia="es-ES"/>
        </w:rPr>
      </w:pPr>
    </w:p>
    <w:p w:rsidR="00707A43" w:rsidRDefault="00707A43" w:rsidP="00707A43">
      <w:pPr>
        <w:pStyle w:val="Ttulodecaptulo"/>
        <w:numPr>
          <w:ilvl w:val="0"/>
          <w:numId w:val="0"/>
        </w:numPr>
        <w:ind w:left="360" w:hanging="360"/>
        <w:rPr>
          <w:lang w:eastAsia="es-ES"/>
        </w:rPr>
      </w:pPr>
    </w:p>
    <w:p w:rsidR="00707A43" w:rsidRDefault="00707A43" w:rsidP="00707A43">
      <w:pPr>
        <w:pStyle w:val="Ttulodecaptulo"/>
        <w:numPr>
          <w:ilvl w:val="0"/>
          <w:numId w:val="0"/>
        </w:numPr>
        <w:ind w:left="360" w:hanging="360"/>
        <w:rPr>
          <w:lang w:eastAsia="es-ES"/>
        </w:rPr>
      </w:pPr>
    </w:p>
    <w:p w:rsidR="00707A43" w:rsidRDefault="00707A43" w:rsidP="00707A43">
      <w:pPr>
        <w:pStyle w:val="Ttulodecaptulo"/>
        <w:numPr>
          <w:ilvl w:val="0"/>
          <w:numId w:val="0"/>
        </w:numPr>
        <w:ind w:left="360" w:hanging="360"/>
        <w:rPr>
          <w:lang w:eastAsia="es-ES"/>
        </w:rPr>
      </w:pPr>
    </w:p>
    <w:p w:rsidR="00707A43" w:rsidRDefault="00707A43" w:rsidP="00707A43">
      <w:pPr>
        <w:pStyle w:val="Ttulodecaptulo"/>
        <w:numPr>
          <w:ilvl w:val="0"/>
          <w:numId w:val="0"/>
        </w:numPr>
        <w:ind w:left="360" w:hanging="360"/>
        <w:rPr>
          <w:lang w:eastAsia="es-ES"/>
        </w:rPr>
      </w:pPr>
    </w:p>
    <w:p w:rsidR="00707A43" w:rsidRDefault="00707A43" w:rsidP="00707A43">
      <w:pPr>
        <w:pStyle w:val="Ttulodecaptulo"/>
        <w:numPr>
          <w:ilvl w:val="0"/>
          <w:numId w:val="0"/>
        </w:numPr>
        <w:ind w:left="360" w:hanging="360"/>
        <w:rPr>
          <w:lang w:eastAsia="es-ES"/>
        </w:rPr>
      </w:pPr>
    </w:p>
    <w:p w:rsidR="00707A43" w:rsidRDefault="00707A43" w:rsidP="00707A43">
      <w:pPr>
        <w:pStyle w:val="Ttulodecaptulo"/>
        <w:numPr>
          <w:ilvl w:val="0"/>
          <w:numId w:val="0"/>
        </w:numPr>
        <w:ind w:left="360" w:hanging="360"/>
        <w:rPr>
          <w:lang w:eastAsia="es-ES"/>
        </w:rPr>
      </w:pPr>
    </w:p>
    <w:p w:rsidR="00707A43" w:rsidRDefault="00707A43" w:rsidP="00707A43">
      <w:pPr>
        <w:pStyle w:val="Ttulodecaptulo"/>
        <w:numPr>
          <w:ilvl w:val="0"/>
          <w:numId w:val="0"/>
        </w:numPr>
        <w:ind w:left="360" w:hanging="360"/>
        <w:rPr>
          <w:lang w:eastAsia="es-ES"/>
        </w:rPr>
      </w:pPr>
    </w:p>
    <w:p w:rsidR="00707A43" w:rsidRDefault="00707A43" w:rsidP="00707A43">
      <w:pPr>
        <w:pStyle w:val="Ttulodecaptulo"/>
        <w:numPr>
          <w:ilvl w:val="0"/>
          <w:numId w:val="0"/>
        </w:numPr>
        <w:ind w:left="360" w:hanging="360"/>
        <w:rPr>
          <w:lang w:eastAsia="es-ES"/>
        </w:rPr>
      </w:pPr>
    </w:p>
    <w:p w:rsidR="00707A43" w:rsidRDefault="00707A43" w:rsidP="00707A43">
      <w:pPr>
        <w:pStyle w:val="Ttulodecaptulo"/>
        <w:numPr>
          <w:ilvl w:val="0"/>
          <w:numId w:val="0"/>
        </w:numPr>
        <w:ind w:left="360" w:hanging="360"/>
        <w:rPr>
          <w:lang w:eastAsia="es-ES"/>
        </w:rPr>
      </w:pPr>
    </w:p>
    <w:p w:rsidR="00707A43" w:rsidRDefault="00707A43" w:rsidP="00707A43">
      <w:pPr>
        <w:pStyle w:val="Ttulodecaptulo"/>
        <w:numPr>
          <w:ilvl w:val="0"/>
          <w:numId w:val="0"/>
        </w:numPr>
        <w:ind w:left="360" w:hanging="360"/>
        <w:rPr>
          <w:lang w:eastAsia="es-ES"/>
        </w:rPr>
      </w:pPr>
    </w:p>
    <w:p w:rsidR="00560C5C" w:rsidRDefault="00E31278">
      <w:pPr>
        <w:pStyle w:val="Ttulodecaptulo"/>
        <w:rPr>
          <w:lang w:eastAsia="es-ES"/>
        </w:rPr>
      </w:pPr>
      <w:r>
        <w:rPr>
          <w:lang w:eastAsia="es-ES"/>
        </w:rPr>
        <w:lastRenderedPageBreak/>
        <w:t>Results</w:t>
      </w:r>
    </w:p>
    <w:p w:rsidR="00B62177" w:rsidRDefault="00700A04" w:rsidP="00560C5C">
      <w:pPr>
        <w:pStyle w:val="Texto"/>
        <w:rPr>
          <w:lang w:eastAsia="es-ES"/>
        </w:rPr>
      </w:pPr>
      <w:r>
        <w:rPr>
          <w:lang w:eastAsia="es-ES"/>
        </w:rPr>
        <w:t xml:space="preserve">The first graphs displayed [] are relative to computing local stiffness matrices and assembling the matrices into the global stiffness matrix. Results are shown for using graph coloring to parallelize assembly in the element domain and also without coloring, enforcing </w:t>
      </w:r>
      <w:r w:rsidR="00B62177">
        <w:rPr>
          <w:lang w:eastAsia="es-ES"/>
        </w:rPr>
        <w:t>that only one thread</w:t>
      </w:r>
      <w:r>
        <w:rPr>
          <w:lang w:eastAsia="es-ES"/>
        </w:rPr>
        <w:t xml:space="preserve"> but maintaining parallelism </w:t>
      </w:r>
      <w:r w:rsidR="00B62177">
        <w:rPr>
          <w:lang w:eastAsia="es-ES"/>
        </w:rPr>
        <w:t xml:space="preserve">in calculating local stiffness matrices. </w:t>
      </w:r>
      <w:commentRangeStart w:id="163"/>
      <w:r w:rsidR="000E626A">
        <w:rPr>
          <w:lang w:eastAsia="es-ES"/>
        </w:rPr>
        <w:t xml:space="preserve">For assembling the global stiffness using the GPU, the GPU handled calculating local element stiffness matrices while the task of performing parallel assembly was performed by </w:t>
      </w:r>
      <w:proofErr w:type="spellStart"/>
      <w:r w:rsidR="000E626A">
        <w:rPr>
          <w:lang w:eastAsia="es-ES"/>
        </w:rPr>
        <w:t>OpenMP</w:t>
      </w:r>
      <w:commentRangeEnd w:id="163"/>
      <w:proofErr w:type="spellEnd"/>
      <w:r w:rsidR="00541645">
        <w:rPr>
          <w:rStyle w:val="Refdecomentrio"/>
          <w:rFonts w:cs="Times New Roman"/>
          <w:lang w:val="es-ES"/>
        </w:rPr>
        <w:commentReference w:id="163"/>
      </w:r>
      <w:r w:rsidR="000E626A">
        <w:rPr>
          <w:lang w:eastAsia="es-ES"/>
        </w:rPr>
        <w:t xml:space="preserve">. Since the assembly of the global stiffness matrix, also in this stage called the scattering of local stiffness matrices, is a memory intensive operation with few arithmetic operations, adding more threads quickly makes the problem memory bound and diminishes gains. If more memory operations were carried out while the GPU was still calculating part of the stiffness matrix, further gains would be potentially possible at this stage. This would also be a solution that would permit scaling to other GPUs and calculating </w:t>
      </w:r>
      <w:r w:rsidR="000F3771">
        <w:rPr>
          <w:lang w:eastAsia="es-ES"/>
        </w:rPr>
        <w:t xml:space="preserve">matrices larger then GPU memory, which would be a natural development. </w:t>
      </w:r>
      <w:r w:rsidR="000E626A">
        <w:rPr>
          <w:lang w:eastAsia="es-ES"/>
        </w:rPr>
        <w:t>Nevertheless, it is possible to see some gain by utilizing coloring, which was seen to have a negligible cost of calculating.</w:t>
      </w:r>
    </w:p>
    <w:p w:rsidR="000F3771" w:rsidRDefault="000F3771" w:rsidP="000F3771">
      <w:pPr>
        <w:pStyle w:val="Texto"/>
        <w:rPr>
          <w:lang w:eastAsia="es-ES"/>
        </w:rPr>
      </w:pPr>
      <w:r>
        <w:rPr>
          <w:lang w:eastAsia="es-ES"/>
        </w:rPr>
        <w:t xml:space="preserve">Comparing the gains in performance with the time dedicated to optimizing code, </w:t>
      </w:r>
      <w:proofErr w:type="spellStart"/>
      <w:r>
        <w:rPr>
          <w:lang w:eastAsia="es-ES"/>
        </w:rPr>
        <w:t>OpenMP</w:t>
      </w:r>
      <w:proofErr w:type="spellEnd"/>
      <w:r>
        <w:rPr>
          <w:lang w:eastAsia="es-ES"/>
        </w:rPr>
        <w:t xml:space="preserve"> offers much quicker gains with far fewer modifications and a greater ease maintaining. Conversely, in cases where performance is truly paramount, with </w:t>
      </w:r>
      <w:proofErr w:type="spellStart"/>
      <w:r>
        <w:rPr>
          <w:lang w:eastAsia="es-ES"/>
        </w:rPr>
        <w:t>OpenCL</w:t>
      </w:r>
      <w:proofErr w:type="spellEnd"/>
      <w:r>
        <w:rPr>
          <w:lang w:eastAsia="es-ES"/>
        </w:rPr>
        <w:t xml:space="preserve"> it is possible to extract the most out of the hardware at this level of abstraction. </w:t>
      </w:r>
      <w:r w:rsidR="00F117C3">
        <w:rPr>
          <w:lang w:eastAsia="es-ES"/>
        </w:rPr>
        <w:t xml:space="preserve">Although with </w:t>
      </w:r>
      <w:proofErr w:type="spellStart"/>
      <w:r w:rsidR="00F117C3">
        <w:rPr>
          <w:lang w:eastAsia="es-ES"/>
        </w:rPr>
        <w:t>OpenCL</w:t>
      </w:r>
      <w:proofErr w:type="spellEnd"/>
      <w:r w:rsidR="00F117C3">
        <w:rPr>
          <w:lang w:eastAsia="es-ES"/>
        </w:rPr>
        <w:t xml:space="preserve"> it is possible to write code that will run on a variety of different platforms, some tuning is still required given that many options on what strategy to use for parallelizing depend on the underlying hardware. Still, this extra work can be mitigated by introducing some form of auto tuning or heuristics, and much less work then rewriting for a different framework.</w:t>
      </w:r>
    </w:p>
    <w:p w:rsidR="00B62177" w:rsidRDefault="00F117C3" w:rsidP="00560C5C">
      <w:pPr>
        <w:pStyle w:val="Texto"/>
        <w:rPr>
          <w:lang w:eastAsia="es-ES"/>
        </w:rPr>
      </w:pPr>
      <w:r>
        <w:rPr>
          <w:lang w:eastAsia="es-ES"/>
        </w:rPr>
        <w:t xml:space="preserve">Much of the discussion of the validity of using GPUs for finite element analysis stem from having a problem which is not a perfect fit for the original hardware as other problems, and hence with less potential gains. The current trend towards GPUs with a greater focus on general purpose computing makes newer hardware better suited for these problems, making the switch even more appealing in the long run. Moreover, there are still many experiments as to which format or </w:t>
      </w:r>
      <w:r w:rsidR="00E4138D">
        <w:rPr>
          <w:lang w:eastAsia="es-ES"/>
        </w:rPr>
        <w:t>strategy</w:t>
      </w:r>
      <w:r>
        <w:rPr>
          <w:lang w:eastAsia="es-ES"/>
        </w:rPr>
        <w:t xml:space="preserve"> can produce the highest gains, </w:t>
      </w:r>
      <w:r w:rsidR="00E4138D">
        <w:rPr>
          <w:lang w:eastAsia="es-ES"/>
        </w:rPr>
        <w:t>and the potential gains from developing new procedures are higher for GPUs.</w:t>
      </w:r>
    </w:p>
    <w:p w:rsidR="00E4138D" w:rsidRDefault="00E4138D" w:rsidP="00560C5C">
      <w:pPr>
        <w:pStyle w:val="Texto"/>
        <w:rPr>
          <w:vertAlign w:val="subscript"/>
          <w:lang w:eastAsia="es-ES"/>
        </w:rPr>
      </w:pPr>
      <w:commentRangeStart w:id="164"/>
      <w:r>
        <w:rPr>
          <w:lang w:eastAsia="es-ES"/>
        </w:rPr>
        <w:t xml:space="preserve">One interesting result and that come out of these studies was that 3D elements, with more degrees of freedom and higher </w:t>
      </w:r>
      <w:r w:rsidR="0073606F">
        <w:rPr>
          <w:lang w:eastAsia="es-ES"/>
        </w:rPr>
        <w:t>connectivity,</w:t>
      </w:r>
      <w:r>
        <w:rPr>
          <w:lang w:eastAsia="es-ES"/>
        </w:rPr>
        <w:t xml:space="preserve"> gain more from </w:t>
      </w:r>
      <w:r>
        <w:rPr>
          <w:lang w:eastAsia="es-ES"/>
        </w:rPr>
        <w:lastRenderedPageBreak/>
        <w:t xml:space="preserve">utilizing GPUs. </w:t>
      </w:r>
      <w:commentRangeEnd w:id="164"/>
      <w:r w:rsidR="00574C59">
        <w:rPr>
          <w:rStyle w:val="Refdecomentrio"/>
          <w:rFonts w:cs="Times New Roman"/>
          <w:lang w:val="es-ES"/>
        </w:rPr>
        <w:commentReference w:id="164"/>
      </w:r>
      <w:r>
        <w:rPr>
          <w:lang w:eastAsia="es-ES"/>
        </w:rPr>
        <w:t xml:space="preserve">This happens because the number of degrees of freedom of the elements used in the mesh directly influences the matrix’s band size. Clearly, elements with more degrees of freedom </w:t>
      </w:r>
      <w:commentRangeStart w:id="165"/>
      <w:r>
        <w:rPr>
          <w:lang w:eastAsia="es-ES"/>
        </w:rPr>
        <w:t xml:space="preserve">with have </w:t>
      </w:r>
      <w:commentRangeEnd w:id="165"/>
      <w:r w:rsidR="001B2568">
        <w:rPr>
          <w:rStyle w:val="Refdecomentrio"/>
          <w:rFonts w:cs="Times New Roman"/>
          <w:lang w:val="es-ES"/>
        </w:rPr>
        <w:commentReference w:id="165"/>
      </w:r>
      <w:r>
        <w:rPr>
          <w:lang w:eastAsia="es-ES"/>
        </w:rPr>
        <w:t xml:space="preserve">more connections to other elements. </w:t>
      </w:r>
      <w:r w:rsidR="0073606F">
        <w:rPr>
          <w:lang w:eastAsia="es-ES"/>
        </w:rPr>
        <w:t xml:space="preserve">The greater gains in elements with more degrees of freedom make the decision to use 3D, or even more complex elements within 3D, more attractive. Using more gauss points is another factor which correlates directly to a greater </w:t>
      </w:r>
      <w:proofErr w:type="spellStart"/>
      <w:r w:rsidR="0073606F">
        <w:rPr>
          <w:lang w:eastAsia="es-ES"/>
        </w:rPr>
        <w:t>speedup</w:t>
      </w:r>
      <w:proofErr w:type="spellEnd"/>
      <w:r w:rsidR="0073606F">
        <w:rPr>
          <w:lang w:eastAsia="es-ES"/>
        </w:rPr>
        <w:t xml:space="preserve"> in GPUs. Both of these factor increase arithmetic intensity for calculating the local stiffness matrices which increases the ratio of ALU operations to memory operations, which is especially important on a memory bound problem such as ours. </w:t>
      </w:r>
      <w:r w:rsidR="005F260F">
        <w:rPr>
          <w:lang w:eastAsia="es-ES"/>
        </w:rPr>
        <w:t>Consequently</w:t>
      </w:r>
      <w:r w:rsidR="0073606F">
        <w:rPr>
          <w:lang w:eastAsia="es-ES"/>
        </w:rPr>
        <w:t xml:space="preserve">, the marginal cost of using more complicated elements on GPUs </w:t>
      </w:r>
      <w:r w:rsidR="005F260F">
        <w:rPr>
          <w:lang w:eastAsia="es-ES"/>
        </w:rPr>
        <w:t>is</w:t>
      </w:r>
      <w:r w:rsidR="0073606F">
        <w:rPr>
          <w:lang w:eastAsia="es-ES"/>
        </w:rPr>
        <w:t xml:space="preserve"> </w:t>
      </w:r>
      <w:commentRangeStart w:id="166"/>
      <w:r w:rsidR="0073606F">
        <w:rPr>
          <w:lang w:eastAsia="es-ES"/>
        </w:rPr>
        <w:t xml:space="preserve">smaller </w:t>
      </w:r>
      <w:commentRangeEnd w:id="166"/>
      <w:r w:rsidR="001B2568">
        <w:rPr>
          <w:rStyle w:val="Refdecomentrio"/>
          <w:rFonts w:cs="Times New Roman"/>
          <w:lang w:val="es-ES"/>
        </w:rPr>
        <w:commentReference w:id="166"/>
      </w:r>
      <w:r w:rsidR="0073606F">
        <w:rPr>
          <w:lang w:eastAsia="es-ES"/>
        </w:rPr>
        <w:t>when compared to CPUs.</w:t>
      </w:r>
    </w:p>
    <w:p w:rsidR="00B62177" w:rsidRDefault="00B62177" w:rsidP="00560C5C">
      <w:pPr>
        <w:pStyle w:val="Texto"/>
        <w:rPr>
          <w:vertAlign w:val="subscript"/>
          <w:lang w:eastAsia="es-ES"/>
        </w:rPr>
      </w:pPr>
    </w:p>
    <w:p w:rsidR="00B62177" w:rsidRDefault="00B62177" w:rsidP="00560C5C">
      <w:pPr>
        <w:pStyle w:val="Texto"/>
        <w:rPr>
          <w:vertAlign w:val="subscript"/>
          <w:lang w:eastAsia="es-ES"/>
        </w:rPr>
      </w:pPr>
    </w:p>
    <w:p w:rsidR="00B62177" w:rsidRDefault="00B62177" w:rsidP="00560C5C">
      <w:pPr>
        <w:pStyle w:val="Texto"/>
        <w:rPr>
          <w:vertAlign w:val="subscript"/>
          <w:lang w:eastAsia="es-ES"/>
        </w:rPr>
      </w:pPr>
    </w:p>
    <w:p w:rsidR="00B62177" w:rsidRDefault="00B62177" w:rsidP="00560C5C">
      <w:pPr>
        <w:pStyle w:val="Texto"/>
        <w:rPr>
          <w:vertAlign w:val="subscript"/>
          <w:lang w:eastAsia="es-ES"/>
        </w:rPr>
      </w:pPr>
    </w:p>
    <w:p w:rsidR="00B62177" w:rsidRDefault="00B62177" w:rsidP="00560C5C">
      <w:pPr>
        <w:pStyle w:val="Texto"/>
        <w:rPr>
          <w:vertAlign w:val="subscript"/>
          <w:lang w:eastAsia="es-ES"/>
        </w:rPr>
      </w:pPr>
    </w:p>
    <w:p w:rsidR="00B62177" w:rsidRDefault="00B62177" w:rsidP="00560C5C">
      <w:pPr>
        <w:pStyle w:val="Texto"/>
        <w:rPr>
          <w:vertAlign w:val="subscript"/>
          <w:lang w:eastAsia="es-ES"/>
        </w:rPr>
      </w:pPr>
    </w:p>
    <w:p w:rsidR="00B62177" w:rsidRDefault="00B62177" w:rsidP="00560C5C">
      <w:pPr>
        <w:pStyle w:val="Texto"/>
        <w:rPr>
          <w:vertAlign w:val="subscript"/>
          <w:lang w:eastAsia="es-ES"/>
        </w:rPr>
      </w:pPr>
    </w:p>
    <w:p w:rsidR="00B62177" w:rsidRDefault="00B62177" w:rsidP="00560C5C">
      <w:pPr>
        <w:pStyle w:val="Texto"/>
        <w:rPr>
          <w:vertAlign w:val="subscript"/>
          <w:lang w:eastAsia="es-ES"/>
        </w:rPr>
      </w:pPr>
    </w:p>
    <w:p w:rsidR="00B62177" w:rsidRDefault="00B62177" w:rsidP="00560C5C">
      <w:pPr>
        <w:pStyle w:val="Texto"/>
        <w:rPr>
          <w:vertAlign w:val="subscript"/>
          <w:lang w:eastAsia="es-ES"/>
        </w:rPr>
      </w:pPr>
    </w:p>
    <w:p w:rsidR="00B62177" w:rsidRDefault="00B62177" w:rsidP="00560C5C">
      <w:pPr>
        <w:pStyle w:val="Texto"/>
        <w:rPr>
          <w:vertAlign w:val="subscript"/>
          <w:lang w:eastAsia="es-ES"/>
        </w:rPr>
      </w:pPr>
    </w:p>
    <w:p w:rsidR="00B62177" w:rsidRDefault="00B62177" w:rsidP="00560C5C">
      <w:pPr>
        <w:pStyle w:val="Texto"/>
        <w:rPr>
          <w:vertAlign w:val="subscript"/>
          <w:lang w:eastAsia="es-ES"/>
        </w:rPr>
      </w:pPr>
    </w:p>
    <w:p w:rsidR="00B62177" w:rsidRDefault="00B62177" w:rsidP="00560C5C">
      <w:pPr>
        <w:pStyle w:val="Texto"/>
        <w:rPr>
          <w:vertAlign w:val="subscript"/>
          <w:lang w:eastAsia="es-ES"/>
        </w:rPr>
      </w:pPr>
    </w:p>
    <w:p w:rsidR="00B62177" w:rsidRDefault="00B62177" w:rsidP="00560C5C">
      <w:pPr>
        <w:pStyle w:val="Texto"/>
        <w:rPr>
          <w:vertAlign w:val="subscript"/>
          <w:lang w:eastAsia="es-ES"/>
        </w:rPr>
      </w:pPr>
    </w:p>
    <w:p w:rsidR="00B62177" w:rsidRPr="00700A04" w:rsidRDefault="00B62177" w:rsidP="00560C5C">
      <w:pPr>
        <w:pStyle w:val="Texto"/>
        <w:rPr>
          <w:vertAlign w:val="subscript"/>
          <w:lang w:eastAsia="es-ES"/>
        </w:rPr>
      </w:pPr>
    </w:p>
    <w:p w:rsidR="00B62177" w:rsidRDefault="00B62177" w:rsidP="00B62177">
      <w:pPr>
        <w:pStyle w:val="Texto"/>
        <w:ind w:firstLine="0"/>
        <w:jc w:val="center"/>
        <w:rPr>
          <w:lang w:eastAsia="es-ES"/>
        </w:rPr>
      </w:pPr>
      <w:r>
        <w:rPr>
          <w:noProof/>
          <w:lang w:val="pt-BR" w:eastAsia="pt-BR"/>
        </w:rPr>
        <w:lastRenderedPageBreak/>
        <w:drawing>
          <wp:inline distT="0" distB="0" distL="0" distR="0">
            <wp:extent cx="5612130" cy="4191635"/>
            <wp:effectExtent l="0" t="0" r="26670" b="1841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Pr>
          <w:noProof/>
          <w:lang w:val="pt-BR" w:eastAsia="pt-BR"/>
        </w:rPr>
        <w:drawing>
          <wp:inline distT="0" distB="0" distL="0" distR="0">
            <wp:extent cx="5610225" cy="3762375"/>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Pr>
          <w:noProof/>
          <w:lang w:val="pt-BR" w:eastAsia="pt-BR"/>
        </w:rPr>
        <w:lastRenderedPageBreak/>
        <w:drawing>
          <wp:inline distT="0" distB="0" distL="0" distR="0">
            <wp:extent cx="5612130" cy="4191635"/>
            <wp:effectExtent l="0" t="0" r="26670" b="1841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Pr>
          <w:noProof/>
          <w:lang w:val="pt-BR" w:eastAsia="pt-BR"/>
        </w:rPr>
        <w:drawing>
          <wp:inline distT="0" distB="0" distL="0" distR="0">
            <wp:extent cx="5610225" cy="3762375"/>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Pr>
          <w:noProof/>
          <w:lang w:val="pt-BR" w:eastAsia="pt-BR"/>
        </w:rPr>
        <w:lastRenderedPageBreak/>
        <w:drawing>
          <wp:inline distT="0" distB="0" distL="0" distR="0">
            <wp:extent cx="5612130" cy="4191635"/>
            <wp:effectExtent l="0" t="0" r="26670" b="1841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B62177" w:rsidRDefault="00B62177" w:rsidP="00B62177">
      <w:pPr>
        <w:pStyle w:val="Texto"/>
        <w:ind w:firstLine="0"/>
        <w:jc w:val="center"/>
        <w:rPr>
          <w:lang w:eastAsia="es-ES"/>
        </w:rPr>
      </w:pPr>
      <w:r>
        <w:rPr>
          <w:noProof/>
          <w:lang w:val="pt-BR" w:eastAsia="pt-BR"/>
        </w:rPr>
        <w:drawing>
          <wp:inline distT="0" distB="0" distL="0" distR="0">
            <wp:extent cx="5612130" cy="4191635"/>
            <wp:effectExtent l="0" t="0" r="26670" b="1841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Pr>
          <w:noProof/>
          <w:lang w:val="pt-BR" w:eastAsia="pt-BR"/>
        </w:rPr>
        <w:lastRenderedPageBreak/>
        <w:drawing>
          <wp:inline distT="0" distB="0" distL="0" distR="0">
            <wp:extent cx="5612130" cy="4186555"/>
            <wp:effectExtent l="0" t="0" r="26670" b="2349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B62177" w:rsidRDefault="00B62177" w:rsidP="00B62177">
      <w:pPr>
        <w:pStyle w:val="Texto"/>
        <w:ind w:firstLine="0"/>
        <w:jc w:val="center"/>
        <w:rPr>
          <w:lang w:eastAsia="es-ES"/>
        </w:rPr>
      </w:pPr>
      <w:r>
        <w:rPr>
          <w:noProof/>
          <w:lang w:val="pt-BR" w:eastAsia="pt-BR"/>
        </w:rPr>
        <w:drawing>
          <wp:inline distT="0" distB="0" distL="0" distR="0">
            <wp:extent cx="5619750" cy="375285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Pr>
          <w:noProof/>
          <w:lang w:val="pt-BR" w:eastAsia="pt-BR"/>
        </w:rPr>
        <w:lastRenderedPageBreak/>
        <w:drawing>
          <wp:inline distT="0" distB="0" distL="0" distR="0">
            <wp:extent cx="5612130" cy="4191635"/>
            <wp:effectExtent l="0" t="0" r="26670" b="1841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B62177" w:rsidRDefault="00B62177" w:rsidP="00B62177">
      <w:pPr>
        <w:pStyle w:val="Texto"/>
        <w:ind w:firstLine="0"/>
        <w:jc w:val="center"/>
        <w:rPr>
          <w:lang w:eastAsia="es-ES"/>
        </w:rPr>
      </w:pPr>
      <w:r>
        <w:rPr>
          <w:noProof/>
          <w:lang w:val="pt-BR" w:eastAsia="pt-BR"/>
        </w:rPr>
        <w:drawing>
          <wp:inline distT="0" distB="0" distL="0" distR="0">
            <wp:extent cx="5619750" cy="37719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Pr>
          <w:noProof/>
          <w:lang w:val="pt-BR" w:eastAsia="pt-BR"/>
        </w:rPr>
        <w:lastRenderedPageBreak/>
        <w:drawing>
          <wp:inline distT="0" distB="0" distL="0" distR="0">
            <wp:extent cx="5612130" cy="4191635"/>
            <wp:effectExtent l="0" t="0" r="26670" b="1841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5F260F" w:rsidRDefault="00B62177" w:rsidP="00B62177">
      <w:pPr>
        <w:pStyle w:val="Texto"/>
        <w:ind w:firstLine="0"/>
        <w:jc w:val="center"/>
        <w:rPr>
          <w:lang w:eastAsia="es-ES"/>
        </w:rPr>
      </w:pPr>
      <w:r>
        <w:rPr>
          <w:noProof/>
          <w:lang w:val="pt-BR" w:eastAsia="pt-BR"/>
        </w:rPr>
        <w:drawing>
          <wp:inline distT="0" distB="0" distL="0" distR="0">
            <wp:extent cx="5612130" cy="4191635"/>
            <wp:effectExtent l="0" t="0" r="26670" b="1841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5F260F" w:rsidRDefault="005F260F" w:rsidP="00B62177">
      <w:pPr>
        <w:pStyle w:val="Texto"/>
        <w:ind w:firstLine="0"/>
        <w:jc w:val="center"/>
        <w:rPr>
          <w:lang w:eastAsia="es-ES"/>
        </w:rPr>
      </w:pPr>
      <w:r>
        <w:rPr>
          <w:noProof/>
          <w:lang w:val="pt-BR" w:eastAsia="pt-BR"/>
        </w:rPr>
        <w:lastRenderedPageBreak/>
        <w:drawing>
          <wp:inline distT="0" distB="0" distL="0" distR="0">
            <wp:extent cx="5612130" cy="4274820"/>
            <wp:effectExtent l="0" t="0" r="26670" b="1143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Pr>
          <w:noProof/>
          <w:lang w:val="pt-BR" w:eastAsia="pt-BR"/>
        </w:rPr>
        <w:drawing>
          <wp:inline distT="0" distB="0" distL="0" distR="0">
            <wp:extent cx="5612130" cy="4274820"/>
            <wp:effectExtent l="0" t="0" r="26670" b="1143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Pr>
          <w:noProof/>
          <w:lang w:val="pt-BR" w:eastAsia="pt-BR"/>
        </w:rPr>
        <w:lastRenderedPageBreak/>
        <w:drawing>
          <wp:inline distT="0" distB="0" distL="0" distR="0">
            <wp:extent cx="5612130" cy="4274820"/>
            <wp:effectExtent l="0" t="0" r="26670" b="1143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Pr>
          <w:noProof/>
          <w:lang w:val="pt-BR" w:eastAsia="pt-BR"/>
        </w:rPr>
        <w:drawing>
          <wp:inline distT="0" distB="0" distL="0" distR="0">
            <wp:extent cx="5612130" cy="4274820"/>
            <wp:effectExtent l="0" t="0" r="26670" b="1143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Pr>
          <w:noProof/>
          <w:lang w:val="pt-BR" w:eastAsia="pt-BR"/>
        </w:rPr>
        <w:lastRenderedPageBreak/>
        <w:drawing>
          <wp:inline distT="0" distB="0" distL="0" distR="0">
            <wp:extent cx="5612130" cy="4274820"/>
            <wp:effectExtent l="0" t="0" r="26670" b="1143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Pr>
          <w:noProof/>
          <w:lang w:val="pt-BR" w:eastAsia="pt-BR"/>
        </w:rPr>
        <w:drawing>
          <wp:inline distT="0" distB="0" distL="0" distR="0">
            <wp:extent cx="5612130" cy="4274820"/>
            <wp:effectExtent l="0" t="0" r="26670" b="1143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Pr>
          <w:noProof/>
          <w:lang w:val="pt-BR" w:eastAsia="pt-BR"/>
        </w:rPr>
        <w:lastRenderedPageBreak/>
        <w:drawing>
          <wp:inline distT="0" distB="0" distL="0" distR="0">
            <wp:extent cx="5612130" cy="4276725"/>
            <wp:effectExtent l="0" t="0" r="26670" b="952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Pr>
          <w:noProof/>
          <w:lang w:val="pt-BR" w:eastAsia="pt-BR"/>
        </w:rPr>
        <w:drawing>
          <wp:inline distT="0" distB="0" distL="0" distR="0">
            <wp:extent cx="5612130" cy="4276725"/>
            <wp:effectExtent l="0" t="0" r="26670" b="9525"/>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Pr>
          <w:noProof/>
          <w:lang w:val="pt-BR" w:eastAsia="pt-BR"/>
        </w:rPr>
        <w:lastRenderedPageBreak/>
        <w:drawing>
          <wp:inline distT="0" distB="0" distL="0" distR="0">
            <wp:extent cx="5612130" cy="4274820"/>
            <wp:effectExtent l="0" t="0" r="26670" b="1143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Pr>
          <w:noProof/>
          <w:lang w:val="pt-BR" w:eastAsia="pt-BR"/>
        </w:rPr>
        <w:drawing>
          <wp:inline distT="0" distB="0" distL="0" distR="0">
            <wp:extent cx="5612130" cy="4274820"/>
            <wp:effectExtent l="0" t="0" r="26670" b="1143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Pr>
          <w:noProof/>
          <w:lang w:val="pt-BR" w:eastAsia="pt-BR"/>
        </w:rPr>
        <w:lastRenderedPageBreak/>
        <w:drawing>
          <wp:inline distT="0" distB="0" distL="0" distR="0">
            <wp:extent cx="5612130" cy="4274820"/>
            <wp:effectExtent l="0" t="0" r="26670" b="1143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Pr>
          <w:noProof/>
          <w:lang w:val="pt-BR" w:eastAsia="pt-BR"/>
        </w:rPr>
        <w:drawing>
          <wp:inline distT="0" distB="0" distL="0" distR="0">
            <wp:extent cx="5612130" cy="4274820"/>
            <wp:effectExtent l="0" t="0" r="26670" b="1143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Pr>
          <w:noProof/>
          <w:lang w:val="pt-BR" w:eastAsia="pt-BR"/>
        </w:rPr>
        <w:lastRenderedPageBreak/>
        <w:drawing>
          <wp:inline distT="0" distB="0" distL="0" distR="0">
            <wp:extent cx="5612130" cy="4274820"/>
            <wp:effectExtent l="0" t="0" r="26670" b="1143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Pr>
          <w:noProof/>
          <w:lang w:val="pt-BR" w:eastAsia="pt-BR"/>
        </w:rPr>
        <w:drawing>
          <wp:inline distT="0" distB="0" distL="0" distR="0">
            <wp:extent cx="5612130" cy="4191635"/>
            <wp:effectExtent l="0" t="0" r="26670" b="1841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Pr>
          <w:noProof/>
          <w:lang w:val="pt-BR" w:eastAsia="pt-BR"/>
        </w:rPr>
        <w:lastRenderedPageBreak/>
        <w:drawing>
          <wp:inline distT="0" distB="0" distL="0" distR="0">
            <wp:extent cx="5612130" cy="4274820"/>
            <wp:effectExtent l="0" t="0" r="26670" b="1143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Pr>
          <w:noProof/>
          <w:lang w:val="pt-BR" w:eastAsia="pt-BR"/>
        </w:rPr>
        <w:drawing>
          <wp:inline distT="0" distB="0" distL="0" distR="0">
            <wp:extent cx="5612130" cy="4191635"/>
            <wp:effectExtent l="0" t="0" r="26670" b="1841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Pr>
          <w:noProof/>
          <w:lang w:val="pt-BR" w:eastAsia="pt-BR"/>
        </w:rPr>
        <w:lastRenderedPageBreak/>
        <w:drawing>
          <wp:inline distT="0" distB="0" distL="0" distR="0">
            <wp:extent cx="5612130" cy="4274820"/>
            <wp:effectExtent l="0" t="0" r="26670" b="1143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Pr>
          <w:noProof/>
          <w:lang w:val="pt-BR" w:eastAsia="pt-BR"/>
        </w:rPr>
        <w:drawing>
          <wp:inline distT="0" distB="0" distL="0" distR="0">
            <wp:extent cx="5612130" cy="4191635"/>
            <wp:effectExtent l="0" t="0" r="7620" b="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622228" w:rsidRDefault="005F260F" w:rsidP="004F4F05">
      <w:pPr>
        <w:pStyle w:val="Texto"/>
        <w:ind w:firstLine="0"/>
        <w:jc w:val="center"/>
        <w:rPr>
          <w:lang w:eastAsia="es-ES"/>
        </w:rPr>
      </w:pPr>
      <w:r>
        <w:rPr>
          <w:noProof/>
          <w:lang w:val="pt-BR" w:eastAsia="pt-BR"/>
        </w:rPr>
        <w:lastRenderedPageBreak/>
        <w:drawing>
          <wp:inline distT="0" distB="0" distL="0" distR="0">
            <wp:extent cx="5612130" cy="4186555"/>
            <wp:effectExtent l="0" t="0" r="26670" b="23495"/>
            <wp:docPr id="1024" name="Chart 10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Pr>
          <w:noProof/>
          <w:lang w:val="pt-BR" w:eastAsia="pt-BR"/>
        </w:rPr>
        <w:drawing>
          <wp:inline distT="0" distB="0" distL="0" distR="0">
            <wp:extent cx="5612130" cy="4186555"/>
            <wp:effectExtent l="0" t="0" r="26670" b="23495"/>
            <wp:docPr id="1027" name="Chart 10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Pr>
          <w:noProof/>
          <w:lang w:val="pt-BR" w:eastAsia="pt-BR"/>
        </w:rPr>
        <w:lastRenderedPageBreak/>
        <w:drawing>
          <wp:inline distT="0" distB="0" distL="0" distR="0">
            <wp:extent cx="5612130" cy="4191635"/>
            <wp:effectExtent l="0" t="0" r="26670" b="18415"/>
            <wp:docPr id="1025" name="Chart 10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Pr>
          <w:noProof/>
          <w:lang w:val="pt-BR" w:eastAsia="pt-BR"/>
        </w:rPr>
        <w:drawing>
          <wp:inline distT="0" distB="0" distL="0" distR="0">
            <wp:extent cx="5612130" cy="4191635"/>
            <wp:effectExtent l="0" t="0" r="26670" b="18415"/>
            <wp:docPr id="1037" name="Chart 1037"/>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Pr>
          <w:noProof/>
          <w:lang w:val="pt-BR" w:eastAsia="pt-BR"/>
        </w:rPr>
        <w:lastRenderedPageBreak/>
        <w:drawing>
          <wp:inline distT="0" distB="0" distL="0" distR="0">
            <wp:extent cx="5612130" cy="4191635"/>
            <wp:effectExtent l="0" t="0" r="26670" b="18415"/>
            <wp:docPr id="1026" name="Chart 102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Pr>
          <w:noProof/>
          <w:lang w:val="pt-BR" w:eastAsia="pt-BR"/>
        </w:rPr>
        <w:drawing>
          <wp:inline distT="0" distB="0" distL="0" distR="0">
            <wp:extent cx="5612130" cy="4191635"/>
            <wp:effectExtent l="0" t="0" r="26670" b="18415"/>
            <wp:docPr id="1038" name="Chart 10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Pr>
          <w:noProof/>
          <w:lang w:val="pt-BR" w:eastAsia="pt-BR"/>
        </w:rPr>
        <w:lastRenderedPageBreak/>
        <w:drawing>
          <wp:inline distT="0" distB="0" distL="0" distR="0">
            <wp:extent cx="5612130" cy="3837305"/>
            <wp:effectExtent l="0" t="0" r="26670" b="10795"/>
            <wp:docPr id="1039" name="Chart 10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Pr>
          <w:noProof/>
          <w:lang w:val="pt-BR" w:eastAsia="pt-BR"/>
        </w:rPr>
        <w:drawing>
          <wp:inline distT="0" distB="0" distL="0" distR="0">
            <wp:extent cx="5612130" cy="3762375"/>
            <wp:effectExtent l="0" t="0" r="26670" b="9525"/>
            <wp:docPr id="1042" name="Chart 10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Pr>
          <w:noProof/>
          <w:lang w:val="pt-BR" w:eastAsia="pt-BR"/>
        </w:rPr>
        <w:lastRenderedPageBreak/>
        <w:drawing>
          <wp:inline distT="0" distB="0" distL="0" distR="0">
            <wp:extent cx="5612130" cy="3864610"/>
            <wp:effectExtent l="0" t="0" r="26670" b="21590"/>
            <wp:docPr id="1040" name="Chart 10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Pr>
          <w:noProof/>
          <w:lang w:val="pt-BR" w:eastAsia="pt-BR"/>
        </w:rPr>
        <w:drawing>
          <wp:inline distT="0" distB="0" distL="0" distR="0">
            <wp:extent cx="5612130" cy="3789680"/>
            <wp:effectExtent l="0" t="0" r="26670" b="20320"/>
            <wp:docPr id="1043" name="Chart 10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Pr>
          <w:noProof/>
          <w:lang w:val="pt-BR" w:eastAsia="pt-BR"/>
        </w:rPr>
        <w:lastRenderedPageBreak/>
        <w:drawing>
          <wp:inline distT="0" distB="0" distL="0" distR="0">
            <wp:extent cx="5612130" cy="3864610"/>
            <wp:effectExtent l="0" t="0" r="26670" b="21590"/>
            <wp:docPr id="1041" name="Chart 104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r>
        <w:rPr>
          <w:noProof/>
          <w:lang w:val="pt-BR" w:eastAsia="pt-BR"/>
        </w:rPr>
        <w:drawing>
          <wp:inline distT="0" distB="0" distL="0" distR="0">
            <wp:extent cx="5612130" cy="3789680"/>
            <wp:effectExtent l="0" t="0" r="26670" b="20320"/>
            <wp:docPr id="1044" name="Chart 10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Pr>
          <w:noProof/>
          <w:lang w:val="pt-BR" w:eastAsia="pt-BR"/>
        </w:rPr>
        <w:lastRenderedPageBreak/>
        <w:drawing>
          <wp:inline distT="0" distB="0" distL="0" distR="0">
            <wp:extent cx="5612130" cy="3863340"/>
            <wp:effectExtent l="0" t="0" r="26670" b="22860"/>
            <wp:docPr id="1045" name="Chart 1045"/>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r>
        <w:rPr>
          <w:noProof/>
          <w:lang w:val="pt-BR" w:eastAsia="pt-BR"/>
        </w:rPr>
        <w:drawing>
          <wp:inline distT="0" distB="0" distL="0" distR="0">
            <wp:extent cx="5612130" cy="3781425"/>
            <wp:effectExtent l="0" t="0" r="26670" b="9525"/>
            <wp:docPr id="1048" name="Chart 1048"/>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r>
        <w:rPr>
          <w:noProof/>
          <w:lang w:val="pt-BR" w:eastAsia="pt-BR"/>
        </w:rPr>
        <w:lastRenderedPageBreak/>
        <w:drawing>
          <wp:inline distT="0" distB="0" distL="0" distR="0">
            <wp:extent cx="5612130" cy="3864610"/>
            <wp:effectExtent l="0" t="0" r="26670" b="21590"/>
            <wp:docPr id="1046" name="Chart 1046"/>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r>
        <w:rPr>
          <w:noProof/>
          <w:lang w:val="pt-BR" w:eastAsia="pt-BR"/>
        </w:rPr>
        <w:drawing>
          <wp:inline distT="0" distB="0" distL="0" distR="0">
            <wp:extent cx="5612130" cy="3789680"/>
            <wp:effectExtent l="0" t="0" r="26670" b="20320"/>
            <wp:docPr id="1049" name="Chart 1049"/>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r>
        <w:rPr>
          <w:noProof/>
          <w:lang w:val="pt-BR" w:eastAsia="pt-BR"/>
        </w:rPr>
        <w:lastRenderedPageBreak/>
        <w:drawing>
          <wp:inline distT="0" distB="0" distL="0" distR="0">
            <wp:extent cx="5612130" cy="3864610"/>
            <wp:effectExtent l="0" t="0" r="26670" b="21590"/>
            <wp:docPr id="1047" name="Chart 1047"/>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r>
        <w:rPr>
          <w:noProof/>
          <w:lang w:val="pt-BR" w:eastAsia="pt-BR"/>
        </w:rPr>
        <w:drawing>
          <wp:inline distT="0" distB="0" distL="0" distR="0">
            <wp:extent cx="5612130" cy="3789680"/>
            <wp:effectExtent l="0" t="0" r="26670" b="20320"/>
            <wp:docPr id="1050" name="Chart 1050"/>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r w:rsidR="004F4F05">
        <w:rPr>
          <w:noProof/>
          <w:lang w:val="pt-BR" w:eastAsia="pt-BR"/>
        </w:rPr>
        <w:lastRenderedPageBreak/>
        <w:drawing>
          <wp:inline distT="0" distB="0" distL="0" distR="0">
            <wp:extent cx="5612130" cy="4187825"/>
            <wp:effectExtent l="0" t="0" r="26670" b="22225"/>
            <wp:docPr id="1069" name="Chart 1069"/>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r w:rsidR="004F4F05">
        <w:rPr>
          <w:noProof/>
          <w:lang w:val="pt-BR" w:eastAsia="pt-BR"/>
        </w:rPr>
        <w:drawing>
          <wp:inline distT="0" distB="0" distL="0" distR="0">
            <wp:extent cx="5612130" cy="4230370"/>
            <wp:effectExtent l="0" t="0" r="26670" b="17780"/>
            <wp:docPr id="1072" name="Chart 1072"/>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r w:rsidR="004F4F05">
        <w:rPr>
          <w:noProof/>
          <w:lang w:val="pt-BR" w:eastAsia="pt-BR"/>
        </w:rPr>
        <w:lastRenderedPageBreak/>
        <w:drawing>
          <wp:inline distT="0" distB="0" distL="0" distR="0">
            <wp:extent cx="5612130" cy="4194810"/>
            <wp:effectExtent l="0" t="0" r="26670" b="15240"/>
            <wp:docPr id="1070" name="Chart 1070"/>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r w:rsidR="004F4F05">
        <w:rPr>
          <w:noProof/>
          <w:lang w:val="pt-BR" w:eastAsia="pt-BR"/>
        </w:rPr>
        <w:drawing>
          <wp:inline distT="0" distB="0" distL="0" distR="0">
            <wp:extent cx="5612130" cy="4237355"/>
            <wp:effectExtent l="0" t="0" r="26670" b="10795"/>
            <wp:docPr id="1073" name="Chart 1073"/>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r w:rsidR="004F4F05">
        <w:rPr>
          <w:noProof/>
          <w:lang w:val="pt-BR" w:eastAsia="pt-BR"/>
        </w:rPr>
        <w:lastRenderedPageBreak/>
        <w:drawing>
          <wp:inline distT="0" distB="0" distL="0" distR="0">
            <wp:extent cx="5612130" cy="4194810"/>
            <wp:effectExtent l="0" t="0" r="26670" b="15240"/>
            <wp:docPr id="1071" name="Chart 107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r w:rsidR="004F4F05">
        <w:rPr>
          <w:noProof/>
          <w:lang w:val="pt-BR" w:eastAsia="pt-BR"/>
        </w:rPr>
        <w:drawing>
          <wp:inline distT="0" distB="0" distL="0" distR="0">
            <wp:extent cx="5612130" cy="4237355"/>
            <wp:effectExtent l="0" t="0" r="26670" b="10795"/>
            <wp:docPr id="1074" name="Chart 1074"/>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r w:rsidR="004F4F05">
        <w:rPr>
          <w:noProof/>
          <w:lang w:val="pt-BR" w:eastAsia="pt-BR"/>
        </w:rPr>
        <w:lastRenderedPageBreak/>
        <w:drawing>
          <wp:inline distT="0" distB="0" distL="0" distR="0">
            <wp:extent cx="5612130" cy="4189730"/>
            <wp:effectExtent l="0" t="0" r="26670" b="20320"/>
            <wp:docPr id="1075" name="Chart 1075"/>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r w:rsidR="004F4F05">
        <w:rPr>
          <w:noProof/>
          <w:lang w:val="pt-BR" w:eastAsia="pt-BR"/>
        </w:rPr>
        <w:drawing>
          <wp:inline distT="0" distB="0" distL="0" distR="0">
            <wp:extent cx="5612130" cy="4236720"/>
            <wp:effectExtent l="0" t="0" r="26670" b="11430"/>
            <wp:docPr id="1078" name="Chart 1078"/>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r w:rsidR="004F4F05">
        <w:rPr>
          <w:noProof/>
          <w:lang w:val="pt-BR" w:eastAsia="pt-BR"/>
        </w:rPr>
        <w:lastRenderedPageBreak/>
        <w:drawing>
          <wp:inline distT="0" distB="0" distL="0" distR="0">
            <wp:extent cx="5612130" cy="4189730"/>
            <wp:effectExtent l="0" t="0" r="26670" b="20320"/>
            <wp:docPr id="1076" name="Chart 1076"/>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r w:rsidR="004F4F05">
        <w:rPr>
          <w:noProof/>
          <w:lang w:val="pt-BR" w:eastAsia="pt-BR"/>
        </w:rPr>
        <w:drawing>
          <wp:inline distT="0" distB="0" distL="0" distR="0">
            <wp:extent cx="5612130" cy="4229100"/>
            <wp:effectExtent l="0" t="0" r="26670" b="19050"/>
            <wp:docPr id="1079" name="Chart 1079"/>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r w:rsidR="004F4F05">
        <w:rPr>
          <w:noProof/>
          <w:lang w:val="pt-BR" w:eastAsia="pt-BR"/>
        </w:rPr>
        <w:lastRenderedPageBreak/>
        <w:drawing>
          <wp:inline distT="0" distB="0" distL="0" distR="0">
            <wp:extent cx="5612130" cy="4189730"/>
            <wp:effectExtent l="0" t="0" r="26670" b="20320"/>
            <wp:docPr id="1077" name="Chart 1077"/>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r w:rsidR="004F4F05">
        <w:rPr>
          <w:noProof/>
          <w:lang w:val="pt-BR" w:eastAsia="pt-BR"/>
        </w:rPr>
        <w:drawing>
          <wp:inline distT="0" distB="0" distL="0" distR="0">
            <wp:extent cx="5612130" cy="4229100"/>
            <wp:effectExtent l="0" t="0" r="26670" b="19050"/>
            <wp:docPr id="1080" name="Chart 1080"/>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r w:rsidR="008221B6">
        <w:rPr>
          <w:noProof/>
          <w:lang w:val="pt-BR" w:eastAsia="pt-BR"/>
        </w:rPr>
        <w:lastRenderedPageBreak/>
        <w:drawing>
          <wp:inline distT="0" distB="0" distL="0" distR="0">
            <wp:extent cx="5612130" cy="4323080"/>
            <wp:effectExtent l="0" t="0" r="26670" b="20320"/>
            <wp:docPr id="1086" name="Chart 1086"/>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r w:rsidR="00ED01B6">
        <w:rPr>
          <w:noProof/>
          <w:lang w:val="pt-BR" w:eastAsia="pt-BR"/>
        </w:rPr>
        <w:drawing>
          <wp:inline distT="0" distB="0" distL="0" distR="0">
            <wp:extent cx="5612130" cy="4319270"/>
            <wp:effectExtent l="0" t="0" r="26670" b="24130"/>
            <wp:docPr id="1087" name="Chart 1087"/>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r w:rsidR="00ED01B6">
        <w:rPr>
          <w:noProof/>
          <w:lang w:val="pt-BR" w:eastAsia="pt-BR"/>
        </w:rPr>
        <w:lastRenderedPageBreak/>
        <w:drawing>
          <wp:inline distT="0" distB="0" distL="0" distR="0">
            <wp:extent cx="5612130" cy="4323080"/>
            <wp:effectExtent l="0" t="0" r="26670" b="20320"/>
            <wp:docPr id="1085" name="Chart 1085"/>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r w:rsidR="00ED01B6">
        <w:rPr>
          <w:noProof/>
          <w:lang w:val="pt-BR" w:eastAsia="pt-BR"/>
        </w:rPr>
        <w:drawing>
          <wp:inline distT="0" distB="0" distL="0" distR="0">
            <wp:extent cx="5612130" cy="4319270"/>
            <wp:effectExtent l="0" t="0" r="26670" b="24130"/>
            <wp:docPr id="1088" name="Chart 1088"/>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r w:rsidR="008221B6">
        <w:rPr>
          <w:noProof/>
          <w:lang w:val="pt-BR" w:eastAsia="pt-BR"/>
        </w:rPr>
        <w:lastRenderedPageBreak/>
        <w:drawing>
          <wp:inline distT="0" distB="0" distL="0" distR="0">
            <wp:extent cx="5612130" cy="4323080"/>
            <wp:effectExtent l="0" t="0" r="26670" b="20320"/>
            <wp:docPr id="1084" name="Chart 1084"/>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r w:rsidR="00ED01B6">
        <w:rPr>
          <w:noProof/>
          <w:lang w:val="pt-BR" w:eastAsia="pt-BR"/>
        </w:rPr>
        <w:drawing>
          <wp:inline distT="0" distB="0" distL="0" distR="0">
            <wp:extent cx="5612130" cy="4319270"/>
            <wp:effectExtent l="0" t="0" r="26670" b="24130"/>
            <wp:docPr id="1089" name="Chart 1089"/>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r w:rsidR="008221B6">
        <w:rPr>
          <w:noProof/>
          <w:lang w:val="pt-BR" w:eastAsia="pt-BR"/>
        </w:rPr>
        <w:lastRenderedPageBreak/>
        <w:drawing>
          <wp:inline distT="0" distB="0" distL="0" distR="0">
            <wp:extent cx="5612130" cy="4324985"/>
            <wp:effectExtent l="0" t="0" r="26670" b="18415"/>
            <wp:docPr id="1090" name="Chart 1090"/>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r w:rsidR="008221B6">
        <w:rPr>
          <w:noProof/>
          <w:lang w:val="pt-BR" w:eastAsia="pt-BR"/>
        </w:rPr>
        <w:drawing>
          <wp:inline distT="0" distB="0" distL="0" distR="0">
            <wp:extent cx="5612130" cy="4319270"/>
            <wp:effectExtent l="0" t="0" r="26670" b="24130"/>
            <wp:docPr id="1093" name="Chart 1093"/>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r w:rsidR="008221B6">
        <w:rPr>
          <w:noProof/>
          <w:lang w:val="pt-BR" w:eastAsia="pt-BR"/>
        </w:rPr>
        <w:lastRenderedPageBreak/>
        <w:drawing>
          <wp:inline distT="0" distB="0" distL="0" distR="0">
            <wp:extent cx="5612130" cy="4324985"/>
            <wp:effectExtent l="0" t="0" r="26670" b="18415"/>
            <wp:docPr id="1091" name="Chart 1091"/>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r w:rsidR="008221B6">
        <w:rPr>
          <w:noProof/>
          <w:lang w:val="pt-BR" w:eastAsia="pt-BR"/>
        </w:rPr>
        <w:drawing>
          <wp:inline distT="0" distB="0" distL="0" distR="0">
            <wp:extent cx="5612130" cy="4319270"/>
            <wp:effectExtent l="0" t="0" r="26670" b="24130"/>
            <wp:docPr id="1094" name="Chart 1094"/>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r w:rsidR="008221B6">
        <w:rPr>
          <w:noProof/>
          <w:lang w:val="pt-BR" w:eastAsia="pt-BR"/>
        </w:rPr>
        <w:lastRenderedPageBreak/>
        <w:drawing>
          <wp:inline distT="0" distB="0" distL="0" distR="0">
            <wp:extent cx="5612130" cy="4324985"/>
            <wp:effectExtent l="0" t="0" r="26670" b="18415"/>
            <wp:docPr id="1092" name="Chart 1092"/>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r w:rsidR="008221B6">
        <w:rPr>
          <w:noProof/>
          <w:lang w:val="pt-BR" w:eastAsia="pt-BR"/>
        </w:rPr>
        <w:drawing>
          <wp:inline distT="0" distB="0" distL="0" distR="0">
            <wp:extent cx="5612130" cy="4319270"/>
            <wp:effectExtent l="0" t="0" r="26670" b="24130"/>
            <wp:docPr id="1095" name="Chart 1095"/>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r w:rsidR="008221B6">
        <w:rPr>
          <w:noProof/>
          <w:lang w:val="pt-BR" w:eastAsia="pt-BR"/>
        </w:rPr>
        <w:lastRenderedPageBreak/>
        <w:drawing>
          <wp:inline distT="0" distB="0" distL="0" distR="0">
            <wp:extent cx="5612130" cy="4234180"/>
            <wp:effectExtent l="0" t="0" r="26670" b="13970"/>
            <wp:docPr id="1096" name="Chart 1096"/>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r w:rsidR="008221B6">
        <w:rPr>
          <w:noProof/>
          <w:lang w:val="pt-BR" w:eastAsia="pt-BR"/>
        </w:rPr>
        <w:drawing>
          <wp:inline distT="0" distB="0" distL="0" distR="0">
            <wp:extent cx="5612130" cy="4274185"/>
            <wp:effectExtent l="0" t="0" r="26670" b="12065"/>
            <wp:docPr id="1099" name="Chart 1099"/>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r w:rsidR="008221B6">
        <w:rPr>
          <w:noProof/>
          <w:lang w:val="pt-BR" w:eastAsia="pt-BR"/>
        </w:rPr>
        <w:lastRenderedPageBreak/>
        <w:drawing>
          <wp:inline distT="0" distB="0" distL="0" distR="0">
            <wp:extent cx="5612130" cy="4234180"/>
            <wp:effectExtent l="0" t="0" r="26670" b="13970"/>
            <wp:docPr id="1097" name="Chart 1097"/>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r w:rsidR="008221B6">
        <w:rPr>
          <w:noProof/>
          <w:lang w:val="pt-BR" w:eastAsia="pt-BR"/>
        </w:rPr>
        <w:drawing>
          <wp:inline distT="0" distB="0" distL="0" distR="0">
            <wp:extent cx="5612130" cy="4274185"/>
            <wp:effectExtent l="0" t="0" r="26670" b="12065"/>
            <wp:docPr id="1100" name="Chart 1100"/>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r w:rsidR="008221B6">
        <w:rPr>
          <w:noProof/>
          <w:lang w:val="pt-BR" w:eastAsia="pt-BR"/>
        </w:rPr>
        <w:lastRenderedPageBreak/>
        <w:drawing>
          <wp:inline distT="0" distB="0" distL="0" distR="0">
            <wp:extent cx="5612130" cy="4234180"/>
            <wp:effectExtent l="0" t="0" r="26670" b="13970"/>
            <wp:docPr id="1098" name="Chart 1098"/>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r w:rsidR="008221B6">
        <w:rPr>
          <w:noProof/>
          <w:lang w:val="pt-BR" w:eastAsia="pt-BR"/>
        </w:rPr>
        <w:drawing>
          <wp:inline distT="0" distB="0" distL="0" distR="0">
            <wp:extent cx="5612130" cy="4274185"/>
            <wp:effectExtent l="0" t="0" r="26670" b="12065"/>
            <wp:docPr id="1101" name="Chart 1101"/>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r w:rsidR="008221B6">
        <w:rPr>
          <w:noProof/>
          <w:lang w:val="pt-BR" w:eastAsia="pt-BR"/>
        </w:rPr>
        <w:lastRenderedPageBreak/>
        <w:drawing>
          <wp:inline distT="0" distB="0" distL="0" distR="0">
            <wp:extent cx="5612130" cy="4234180"/>
            <wp:effectExtent l="0" t="0" r="26670" b="13970"/>
            <wp:docPr id="1102" name="Chart 1102"/>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r w:rsidR="008221B6">
        <w:rPr>
          <w:noProof/>
          <w:lang w:val="pt-BR" w:eastAsia="pt-BR"/>
        </w:rPr>
        <w:drawing>
          <wp:inline distT="0" distB="0" distL="0" distR="0">
            <wp:extent cx="5612130" cy="4274185"/>
            <wp:effectExtent l="0" t="0" r="26670" b="12065"/>
            <wp:docPr id="1109" name="Chart 1109"/>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r w:rsidR="008221B6">
        <w:rPr>
          <w:noProof/>
          <w:lang w:val="pt-BR" w:eastAsia="pt-BR"/>
        </w:rPr>
        <w:lastRenderedPageBreak/>
        <w:drawing>
          <wp:inline distT="0" distB="0" distL="0" distR="0">
            <wp:extent cx="5612130" cy="4234180"/>
            <wp:effectExtent l="0" t="0" r="26670" b="13970"/>
            <wp:docPr id="1103" name="Chart 1103"/>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r w:rsidR="008221B6">
        <w:rPr>
          <w:noProof/>
          <w:lang w:val="pt-BR" w:eastAsia="pt-BR"/>
        </w:rPr>
        <w:drawing>
          <wp:inline distT="0" distB="0" distL="0" distR="0">
            <wp:extent cx="5612130" cy="4234180"/>
            <wp:effectExtent l="0" t="0" r="26670" b="13970"/>
            <wp:docPr id="1104" name="Chart 1104"/>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bookmarkStart w:id="167" w:name="_GoBack"/>
      <w:r w:rsidR="008221B6">
        <w:rPr>
          <w:noProof/>
          <w:lang w:val="pt-BR" w:eastAsia="pt-BR"/>
        </w:rPr>
        <w:lastRenderedPageBreak/>
        <w:drawing>
          <wp:inline distT="0" distB="0" distL="0" distR="0">
            <wp:extent cx="5612130" cy="4274185"/>
            <wp:effectExtent l="0" t="0" r="26670" b="12065"/>
            <wp:docPr id="1110" name="Chart 1110"/>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bookmarkEnd w:id="167"/>
      <w:r w:rsidR="008221B6">
        <w:rPr>
          <w:noProof/>
          <w:lang w:val="pt-BR" w:eastAsia="pt-BR"/>
        </w:rPr>
        <w:drawing>
          <wp:inline distT="0" distB="0" distL="0" distR="0">
            <wp:extent cx="5612130" cy="4274185"/>
            <wp:effectExtent l="0" t="0" r="26670" b="12065"/>
            <wp:docPr id="1111" name="Chart 1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sectPr w:rsidR="00622228" w:rsidSect="006E274F">
      <w:pgSz w:w="11907" w:h="16840" w:code="9"/>
      <w:pgMar w:top="1418" w:right="2268" w:bottom="1418" w:left="1701" w:header="567" w:footer="0" w:gutter="0"/>
      <w:pgNumType w:start="1"/>
      <w:cols w:space="720"/>
      <w:docGrid w:linePitch="27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Tecgraf" w:date="2013-02-14T09:38:00Z" w:initials="T">
    <w:p w:rsidR="00C94568" w:rsidRDefault="00C94568">
      <w:pPr>
        <w:pStyle w:val="Textodecomentrio"/>
      </w:pPr>
      <w:r>
        <w:rPr>
          <w:rStyle w:val="Refdecomentrio"/>
        </w:rPr>
        <w:annotationRef/>
      </w:r>
      <w:proofErr w:type="spellStart"/>
      <w:r>
        <w:t>for</w:t>
      </w:r>
      <w:proofErr w:type="spellEnd"/>
      <w:r>
        <w:t xml:space="preserve">, </w:t>
      </w:r>
      <w:proofErr w:type="spellStart"/>
      <w:r>
        <w:t>talvez</w:t>
      </w:r>
      <w:proofErr w:type="spellEnd"/>
      <w:r>
        <w:t>?</w:t>
      </w:r>
    </w:p>
  </w:comment>
  <w:comment w:id="39" w:author="Tecgraf" w:date="2013-02-14T09:38:00Z" w:initials="T">
    <w:p w:rsidR="00C94568" w:rsidRDefault="00C94568">
      <w:pPr>
        <w:pStyle w:val="Textodecomentrio"/>
      </w:pPr>
      <w:r>
        <w:rPr>
          <w:rStyle w:val="Refdecomentrio"/>
        </w:rPr>
        <w:annotationRef/>
      </w:r>
      <w:proofErr w:type="spellStart"/>
      <w:r>
        <w:t>this</w:t>
      </w:r>
      <w:proofErr w:type="spellEnd"/>
      <w:r>
        <w:t xml:space="preserve"> </w:t>
      </w:r>
      <w:proofErr w:type="spellStart"/>
      <w:r>
        <w:t>work</w:t>
      </w:r>
      <w:proofErr w:type="spellEnd"/>
      <w:r>
        <w:t>...</w:t>
      </w:r>
    </w:p>
  </w:comment>
  <w:comment w:id="42" w:author="Tecgraf" w:date="2013-02-14T10:12:00Z" w:initials="T">
    <w:p w:rsidR="00C94568" w:rsidRDefault="00C94568">
      <w:pPr>
        <w:pStyle w:val="Textodecomentrio"/>
      </w:pPr>
      <w:r>
        <w:rPr>
          <w:rStyle w:val="Refdecomentrio"/>
        </w:rPr>
        <w:annotationRef/>
      </w:r>
      <w:proofErr w:type="spellStart"/>
      <w:r>
        <w:t>melhorar</w:t>
      </w:r>
      <w:proofErr w:type="spellEnd"/>
      <w:r>
        <w:t>!!!</w:t>
      </w:r>
    </w:p>
  </w:comment>
  <w:comment w:id="43" w:author="Tecgraf" w:date="2013-02-14T11:03:00Z" w:initials="T">
    <w:p w:rsidR="00C94568" w:rsidRDefault="00C94568">
      <w:pPr>
        <w:pStyle w:val="Textodecomentrio"/>
      </w:pPr>
      <w:r>
        <w:rPr>
          <w:rStyle w:val="Refdecomentrio"/>
        </w:rPr>
        <w:annotationRef/>
      </w:r>
      <w:r>
        <w:t xml:space="preserve">colocar </w:t>
      </w:r>
      <w:r w:rsidRPr="00F26E98">
        <w:rPr>
          <w:lang w:val="pt-BR"/>
        </w:rPr>
        <w:t>referência</w:t>
      </w:r>
    </w:p>
  </w:comment>
  <w:comment w:id="45" w:author="Tecgraf" w:date="2013-02-15T20:43:00Z" w:initials="T">
    <w:p w:rsidR="00C94568" w:rsidRDefault="00C94568">
      <w:pPr>
        <w:pStyle w:val="Textodecomentrio"/>
      </w:pPr>
      <w:r>
        <w:rPr>
          <w:rStyle w:val="Refdecomentrio"/>
        </w:rPr>
        <w:annotationRef/>
      </w:r>
      <w:proofErr w:type="spellStart"/>
      <w:r>
        <w:t>it</w:t>
      </w:r>
      <w:proofErr w:type="spellEnd"/>
      <w:r>
        <w:t xml:space="preserve">? </w:t>
      </w:r>
      <w:proofErr w:type="spellStart"/>
      <w:r>
        <w:t>ou</w:t>
      </w:r>
      <w:proofErr w:type="spellEnd"/>
      <w:r>
        <w:t xml:space="preserve"> está sobrando.</w:t>
      </w:r>
    </w:p>
  </w:comment>
  <w:comment w:id="60" w:author="Tecgraf" w:date="2013-02-16T11:35:00Z" w:initials="T">
    <w:p w:rsidR="00C94568" w:rsidRDefault="00C94568">
      <w:pPr>
        <w:pStyle w:val="Textodecomentrio"/>
      </w:pPr>
      <w:r>
        <w:rPr>
          <w:rStyle w:val="Refdecomentrio"/>
        </w:rPr>
        <w:annotationRef/>
      </w:r>
      <w:r>
        <w:t>seria "</w:t>
      </w:r>
      <w:proofErr w:type="spellStart"/>
      <w:r>
        <w:t>is</w:t>
      </w:r>
      <w:proofErr w:type="spellEnd"/>
      <w:r>
        <w:t>"?</w:t>
      </w:r>
    </w:p>
  </w:comment>
  <w:comment w:id="61" w:author="Tecgraf" w:date="2013-02-16T12:29:00Z" w:initials="T">
    <w:p w:rsidR="00C94568" w:rsidRDefault="00C94568">
      <w:pPr>
        <w:pStyle w:val="Textodecomentrio"/>
      </w:pPr>
      <w:r>
        <w:t xml:space="preserve">esta faltando </w:t>
      </w:r>
      <w:proofErr w:type="spellStart"/>
      <w:r>
        <w:t>alguma</w:t>
      </w:r>
      <w:proofErr w:type="spellEnd"/>
      <w:r>
        <w:t xml:space="preserve"> </w:t>
      </w:r>
      <w:proofErr w:type="spellStart"/>
      <w:r>
        <w:t>palavra</w:t>
      </w:r>
      <w:proofErr w:type="spellEnd"/>
      <w:r>
        <w:t xml:space="preserve"> </w:t>
      </w:r>
      <w:proofErr w:type="spellStart"/>
      <w:r>
        <w:t>aqui</w:t>
      </w:r>
      <w:proofErr w:type="spellEnd"/>
      <w:r>
        <w:t xml:space="preserve">, </w:t>
      </w:r>
      <w:proofErr w:type="spellStart"/>
      <w:r>
        <w:t>ou</w:t>
      </w:r>
      <w:proofErr w:type="spellEnd"/>
      <w:r>
        <w:t xml:space="preserve"> </w:t>
      </w:r>
      <w:proofErr w:type="spellStart"/>
      <w:r>
        <w:t>então</w:t>
      </w:r>
      <w:proofErr w:type="spellEnd"/>
      <w:r>
        <w:t xml:space="preserve"> </w:t>
      </w:r>
      <w:r>
        <w:rPr>
          <w:rStyle w:val="Refdecomentrio"/>
        </w:rPr>
        <w:annotationRef/>
      </w:r>
      <w:r>
        <w:t>remover o "</w:t>
      </w:r>
      <w:proofErr w:type="spellStart"/>
      <w:r>
        <w:t>the</w:t>
      </w:r>
      <w:proofErr w:type="spellEnd"/>
      <w:r>
        <w:t>"</w:t>
      </w:r>
    </w:p>
  </w:comment>
  <w:comment w:id="62" w:author="Tecgraf" w:date="2013-02-16T12:31:00Z" w:initials="T">
    <w:p w:rsidR="00C94568" w:rsidRDefault="00C94568">
      <w:pPr>
        <w:pStyle w:val="Textodecomentrio"/>
      </w:pPr>
      <w:r>
        <w:rPr>
          <w:rStyle w:val="Refdecomentrio"/>
        </w:rPr>
        <w:annotationRef/>
      </w:r>
      <w:proofErr w:type="spellStart"/>
      <w:r>
        <w:t>its</w:t>
      </w:r>
      <w:proofErr w:type="spellEnd"/>
    </w:p>
  </w:comment>
  <w:comment w:id="63" w:author="Tecgraf" w:date="2013-02-16T12:53:00Z" w:initials="T">
    <w:p w:rsidR="00C94568" w:rsidRDefault="00C94568">
      <w:pPr>
        <w:pStyle w:val="Textodecomentrio"/>
      </w:pPr>
      <w:r>
        <w:rPr>
          <w:rStyle w:val="Refdecomentrio"/>
        </w:rPr>
        <w:annotationRef/>
      </w:r>
      <w:r>
        <w:t>o que é DMA?</w:t>
      </w:r>
    </w:p>
  </w:comment>
  <w:comment w:id="67" w:author="Tecgraf" w:date="2013-02-14T10:46:00Z" w:initials="T">
    <w:p w:rsidR="00C94568" w:rsidRDefault="00C94568">
      <w:pPr>
        <w:pStyle w:val="Textodecomentrio"/>
      </w:pPr>
      <w:r>
        <w:rPr>
          <w:rStyle w:val="Refdecomentrio"/>
        </w:rPr>
        <w:annotationRef/>
      </w:r>
      <w:r>
        <w:t xml:space="preserve">Nao precisa </w:t>
      </w:r>
      <w:proofErr w:type="spellStart"/>
      <w:r>
        <w:t>desse</w:t>
      </w:r>
      <w:proofErr w:type="spellEnd"/>
      <w:r>
        <w:t xml:space="preserve"> título </w:t>
      </w:r>
      <w:proofErr w:type="spellStart"/>
      <w:r>
        <w:t>aqui</w:t>
      </w:r>
      <w:proofErr w:type="spellEnd"/>
      <w:r>
        <w:t>.</w:t>
      </w:r>
    </w:p>
  </w:comment>
  <w:comment w:id="72" w:author="Tecgraf" w:date="2013-02-16T14:52:00Z" w:initials="T">
    <w:p w:rsidR="00C94568" w:rsidRDefault="00C94568">
      <w:pPr>
        <w:pStyle w:val="Textodecomentrio"/>
      </w:pPr>
      <w:r>
        <w:rPr>
          <w:rStyle w:val="Refdecomentrio"/>
        </w:rPr>
        <w:annotationRef/>
      </w:r>
      <w:r>
        <w:t xml:space="preserve">Eu </w:t>
      </w:r>
      <w:proofErr w:type="spellStart"/>
      <w:r>
        <w:t>sugiro</w:t>
      </w:r>
      <w:proofErr w:type="spellEnd"/>
      <w:r>
        <w:t xml:space="preserve"> </w:t>
      </w:r>
      <w:proofErr w:type="spellStart"/>
      <w:r>
        <w:t>deixar</w:t>
      </w:r>
      <w:proofErr w:type="spellEnd"/>
      <w:r>
        <w:t xml:space="preserve"> </w:t>
      </w:r>
      <w:proofErr w:type="spellStart"/>
      <w:r>
        <w:t>impessoal</w:t>
      </w:r>
      <w:proofErr w:type="spellEnd"/>
      <w:r>
        <w:t>.</w:t>
      </w:r>
    </w:p>
  </w:comment>
  <w:comment w:id="73" w:author="Tecgraf" w:date="2013-02-16T14:53:00Z" w:initials="T">
    <w:p w:rsidR="00C94568" w:rsidRDefault="00C94568">
      <w:pPr>
        <w:pStyle w:val="Textodecomentrio"/>
      </w:pPr>
      <w:r>
        <w:rPr>
          <w:rStyle w:val="Refdecomentrio"/>
        </w:rPr>
        <w:annotationRef/>
      </w:r>
      <w:proofErr w:type="spellStart"/>
      <w:r>
        <w:t>cited</w:t>
      </w:r>
      <w:proofErr w:type="spellEnd"/>
      <w:r>
        <w:t xml:space="preserve"> </w:t>
      </w:r>
      <w:proofErr w:type="spellStart"/>
      <w:r>
        <w:t>or</w:t>
      </w:r>
      <w:proofErr w:type="spellEnd"/>
      <w:r>
        <w:t xml:space="preserve"> </w:t>
      </w:r>
      <w:proofErr w:type="spellStart"/>
      <w:r>
        <w:t>proposed</w:t>
      </w:r>
      <w:proofErr w:type="spellEnd"/>
      <w:r>
        <w:t>?</w:t>
      </w:r>
    </w:p>
  </w:comment>
  <w:comment w:id="75" w:author="Tecgraf" w:date="2013-02-16T15:10:00Z" w:initials="T">
    <w:p w:rsidR="00C94568" w:rsidRDefault="00C94568">
      <w:pPr>
        <w:pStyle w:val="Textodecomentrio"/>
      </w:pPr>
      <w:r>
        <w:rPr>
          <w:rStyle w:val="Refdecomentrio"/>
        </w:rPr>
        <w:annotationRef/>
      </w:r>
      <w:r>
        <w:t xml:space="preserve">Antes </w:t>
      </w:r>
      <w:proofErr w:type="spellStart"/>
      <w:r>
        <w:t>você</w:t>
      </w:r>
      <w:proofErr w:type="spellEnd"/>
      <w:r>
        <w:t xml:space="preserve"> coloca que:</w:t>
      </w:r>
      <w:r w:rsidRPr="00EB4EC1">
        <w:rPr>
          <w:rFonts w:cs="Arial"/>
          <w:sz w:val="22"/>
          <w:szCs w:val="22"/>
          <w:lang w:val="pt-BR" w:eastAsia="es-ES"/>
        </w:rPr>
        <w:t xml:space="preserve"> </w:t>
      </w:r>
      <w:proofErr w:type="spellStart"/>
      <w:r w:rsidRPr="00EB4EC1">
        <w:rPr>
          <w:rFonts w:cs="Arial"/>
          <w:sz w:val="22"/>
          <w:szCs w:val="22"/>
          <w:lang w:val="pt-BR" w:eastAsia="es-ES"/>
        </w:rPr>
        <w:t>The</w:t>
      </w:r>
      <w:proofErr w:type="spellEnd"/>
      <w:r w:rsidRPr="00EB4EC1">
        <w:rPr>
          <w:rFonts w:cs="Arial"/>
          <w:sz w:val="22"/>
          <w:szCs w:val="22"/>
          <w:lang w:val="pt-BR" w:eastAsia="es-ES"/>
        </w:rPr>
        <w:t xml:space="preserve"> </w:t>
      </w:r>
      <w:proofErr w:type="spellStart"/>
      <w:r w:rsidRPr="00EB4EC1">
        <w:rPr>
          <w:rFonts w:cs="Arial"/>
          <w:sz w:val="22"/>
          <w:szCs w:val="22"/>
          <w:lang w:val="pt-BR" w:eastAsia="es-ES"/>
        </w:rPr>
        <w:t>processing</w:t>
      </w:r>
      <w:proofErr w:type="spellEnd"/>
      <w:r w:rsidRPr="00EB4EC1">
        <w:rPr>
          <w:rFonts w:cs="Arial"/>
          <w:sz w:val="22"/>
          <w:szCs w:val="22"/>
          <w:lang w:val="pt-BR" w:eastAsia="es-ES"/>
        </w:rPr>
        <w:t xml:space="preserve"> </w:t>
      </w:r>
      <w:proofErr w:type="spellStart"/>
      <w:r w:rsidRPr="00EB4EC1">
        <w:rPr>
          <w:rFonts w:cs="Arial"/>
          <w:sz w:val="22"/>
          <w:szCs w:val="22"/>
          <w:lang w:val="pt-BR" w:eastAsia="es-ES"/>
        </w:rPr>
        <w:t>elements</w:t>
      </w:r>
      <w:proofErr w:type="spellEnd"/>
      <w:r w:rsidRPr="00EB4EC1">
        <w:rPr>
          <w:rFonts w:cs="Arial"/>
          <w:sz w:val="22"/>
          <w:szCs w:val="22"/>
          <w:lang w:val="pt-BR" w:eastAsia="es-ES"/>
        </w:rPr>
        <w:t xml:space="preserve"> </w:t>
      </w:r>
      <w:proofErr w:type="spellStart"/>
      <w:r w:rsidRPr="00EB4EC1">
        <w:rPr>
          <w:rFonts w:cs="Arial"/>
          <w:sz w:val="22"/>
          <w:szCs w:val="22"/>
          <w:lang w:val="pt-BR" w:eastAsia="es-ES"/>
        </w:rPr>
        <w:t>contain</w:t>
      </w:r>
      <w:proofErr w:type="spellEnd"/>
      <w:r w:rsidRPr="00EB4EC1">
        <w:rPr>
          <w:rFonts w:cs="Arial"/>
          <w:sz w:val="22"/>
          <w:szCs w:val="22"/>
          <w:lang w:val="pt-BR" w:eastAsia="es-ES"/>
        </w:rPr>
        <w:t xml:space="preserve"> </w:t>
      </w:r>
      <w:proofErr w:type="spellStart"/>
      <w:r w:rsidRPr="00EB4EC1">
        <w:rPr>
          <w:rFonts w:cs="Arial"/>
          <w:sz w:val="22"/>
          <w:szCs w:val="22"/>
          <w:lang w:val="pt-BR" w:eastAsia="es-ES"/>
        </w:rPr>
        <w:t>multiple</w:t>
      </w:r>
      <w:proofErr w:type="spellEnd"/>
      <w:r w:rsidRPr="00EB4EC1">
        <w:rPr>
          <w:rFonts w:cs="Arial"/>
          <w:sz w:val="22"/>
          <w:szCs w:val="22"/>
          <w:lang w:val="pt-BR" w:eastAsia="es-ES"/>
        </w:rPr>
        <w:t xml:space="preserve"> </w:t>
      </w:r>
      <w:proofErr w:type="spellStart"/>
      <w:r w:rsidRPr="00EB4EC1">
        <w:rPr>
          <w:rFonts w:cs="Arial"/>
          <w:sz w:val="22"/>
          <w:szCs w:val="22"/>
          <w:lang w:val="pt-BR" w:eastAsia="es-ES"/>
        </w:rPr>
        <w:t>ALUs</w:t>
      </w:r>
      <w:proofErr w:type="spellEnd"/>
      <w:r w:rsidRPr="00EB4EC1">
        <w:rPr>
          <w:rFonts w:cs="Arial"/>
          <w:sz w:val="22"/>
          <w:szCs w:val="22"/>
          <w:lang w:val="pt-BR" w:eastAsia="es-ES"/>
        </w:rPr>
        <w:t>. Então fica confuso!</w:t>
      </w:r>
    </w:p>
  </w:comment>
  <w:comment w:id="77" w:author="Tecgraf" w:date="2013-02-16T15:11:00Z" w:initials="T">
    <w:p w:rsidR="00C94568" w:rsidRDefault="00C94568">
      <w:pPr>
        <w:pStyle w:val="Textodecomentrio"/>
      </w:pPr>
      <w:r>
        <w:rPr>
          <w:rStyle w:val="Refdecomentrio"/>
        </w:rPr>
        <w:annotationRef/>
      </w:r>
      <w:r>
        <w:t>seria: "a"?</w:t>
      </w:r>
    </w:p>
  </w:comment>
  <w:comment w:id="78" w:author="Tecgraf" w:date="2013-02-16T15:22:00Z" w:initials="T">
    <w:p w:rsidR="00C94568" w:rsidRDefault="00C94568">
      <w:pPr>
        <w:pStyle w:val="Textodecomentrio"/>
      </w:pPr>
      <w:r>
        <w:rPr>
          <w:rStyle w:val="Refdecomentrio"/>
        </w:rPr>
        <w:annotationRef/>
      </w:r>
      <w:proofErr w:type="spellStart"/>
      <w:r w:rsidRPr="00A00F20">
        <w:rPr>
          <w:lang w:val="en-US"/>
        </w:rPr>
        <w:t>limitações</w:t>
      </w:r>
      <w:proofErr w:type="spellEnd"/>
      <w:r>
        <w:t xml:space="preserve"> </w:t>
      </w:r>
      <w:proofErr w:type="spellStart"/>
      <w:r>
        <w:t>mesmo</w:t>
      </w:r>
      <w:proofErr w:type="spellEnd"/>
      <w:r>
        <w:t>?</w:t>
      </w:r>
    </w:p>
  </w:comment>
  <w:comment w:id="79" w:author="Tecgraf" w:date="2013-02-16T16:01:00Z" w:initials="T">
    <w:p w:rsidR="00C94568" w:rsidRDefault="00C94568">
      <w:pPr>
        <w:pStyle w:val="Textodecomentrio"/>
      </w:pPr>
      <w:r>
        <w:rPr>
          <w:rStyle w:val="Refdecomentrio"/>
        </w:rPr>
        <w:annotationRef/>
      </w:r>
      <w:proofErr w:type="spellStart"/>
      <w:r>
        <w:t>the</w:t>
      </w:r>
      <w:proofErr w:type="spellEnd"/>
      <w:r>
        <w:t xml:space="preserve"> case of </w:t>
      </w:r>
      <w:proofErr w:type="spellStart"/>
      <w:r>
        <w:t>this</w:t>
      </w:r>
      <w:proofErr w:type="spellEnd"/>
      <w:r>
        <w:t xml:space="preserve"> </w:t>
      </w:r>
      <w:proofErr w:type="spellStart"/>
      <w:r>
        <w:t>research</w:t>
      </w:r>
      <w:proofErr w:type="spellEnd"/>
      <w:r>
        <w:t>/</w:t>
      </w:r>
      <w:proofErr w:type="spellStart"/>
      <w:r>
        <w:t>work</w:t>
      </w:r>
      <w:proofErr w:type="spellEnd"/>
      <w:r>
        <w:t>.</w:t>
      </w:r>
    </w:p>
  </w:comment>
  <w:comment w:id="81" w:author="Tecgraf" w:date="2013-02-16T16:32:00Z" w:initials="T">
    <w:p w:rsidR="00C94568" w:rsidRDefault="00C94568">
      <w:pPr>
        <w:pStyle w:val="Textodecomentrio"/>
      </w:pPr>
      <w:r>
        <w:rPr>
          <w:rStyle w:val="Refdecomentrio"/>
        </w:rPr>
        <w:annotationRef/>
      </w:r>
      <w:proofErr w:type="spellStart"/>
      <w:r>
        <w:t>essa</w:t>
      </w:r>
      <w:proofErr w:type="spellEnd"/>
      <w:r>
        <w:t xml:space="preserve"> </w:t>
      </w:r>
      <w:proofErr w:type="spellStart"/>
      <w:r>
        <w:t>palavra</w:t>
      </w:r>
      <w:proofErr w:type="spellEnd"/>
      <w:r>
        <w:t xml:space="preserve"> se </w:t>
      </w:r>
      <w:proofErr w:type="spellStart"/>
      <w:r>
        <w:t>repete</w:t>
      </w:r>
      <w:proofErr w:type="spellEnd"/>
      <w:r>
        <w:t xml:space="preserve"> </w:t>
      </w:r>
      <w:proofErr w:type="spellStart"/>
      <w:r>
        <w:t>mais</w:t>
      </w:r>
      <w:proofErr w:type="spellEnd"/>
      <w:r>
        <w:t xml:space="preserve"> a frente.</w:t>
      </w:r>
    </w:p>
  </w:comment>
  <w:comment w:id="82" w:author="Tecgraf" w:date="2013-02-16T16:35:00Z" w:initials="T">
    <w:p w:rsidR="00C94568" w:rsidRDefault="00C94568">
      <w:pPr>
        <w:pStyle w:val="Textodecomentrio"/>
      </w:pPr>
      <w:r>
        <w:rPr>
          <w:rStyle w:val="Refdecomentrio"/>
        </w:rPr>
        <w:annotationRef/>
      </w:r>
      <w:r>
        <w:t xml:space="preserve">a </w:t>
      </w:r>
      <w:proofErr w:type="spellStart"/>
      <w:r>
        <w:t>primeira</w:t>
      </w:r>
      <w:proofErr w:type="spellEnd"/>
      <w:r>
        <w:t xml:space="preserve"> vez que se menciona elementos finitos.</w:t>
      </w:r>
    </w:p>
  </w:comment>
  <w:comment w:id="83" w:author="Tecgraf" w:date="2013-02-16T16:34:00Z" w:initials="T">
    <w:p w:rsidR="00C94568" w:rsidRDefault="00C94568">
      <w:pPr>
        <w:pStyle w:val="Textodecomentrio"/>
      </w:pPr>
      <w:r>
        <w:rPr>
          <w:rStyle w:val="Refdecomentrio"/>
        </w:rPr>
        <w:annotationRef/>
      </w:r>
      <w:proofErr w:type="spellStart"/>
      <w:r>
        <w:t>seria</w:t>
      </w:r>
      <w:proofErr w:type="spellEnd"/>
      <w:r>
        <w:t xml:space="preserve"> suficiente </w:t>
      </w:r>
      <w:proofErr w:type="spellStart"/>
      <w:r>
        <w:t>sim</w:t>
      </w:r>
      <w:proofErr w:type="spellEnd"/>
      <w:r>
        <w:t xml:space="preserve">, mas </w:t>
      </w:r>
      <w:proofErr w:type="spellStart"/>
      <w:r>
        <w:t>dessa</w:t>
      </w:r>
      <w:proofErr w:type="spellEnd"/>
      <w:r>
        <w:t xml:space="preserve"> forma </w:t>
      </w:r>
      <w:proofErr w:type="spellStart"/>
      <w:r>
        <w:t>você</w:t>
      </w:r>
      <w:proofErr w:type="spellEnd"/>
      <w:r>
        <w:t xml:space="preserve"> </w:t>
      </w:r>
      <w:proofErr w:type="spellStart"/>
      <w:r>
        <w:t>não</w:t>
      </w:r>
      <w:proofErr w:type="spellEnd"/>
      <w:r>
        <w:t xml:space="preserve"> explora todas as </w:t>
      </w:r>
      <w:proofErr w:type="spellStart"/>
      <w:r>
        <w:t>vantagens</w:t>
      </w:r>
      <w:proofErr w:type="spellEnd"/>
      <w:r>
        <w:t xml:space="preserve"> que a placa grafica pode te </w:t>
      </w:r>
      <w:proofErr w:type="spellStart"/>
      <w:r>
        <w:t>oferecer</w:t>
      </w:r>
      <w:proofErr w:type="spellEnd"/>
      <w:r>
        <w:t>.</w:t>
      </w:r>
    </w:p>
  </w:comment>
  <w:comment w:id="84" w:author="Tecgraf" w:date="2013-02-16T16:44:00Z" w:initials="T">
    <w:p w:rsidR="00C94568" w:rsidRDefault="00C94568">
      <w:pPr>
        <w:pStyle w:val="Textodecomentrio"/>
      </w:pPr>
      <w:r>
        <w:rPr>
          <w:rStyle w:val="Refdecomentrio"/>
        </w:rPr>
        <w:annotationRef/>
      </w:r>
      <w:r>
        <w:t>repetido!</w:t>
      </w:r>
    </w:p>
  </w:comment>
  <w:comment w:id="85" w:author="Tecgraf" w:date="2013-02-16T16:45:00Z" w:initials="T">
    <w:p w:rsidR="00C94568" w:rsidRDefault="00C94568">
      <w:pPr>
        <w:pStyle w:val="Textodecomentrio"/>
      </w:pPr>
      <w:r>
        <w:rPr>
          <w:rStyle w:val="Refdecomentrio"/>
        </w:rPr>
        <w:annotationRef/>
      </w:r>
      <w:r>
        <w:t xml:space="preserve">junto </w:t>
      </w:r>
      <w:proofErr w:type="spellStart"/>
      <w:r>
        <w:t>ou</w:t>
      </w:r>
      <w:proofErr w:type="spellEnd"/>
      <w:r>
        <w:t xml:space="preserve"> separado?</w:t>
      </w:r>
    </w:p>
  </w:comment>
  <w:comment w:id="86" w:author="Tecgraf" w:date="2013-02-16T16:50:00Z" w:initials="T">
    <w:p w:rsidR="00C94568" w:rsidRDefault="00C94568">
      <w:pPr>
        <w:pStyle w:val="Textodecomentrio"/>
      </w:pPr>
      <w:r>
        <w:rPr>
          <w:rStyle w:val="Refdecomentrio"/>
        </w:rPr>
        <w:annotationRef/>
      </w:r>
      <w:r>
        <w:t xml:space="preserve">seria </w:t>
      </w:r>
      <w:proofErr w:type="spellStart"/>
      <w:r>
        <w:t>workgoups</w:t>
      </w:r>
      <w:proofErr w:type="spellEnd"/>
      <w:r>
        <w:t>?</w:t>
      </w:r>
    </w:p>
  </w:comment>
  <w:comment w:id="93" w:author="Tecgraf" w:date="2013-02-17T12:05:00Z" w:initials="T">
    <w:p w:rsidR="00C94568" w:rsidRDefault="00C94568">
      <w:pPr>
        <w:pStyle w:val="Textodecomentrio"/>
      </w:pPr>
      <w:r>
        <w:rPr>
          <w:rStyle w:val="Refdecomentrio"/>
        </w:rPr>
        <w:annotationRef/>
      </w:r>
      <w:proofErr w:type="spellStart"/>
      <w:r>
        <w:t>melhorar</w:t>
      </w:r>
      <w:proofErr w:type="spellEnd"/>
      <w:r>
        <w:t xml:space="preserve"> o texto!</w:t>
      </w:r>
    </w:p>
  </w:comment>
  <w:comment w:id="95" w:author="Tecgraf" w:date="2013-02-17T12:13:00Z" w:initials="T">
    <w:p w:rsidR="00C94568" w:rsidRDefault="00C94568">
      <w:pPr>
        <w:pStyle w:val="Textodecomentrio"/>
      </w:pPr>
      <w:r>
        <w:rPr>
          <w:rStyle w:val="Refdecomentrio"/>
        </w:rPr>
        <w:annotationRef/>
      </w:r>
      <w:r>
        <w:t>que teste?</w:t>
      </w:r>
    </w:p>
  </w:comment>
  <w:comment w:id="97" w:author="Tecgraf" w:date="2013-02-17T13:52:00Z" w:initials="T">
    <w:p w:rsidR="00C94568" w:rsidRDefault="00C94568">
      <w:pPr>
        <w:pStyle w:val="Textodecomentrio"/>
      </w:pPr>
      <w:r>
        <w:rPr>
          <w:rStyle w:val="Refdecomentrio"/>
        </w:rPr>
        <w:annotationRef/>
      </w:r>
      <w:r>
        <w:t xml:space="preserve">Vale comentar que cada placa (diferentes </w:t>
      </w:r>
      <w:proofErr w:type="spellStart"/>
      <w:r>
        <w:t>geracoes</w:t>
      </w:r>
      <w:proofErr w:type="spellEnd"/>
      <w:r>
        <w:t xml:space="preserve"> e empresas) </w:t>
      </w:r>
      <w:proofErr w:type="spellStart"/>
      <w:r>
        <w:t>tem</w:t>
      </w:r>
      <w:proofErr w:type="spellEnd"/>
      <w:r>
        <w:t xml:space="preserve"> </w:t>
      </w:r>
      <w:proofErr w:type="spellStart"/>
      <w:r>
        <w:t>um</w:t>
      </w:r>
      <w:proofErr w:type="spellEnd"/>
      <w:r>
        <w:t xml:space="preserve"> modelo de </w:t>
      </w:r>
      <w:proofErr w:type="spellStart"/>
      <w:r>
        <w:t>memória</w:t>
      </w:r>
      <w:proofErr w:type="spellEnd"/>
      <w:r>
        <w:t xml:space="preserve"> diferente?</w:t>
      </w:r>
    </w:p>
  </w:comment>
  <w:comment w:id="105" w:author="Tecgraf" w:date="2013-02-17T14:49:00Z" w:initials="T">
    <w:p w:rsidR="00C94568" w:rsidRDefault="00C94568">
      <w:pPr>
        <w:pStyle w:val="Textodecomentrio"/>
      </w:pPr>
      <w:r>
        <w:rPr>
          <w:rStyle w:val="Refdecomentrio"/>
        </w:rPr>
        <w:annotationRef/>
      </w:r>
      <w:proofErr w:type="spellStart"/>
      <w:r>
        <w:t>corrigir</w:t>
      </w:r>
      <w:proofErr w:type="spellEnd"/>
      <w:r>
        <w:t>!</w:t>
      </w:r>
    </w:p>
  </w:comment>
  <w:comment w:id="106" w:author="Tecgraf" w:date="2013-02-17T15:02:00Z" w:initials="T">
    <w:p w:rsidR="00C94568" w:rsidRPr="003B0926" w:rsidRDefault="00C94568">
      <w:pPr>
        <w:pStyle w:val="Textodecomentrio"/>
        <w:rPr>
          <w:lang w:val="pt-BR"/>
        </w:rPr>
      </w:pPr>
      <w:r>
        <w:rPr>
          <w:rStyle w:val="Refdecomentrio"/>
        </w:rPr>
        <w:annotationRef/>
      </w:r>
      <w:r>
        <w:t xml:space="preserve">no trecho de código está </w:t>
      </w:r>
      <w:proofErr w:type="spellStart"/>
      <w:r w:rsidRPr="003B0926">
        <w:rPr>
          <w:rFonts w:ascii="Consolas" w:hAnsi="Consolas" w:cs="Consolas"/>
          <w:lang w:val="pt-BR" w:eastAsia="pt-BR"/>
        </w:rPr>
        <w:t>numdiagonals</w:t>
      </w:r>
      <w:proofErr w:type="spellEnd"/>
    </w:p>
  </w:comment>
  <w:comment w:id="107" w:author="Tecgraf" w:date="2013-02-17T15:05:00Z" w:initials="T">
    <w:p w:rsidR="00C94568" w:rsidRDefault="00C94568">
      <w:pPr>
        <w:pStyle w:val="Textodecomentrio"/>
      </w:pPr>
      <w:r>
        <w:rPr>
          <w:rStyle w:val="Refdecomentrio"/>
        </w:rPr>
        <w:annotationRef/>
      </w:r>
      <w:proofErr w:type="spellStart"/>
      <w:r>
        <w:t>que</w:t>
      </w:r>
      <w:proofErr w:type="spellEnd"/>
      <w:r>
        <w:t xml:space="preserve"> tipo de dado é </w:t>
      </w:r>
      <w:proofErr w:type="spellStart"/>
      <w:r>
        <w:t>esse</w:t>
      </w:r>
      <w:proofErr w:type="spellEnd"/>
      <w:r>
        <w:t>?</w:t>
      </w:r>
    </w:p>
  </w:comment>
  <w:comment w:id="109" w:author="Tecgraf" w:date="2013-02-17T15:21:00Z" w:initials="T">
    <w:p w:rsidR="00C94568" w:rsidRDefault="00C94568">
      <w:pPr>
        <w:pStyle w:val="Textodecomentrio"/>
      </w:pPr>
      <w:r>
        <w:rPr>
          <w:rStyle w:val="Refdecomentrio"/>
        </w:rPr>
        <w:annotationRef/>
      </w:r>
      <w:proofErr w:type="spellStart"/>
      <w:r>
        <w:t>ou</w:t>
      </w:r>
      <w:proofErr w:type="spellEnd"/>
      <w:r>
        <w:t xml:space="preserve"> CPU?</w:t>
      </w:r>
    </w:p>
  </w:comment>
  <w:comment w:id="113" w:author="Tecgraf" w:date="2013-02-17T15:33:00Z" w:initials="T">
    <w:p w:rsidR="00C94568" w:rsidRDefault="00C94568">
      <w:pPr>
        <w:pStyle w:val="Textodecomentrio"/>
      </w:pPr>
      <w:r>
        <w:rPr>
          <w:rStyle w:val="Refdecomentrio"/>
        </w:rPr>
        <w:annotationRef/>
      </w:r>
      <w:r>
        <w:t xml:space="preserve">repetir </w:t>
      </w:r>
      <w:proofErr w:type="spellStart"/>
      <w:r>
        <w:t>aqui</w:t>
      </w:r>
      <w:proofErr w:type="spellEnd"/>
      <w:r>
        <w:t>.</w:t>
      </w:r>
    </w:p>
  </w:comment>
  <w:comment w:id="114" w:author="Tecgraf" w:date="2013-02-17T15:34:00Z" w:initials="T">
    <w:p w:rsidR="00C94568" w:rsidRDefault="00C94568">
      <w:pPr>
        <w:pStyle w:val="Textodecomentrio"/>
      </w:pPr>
      <w:r>
        <w:rPr>
          <w:rStyle w:val="Refdecomentrio"/>
        </w:rPr>
        <w:annotationRef/>
      </w:r>
      <w:proofErr w:type="spellStart"/>
      <w:r>
        <w:t>novamente</w:t>
      </w:r>
      <w:proofErr w:type="spellEnd"/>
    </w:p>
  </w:comment>
  <w:comment w:id="115" w:author="Tecgraf" w:date="2013-02-17T15:59:00Z" w:initials="T">
    <w:p w:rsidR="00F25D69" w:rsidRDefault="00F25D69">
      <w:pPr>
        <w:pStyle w:val="Textodecomentrio"/>
      </w:pPr>
      <w:r>
        <w:rPr>
          <w:rStyle w:val="Refdecomentrio"/>
        </w:rPr>
        <w:annotationRef/>
      </w:r>
      <w:r>
        <w:t>o que significa N?</w:t>
      </w:r>
    </w:p>
  </w:comment>
  <w:comment w:id="116" w:author="Tecgraf" w:date="2013-02-17T16:00:00Z" w:initials="T">
    <w:p w:rsidR="00F25D69" w:rsidRDefault="00F25D69">
      <w:pPr>
        <w:pStyle w:val="Textodecomentrio"/>
      </w:pPr>
      <w:r>
        <w:rPr>
          <w:rStyle w:val="Refdecomentrio"/>
        </w:rPr>
        <w:annotationRef/>
      </w:r>
      <w:r>
        <w:t xml:space="preserve">colocar </w:t>
      </w:r>
      <w:proofErr w:type="spellStart"/>
      <w:r>
        <w:t>referência</w:t>
      </w:r>
      <w:proofErr w:type="spellEnd"/>
    </w:p>
  </w:comment>
  <w:comment w:id="125" w:author="Tecgraf" w:date="2013-02-17T16:21:00Z" w:initials="T">
    <w:p w:rsidR="005D3D86" w:rsidRDefault="005D3D86">
      <w:pPr>
        <w:pStyle w:val="Textodecomentrio"/>
      </w:pPr>
      <w:r>
        <w:rPr>
          <w:rStyle w:val="Refdecomentrio"/>
        </w:rPr>
        <w:annotationRef/>
      </w:r>
      <w:r>
        <w:t xml:space="preserve">acredito que </w:t>
      </w:r>
      <w:proofErr w:type="spellStart"/>
      <w:r>
        <w:t>não</w:t>
      </w:r>
      <w:proofErr w:type="spellEnd"/>
      <w:r>
        <w:t>!</w:t>
      </w:r>
    </w:p>
  </w:comment>
  <w:comment w:id="126" w:author="Tecgraf" w:date="2013-02-17T16:48:00Z" w:initials="T">
    <w:p w:rsidR="0044320E" w:rsidRDefault="0044320E">
      <w:pPr>
        <w:pStyle w:val="Textodecomentrio"/>
      </w:pPr>
      <w:r>
        <w:rPr>
          <w:rStyle w:val="Refdecomentrio"/>
        </w:rPr>
        <w:annotationRef/>
      </w:r>
      <w:r>
        <w:t xml:space="preserve">Cuidado </w:t>
      </w:r>
      <w:proofErr w:type="spellStart"/>
      <w:r>
        <w:t>com</w:t>
      </w:r>
      <w:proofErr w:type="spellEnd"/>
      <w:r>
        <w:t xml:space="preserve"> </w:t>
      </w:r>
      <w:proofErr w:type="spellStart"/>
      <w:r>
        <w:t>definicao</w:t>
      </w:r>
      <w:proofErr w:type="spellEnd"/>
      <w:r>
        <w:t xml:space="preserve"> de global e local, está errado </w:t>
      </w:r>
      <w:proofErr w:type="spellStart"/>
      <w:r>
        <w:t>nesse</w:t>
      </w:r>
      <w:proofErr w:type="spellEnd"/>
      <w:r>
        <w:t xml:space="preserve"> contexto. </w:t>
      </w:r>
      <w:proofErr w:type="spellStart"/>
      <w:r>
        <w:t>Pois</w:t>
      </w:r>
      <w:proofErr w:type="spellEnd"/>
      <w:r>
        <w:t xml:space="preserve"> acredito que </w:t>
      </w:r>
      <w:proofErr w:type="spellStart"/>
      <w:r>
        <w:t>na</w:t>
      </w:r>
      <w:proofErr w:type="spellEnd"/>
      <w:r>
        <w:t xml:space="preserve"> </w:t>
      </w:r>
      <w:proofErr w:type="spellStart"/>
      <w:r>
        <w:t>verdade</w:t>
      </w:r>
      <w:proofErr w:type="spellEnd"/>
      <w:r>
        <w:t xml:space="preserve"> </w:t>
      </w:r>
      <w:proofErr w:type="spellStart"/>
      <w:r>
        <w:t>você</w:t>
      </w:r>
      <w:proofErr w:type="spellEnd"/>
      <w:r>
        <w:t xml:space="preserve"> </w:t>
      </w:r>
      <w:proofErr w:type="spellStart"/>
      <w:r>
        <w:t>quer</w:t>
      </w:r>
      <w:proofErr w:type="spellEnd"/>
      <w:r>
        <w:t xml:space="preserve"> se referir a </w:t>
      </w:r>
      <w:proofErr w:type="spellStart"/>
      <w:r>
        <w:t>matrix</w:t>
      </w:r>
      <w:proofErr w:type="spellEnd"/>
      <w:r>
        <w:t xml:space="preserve"> de rigidez da ESTRUTURA e do ELEMENTO, respectivamente, </w:t>
      </w:r>
      <w:proofErr w:type="spellStart"/>
      <w:r>
        <w:t>quando</w:t>
      </w:r>
      <w:proofErr w:type="spellEnd"/>
      <w:r>
        <w:t xml:space="preserve"> usa GLOBAL e LOCAL. </w:t>
      </w:r>
    </w:p>
  </w:comment>
  <w:comment w:id="127" w:author="Tecgraf" w:date="2013-02-17T16:43:00Z" w:initials="T">
    <w:p w:rsidR="00335DB6" w:rsidRDefault="00335DB6">
      <w:pPr>
        <w:pStyle w:val="Textodecomentrio"/>
      </w:pPr>
      <w:r>
        <w:rPr>
          <w:rStyle w:val="Refdecomentrio"/>
        </w:rPr>
        <w:annotationRef/>
      </w:r>
      <w:proofErr w:type="spellStart"/>
      <w:r>
        <w:t>the</w:t>
      </w:r>
      <w:proofErr w:type="spellEnd"/>
      <w:r>
        <w:t xml:space="preserve"> </w:t>
      </w:r>
      <w:proofErr w:type="spellStart"/>
      <w:r>
        <w:t>proposed</w:t>
      </w:r>
      <w:proofErr w:type="spellEnd"/>
      <w:r>
        <w:t xml:space="preserve"> </w:t>
      </w:r>
      <w:proofErr w:type="spellStart"/>
      <w:r w:rsidR="00FA289D">
        <w:t>approach</w:t>
      </w:r>
      <w:proofErr w:type="spellEnd"/>
    </w:p>
  </w:comment>
  <w:comment w:id="128" w:author="Tecgraf" w:date="2013-02-17T16:44:00Z" w:initials="T">
    <w:p w:rsidR="00FA289D" w:rsidRDefault="00FA289D">
      <w:pPr>
        <w:pStyle w:val="Textodecomentrio"/>
      </w:pPr>
      <w:r>
        <w:rPr>
          <w:rStyle w:val="Refdecomentrio"/>
        </w:rPr>
        <w:annotationRef/>
      </w:r>
      <w:proofErr w:type="spellStart"/>
      <w:r>
        <w:t>Esse</w:t>
      </w:r>
      <w:proofErr w:type="spellEnd"/>
      <w:r>
        <w:t xml:space="preserve"> paradigma está mudando! Eu </w:t>
      </w:r>
      <w:proofErr w:type="spellStart"/>
      <w:r>
        <w:t>não</w:t>
      </w:r>
      <w:proofErr w:type="spellEnd"/>
      <w:r>
        <w:t xml:space="preserve"> </w:t>
      </w:r>
      <w:proofErr w:type="spellStart"/>
      <w:r>
        <w:t>faria</w:t>
      </w:r>
      <w:proofErr w:type="spellEnd"/>
      <w:r>
        <w:t xml:space="preserve"> </w:t>
      </w:r>
      <w:proofErr w:type="spellStart"/>
      <w:r>
        <w:t>comentários</w:t>
      </w:r>
      <w:proofErr w:type="spellEnd"/>
      <w:r>
        <w:t xml:space="preserve"> como este!</w:t>
      </w:r>
    </w:p>
  </w:comment>
  <w:comment w:id="129" w:author="Tecgraf" w:date="2013-02-17T16:45:00Z" w:initials="T">
    <w:p w:rsidR="00272F2B" w:rsidRDefault="00272F2B">
      <w:pPr>
        <w:pStyle w:val="Textodecomentrio"/>
      </w:pPr>
      <w:r>
        <w:rPr>
          <w:rStyle w:val="Refdecomentrio"/>
        </w:rPr>
        <w:annotationRef/>
      </w:r>
      <w:proofErr w:type="spellStart"/>
      <w:r>
        <w:t>required</w:t>
      </w:r>
      <w:proofErr w:type="spellEnd"/>
    </w:p>
  </w:comment>
  <w:comment w:id="130" w:author="Tecgraf" w:date="2013-02-17T16:45:00Z" w:initials="T">
    <w:p w:rsidR="00272F2B" w:rsidRDefault="00272F2B">
      <w:pPr>
        <w:pStyle w:val="Textodecomentrio"/>
      </w:pPr>
      <w:r>
        <w:rPr>
          <w:rStyle w:val="Refdecomentrio"/>
        </w:rPr>
        <w:annotationRef/>
      </w:r>
      <w:proofErr w:type="spellStart"/>
      <w:r>
        <w:t>impessoal</w:t>
      </w:r>
      <w:proofErr w:type="spellEnd"/>
    </w:p>
  </w:comment>
  <w:comment w:id="131" w:author="Tecgraf" w:date="2013-02-17T16:46:00Z" w:initials="T">
    <w:p w:rsidR="00E4133D" w:rsidRDefault="00E4133D">
      <w:pPr>
        <w:pStyle w:val="Textodecomentrio"/>
      </w:pPr>
      <w:r>
        <w:rPr>
          <w:rStyle w:val="Refdecomentrio"/>
        </w:rPr>
        <w:annotationRef/>
      </w:r>
      <w:r>
        <w:t>variables/</w:t>
      </w:r>
      <w:proofErr w:type="spellStart"/>
      <w:r>
        <w:t>unknowns</w:t>
      </w:r>
      <w:proofErr w:type="spellEnd"/>
    </w:p>
  </w:comment>
  <w:comment w:id="135" w:author="Tecgraf" w:date="2013-02-17T16:54:00Z" w:initials="T">
    <w:p w:rsidR="00533E7C" w:rsidRDefault="00533E7C">
      <w:pPr>
        <w:pStyle w:val="Textodecomentrio"/>
      </w:pPr>
      <w:r>
        <w:rPr>
          <w:rStyle w:val="Refdecomentrio"/>
        </w:rPr>
        <w:annotationRef/>
      </w:r>
      <w:r>
        <w:t>global</w:t>
      </w:r>
    </w:p>
  </w:comment>
  <w:comment w:id="136" w:author="Tecgraf" w:date="2013-02-17T16:54:00Z" w:initials="T">
    <w:p w:rsidR="001E2C4F" w:rsidRDefault="001E2C4F">
      <w:pPr>
        <w:pStyle w:val="Textodecomentrio"/>
      </w:pPr>
      <w:r>
        <w:rPr>
          <w:rStyle w:val="Refdecomentrio"/>
        </w:rPr>
        <w:annotationRef/>
      </w:r>
      <w:proofErr w:type="spellStart"/>
      <w:r>
        <w:t>We</w:t>
      </w:r>
      <w:proofErr w:type="spellEnd"/>
      <w:r>
        <w:t xml:space="preserve">?? </w:t>
      </w:r>
      <w:proofErr w:type="spellStart"/>
      <w:r>
        <w:t>impessoal</w:t>
      </w:r>
      <w:proofErr w:type="spellEnd"/>
    </w:p>
  </w:comment>
  <w:comment w:id="137" w:author="Tecgraf" w:date="2013-02-17T16:56:00Z" w:initials="T">
    <w:p w:rsidR="00113BC7" w:rsidRDefault="00113BC7">
      <w:pPr>
        <w:pStyle w:val="Textodecomentrio"/>
      </w:pPr>
      <w:r>
        <w:rPr>
          <w:rStyle w:val="Refdecomentrio"/>
        </w:rPr>
        <w:annotationRef/>
      </w:r>
      <w:r>
        <w:t xml:space="preserve">esta </w:t>
      </w:r>
      <w:proofErr w:type="spellStart"/>
      <w:r>
        <w:t>esquecendo</w:t>
      </w:r>
      <w:proofErr w:type="spellEnd"/>
      <w:r>
        <w:t xml:space="preserve"> </w:t>
      </w:r>
      <w:proofErr w:type="spellStart"/>
      <w:r>
        <w:t>aqui</w:t>
      </w:r>
      <w:proofErr w:type="spellEnd"/>
      <w:r>
        <w:t xml:space="preserve"> dos pesos!</w:t>
      </w:r>
    </w:p>
  </w:comment>
  <w:comment w:id="138" w:author="Tecgraf" w:date="2013-02-17T17:01:00Z" w:initials="T">
    <w:p w:rsidR="008B0D31" w:rsidRDefault="008B0D31">
      <w:pPr>
        <w:pStyle w:val="Textodecomentrio"/>
      </w:pPr>
      <w:r>
        <w:rPr>
          <w:rStyle w:val="Refdecomentrio"/>
        </w:rPr>
        <w:annotationRef/>
      </w:r>
      <w:proofErr w:type="spellStart"/>
      <w:r>
        <w:t>Esqueceu</w:t>
      </w:r>
      <w:proofErr w:type="spellEnd"/>
      <w:r>
        <w:t xml:space="preserve"> de multiplicar pelo peso</w:t>
      </w:r>
      <w:r w:rsidR="005A2C75">
        <w:t xml:space="preserve"> e </w:t>
      </w:r>
      <w:proofErr w:type="spellStart"/>
      <w:r w:rsidR="005A2C75">
        <w:t>jacobiano</w:t>
      </w:r>
      <w:proofErr w:type="spellEnd"/>
      <w:r>
        <w:t>!</w:t>
      </w:r>
    </w:p>
  </w:comment>
  <w:comment w:id="139" w:author="Tecgraf" w:date="2013-02-17T16:59:00Z" w:initials="T">
    <w:p w:rsidR="008B0D31" w:rsidRDefault="008B0D31">
      <w:pPr>
        <w:pStyle w:val="Textodecomentrio"/>
      </w:pPr>
      <w:r>
        <w:rPr>
          <w:rStyle w:val="Refdecomentrio"/>
        </w:rPr>
        <w:annotationRef/>
      </w:r>
      <w:proofErr w:type="spellStart"/>
      <w:r>
        <w:t>partial</w:t>
      </w:r>
      <w:proofErr w:type="spellEnd"/>
      <w:r>
        <w:t>?</w:t>
      </w:r>
    </w:p>
  </w:comment>
  <w:comment w:id="140" w:author="Tecgraf" w:date="2013-02-17T17:02:00Z" w:initials="T">
    <w:p w:rsidR="008F0164" w:rsidRDefault="008F0164">
      <w:pPr>
        <w:pStyle w:val="Textodecomentrio"/>
      </w:pPr>
      <w:r>
        <w:rPr>
          <w:rStyle w:val="Refdecomentrio"/>
        </w:rPr>
        <w:annotationRef/>
      </w:r>
      <w:r>
        <w:t>confuso</w:t>
      </w:r>
    </w:p>
  </w:comment>
  <w:comment w:id="141" w:author="Tecgraf" w:date="2013-02-17T17:16:00Z" w:initials="T">
    <w:p w:rsidR="008B4948" w:rsidRDefault="008B4948">
      <w:pPr>
        <w:pStyle w:val="Textodecomentrio"/>
      </w:pPr>
      <w:r>
        <w:rPr>
          <w:rStyle w:val="Refdecomentrio"/>
        </w:rPr>
        <w:annotationRef/>
      </w:r>
      <w:r>
        <w:t xml:space="preserve">discutido por </w:t>
      </w:r>
      <w:proofErr w:type="spellStart"/>
      <w:r>
        <w:t>quem</w:t>
      </w:r>
      <w:proofErr w:type="spellEnd"/>
      <w:r>
        <w:t xml:space="preserve">? </w:t>
      </w:r>
      <w:proofErr w:type="spellStart"/>
      <w:r>
        <w:t>comunidade</w:t>
      </w:r>
      <w:proofErr w:type="spellEnd"/>
      <w:r>
        <w:t xml:space="preserve"> de elementos finitos?</w:t>
      </w:r>
    </w:p>
  </w:comment>
  <w:comment w:id="142" w:author="Tecgraf" w:date="2013-02-17T17:23:00Z" w:initials="T">
    <w:p w:rsidR="005C749E" w:rsidRDefault="005C749E">
      <w:pPr>
        <w:pStyle w:val="Textodecomentrio"/>
      </w:pPr>
      <w:r>
        <w:rPr>
          <w:rStyle w:val="Refdecomentrio"/>
        </w:rPr>
        <w:annotationRef/>
      </w:r>
      <w:r>
        <w:t xml:space="preserve">Na ultima </w:t>
      </w:r>
      <w:proofErr w:type="spellStart"/>
      <w:r>
        <w:t>caixa</w:t>
      </w:r>
      <w:proofErr w:type="spellEnd"/>
      <w:r>
        <w:t xml:space="preserve"> esta </w:t>
      </w:r>
      <w:proofErr w:type="spellStart"/>
      <w:r>
        <w:t>with</w:t>
      </w:r>
      <w:proofErr w:type="spellEnd"/>
      <w:r>
        <w:t xml:space="preserve"> </w:t>
      </w:r>
      <w:proofErr w:type="spellStart"/>
      <w:r>
        <w:t>OpenMP</w:t>
      </w:r>
      <w:proofErr w:type="spellEnd"/>
      <w:r>
        <w:t xml:space="preserve">, mas pode ser </w:t>
      </w:r>
      <w:proofErr w:type="spellStart"/>
      <w:r>
        <w:t>tambem</w:t>
      </w:r>
      <w:proofErr w:type="spellEnd"/>
      <w:r>
        <w:t xml:space="preserve"> </w:t>
      </w:r>
      <w:proofErr w:type="spellStart"/>
      <w:r>
        <w:t>OpenCL</w:t>
      </w:r>
      <w:proofErr w:type="spellEnd"/>
      <w:r>
        <w:t>!</w:t>
      </w:r>
    </w:p>
  </w:comment>
  <w:comment w:id="146" w:author="Tecgraf" w:date="2013-02-17T17:43:00Z" w:initials="T">
    <w:p w:rsidR="002E2316" w:rsidRDefault="002E2316">
      <w:pPr>
        <w:pStyle w:val="Textodecomentrio"/>
      </w:pPr>
      <w:r>
        <w:rPr>
          <w:rStyle w:val="Refdecomentrio"/>
        </w:rPr>
        <w:annotationRef/>
      </w:r>
      <w:proofErr w:type="spellStart"/>
      <w:r>
        <w:t>Melhorar</w:t>
      </w:r>
      <w:proofErr w:type="spellEnd"/>
      <w:r>
        <w:t xml:space="preserve"> </w:t>
      </w:r>
      <w:proofErr w:type="spellStart"/>
      <w:r>
        <w:t>essa</w:t>
      </w:r>
      <w:proofErr w:type="spellEnd"/>
      <w:r>
        <w:t xml:space="preserve"> </w:t>
      </w:r>
      <w:proofErr w:type="spellStart"/>
      <w:r>
        <w:t>sentença</w:t>
      </w:r>
      <w:proofErr w:type="spellEnd"/>
      <w:r>
        <w:t>.</w:t>
      </w:r>
    </w:p>
  </w:comment>
  <w:comment w:id="151" w:author="Tecgraf" w:date="2013-02-17T18:10:00Z" w:initials="T">
    <w:p w:rsidR="00EF11E4" w:rsidRDefault="00EF11E4">
      <w:pPr>
        <w:pStyle w:val="Textodecomentrio"/>
      </w:pPr>
      <w:r>
        <w:rPr>
          <w:rStyle w:val="Refdecomentrio"/>
        </w:rPr>
        <w:annotationRef/>
      </w:r>
      <w:r>
        <w:t xml:space="preserve">Nao </w:t>
      </w:r>
      <w:proofErr w:type="spellStart"/>
      <w:r>
        <w:t>entendi</w:t>
      </w:r>
      <w:proofErr w:type="spellEnd"/>
      <w:r>
        <w:t xml:space="preserve">, </w:t>
      </w:r>
      <w:proofErr w:type="spellStart"/>
      <w:r>
        <w:t>OpenCL</w:t>
      </w:r>
      <w:proofErr w:type="spellEnd"/>
      <w:r>
        <w:t xml:space="preserve"> e </w:t>
      </w:r>
      <w:proofErr w:type="spellStart"/>
      <w:r>
        <w:t>OpenMP</w:t>
      </w:r>
      <w:proofErr w:type="spellEnd"/>
      <w:r>
        <w:t>?</w:t>
      </w:r>
    </w:p>
  </w:comment>
  <w:comment w:id="157" w:author="Tecgraf" w:date="2013-02-14T10:25:00Z" w:initials="T">
    <w:p w:rsidR="00C94568" w:rsidRDefault="00C94568">
      <w:pPr>
        <w:pStyle w:val="Textodecomentrio"/>
      </w:pPr>
      <w:r>
        <w:rPr>
          <w:rStyle w:val="Refdecomentrio"/>
        </w:rPr>
        <w:annotationRef/>
      </w:r>
      <w:r>
        <w:t>Eu trocaría o título para SOLVER</w:t>
      </w:r>
    </w:p>
  </w:comment>
  <w:comment w:id="158" w:author="Tecgraf" w:date="2013-02-17T18:25:00Z" w:initials="T">
    <w:p w:rsidR="002A60C3" w:rsidRDefault="002A60C3">
      <w:pPr>
        <w:pStyle w:val="Textodecomentrio"/>
      </w:pPr>
      <w:r>
        <w:rPr>
          <w:rStyle w:val="Refdecomentrio"/>
        </w:rPr>
        <w:annotationRef/>
      </w:r>
      <w:r>
        <w:t xml:space="preserve">And </w:t>
      </w:r>
      <w:proofErr w:type="spellStart"/>
      <w:r w:rsidRPr="002A60C3">
        <w:rPr>
          <w:lang w:val="en-US"/>
        </w:rPr>
        <w:t>symetric</w:t>
      </w:r>
      <w:proofErr w:type="spellEnd"/>
      <w:r>
        <w:t xml:space="preserve">!  </w:t>
      </w:r>
      <w:proofErr w:type="spellStart"/>
      <w:r>
        <w:t>Você</w:t>
      </w:r>
      <w:proofErr w:type="spellEnd"/>
      <w:r>
        <w:t xml:space="preserve"> nunca tira </w:t>
      </w:r>
      <w:proofErr w:type="spellStart"/>
      <w:r>
        <w:t>vantagem</w:t>
      </w:r>
      <w:proofErr w:type="spellEnd"/>
      <w:r>
        <w:t xml:space="preserve"> da </w:t>
      </w:r>
      <w:proofErr w:type="spellStart"/>
      <w:r>
        <w:t>simetria</w:t>
      </w:r>
      <w:proofErr w:type="spellEnd"/>
      <w:r>
        <w:t>, porque?</w:t>
      </w:r>
    </w:p>
  </w:comment>
  <w:comment w:id="159" w:author="Tecgraf" w:date="2013-02-17T18:27:00Z" w:initials="T">
    <w:p w:rsidR="00D1376A" w:rsidRDefault="00D1376A">
      <w:pPr>
        <w:pStyle w:val="Textodecomentrio"/>
      </w:pPr>
      <w:r>
        <w:rPr>
          <w:rStyle w:val="Refdecomentrio"/>
        </w:rPr>
        <w:annotationRef/>
      </w:r>
      <w:r>
        <w:t xml:space="preserve">colocar </w:t>
      </w:r>
      <w:proofErr w:type="spellStart"/>
      <w:r>
        <w:t>referência</w:t>
      </w:r>
      <w:proofErr w:type="spellEnd"/>
    </w:p>
  </w:comment>
  <w:comment w:id="160" w:author="Tecgraf" w:date="2013-02-17T18:28:00Z" w:initials="T">
    <w:p w:rsidR="00CE3D21" w:rsidRDefault="00CE3D21">
      <w:pPr>
        <w:pStyle w:val="Textodecomentrio"/>
      </w:pPr>
      <w:r>
        <w:rPr>
          <w:rStyle w:val="Refdecomentrio"/>
        </w:rPr>
        <w:annotationRef/>
      </w:r>
      <w:proofErr w:type="spellStart"/>
      <w:r>
        <w:t>impessoal</w:t>
      </w:r>
      <w:proofErr w:type="spellEnd"/>
    </w:p>
  </w:comment>
  <w:comment w:id="161" w:author="Tecgraf" w:date="2013-02-17T18:29:00Z" w:initials="T">
    <w:p w:rsidR="00CE3D21" w:rsidRDefault="00CE3D21">
      <w:pPr>
        <w:pStyle w:val="Textodecomentrio"/>
      </w:pPr>
      <w:r>
        <w:rPr>
          <w:rStyle w:val="Refdecomentrio"/>
        </w:rPr>
        <w:annotationRef/>
      </w:r>
      <w:r>
        <w:t xml:space="preserve">está sobrando </w:t>
      </w:r>
      <w:proofErr w:type="spellStart"/>
      <w:r>
        <w:t>aqui</w:t>
      </w:r>
      <w:proofErr w:type="spellEnd"/>
      <w:r>
        <w:t>?</w:t>
      </w:r>
    </w:p>
  </w:comment>
  <w:comment w:id="163" w:author="Tecgraf" w:date="2013-02-17T18:58:00Z" w:initials="T">
    <w:p w:rsidR="00541645" w:rsidRDefault="00541645">
      <w:pPr>
        <w:pStyle w:val="Textodecomentrio"/>
      </w:pPr>
      <w:r>
        <w:rPr>
          <w:rStyle w:val="Refdecomentrio"/>
        </w:rPr>
        <w:annotationRef/>
      </w:r>
      <w:proofErr w:type="spellStart"/>
      <w:r>
        <w:t>Não</w:t>
      </w:r>
      <w:proofErr w:type="spellEnd"/>
      <w:r>
        <w:t xml:space="preserve"> </w:t>
      </w:r>
      <w:proofErr w:type="spellStart"/>
      <w:r>
        <w:t>entendi</w:t>
      </w:r>
      <w:proofErr w:type="spellEnd"/>
      <w:r>
        <w:t>.</w:t>
      </w:r>
    </w:p>
  </w:comment>
  <w:comment w:id="164" w:author="Tecgraf" w:date="2013-02-17T19:11:00Z" w:initials="T">
    <w:p w:rsidR="00574C59" w:rsidRDefault="00574C59">
      <w:pPr>
        <w:pStyle w:val="Textodecomentrio"/>
      </w:pPr>
      <w:r>
        <w:rPr>
          <w:rStyle w:val="Refdecomentrio"/>
        </w:rPr>
        <w:annotationRef/>
      </w:r>
      <w:proofErr w:type="spellStart"/>
      <w:r>
        <w:t>Isso</w:t>
      </w:r>
      <w:proofErr w:type="spellEnd"/>
      <w:r>
        <w:t xml:space="preserve"> é </w:t>
      </w:r>
      <w:proofErr w:type="spellStart"/>
      <w:r>
        <w:t>conclusão</w:t>
      </w:r>
      <w:proofErr w:type="spellEnd"/>
      <w:r>
        <w:t xml:space="preserve">, </w:t>
      </w:r>
      <w:proofErr w:type="spellStart"/>
      <w:r>
        <w:t>na</w:t>
      </w:r>
      <w:proofErr w:type="spellEnd"/>
      <w:r>
        <w:t xml:space="preserve"> </w:t>
      </w:r>
      <w:proofErr w:type="spellStart"/>
      <w:r>
        <w:t>secao</w:t>
      </w:r>
      <w:proofErr w:type="spellEnd"/>
      <w:r>
        <w:t xml:space="preserve"> de resultados </w:t>
      </w:r>
      <w:proofErr w:type="spellStart"/>
      <w:r>
        <w:t>você</w:t>
      </w:r>
      <w:proofErr w:type="spellEnd"/>
      <w:r>
        <w:t xml:space="preserve"> </w:t>
      </w:r>
      <w:proofErr w:type="spellStart"/>
      <w:r>
        <w:t>prova</w:t>
      </w:r>
      <w:proofErr w:type="spellEnd"/>
      <w:r>
        <w:t xml:space="preserve"> </w:t>
      </w:r>
      <w:proofErr w:type="spellStart"/>
      <w:r>
        <w:t>isso</w:t>
      </w:r>
      <w:proofErr w:type="spellEnd"/>
      <w:r>
        <w:t>.</w:t>
      </w:r>
    </w:p>
  </w:comment>
  <w:comment w:id="165" w:author="Tecgraf" w:date="2013-02-17T19:12:00Z" w:initials="T">
    <w:p w:rsidR="001B2568" w:rsidRDefault="001B2568">
      <w:pPr>
        <w:pStyle w:val="Textodecomentrio"/>
      </w:pPr>
      <w:r>
        <w:rPr>
          <w:rStyle w:val="Refdecomentrio"/>
        </w:rPr>
        <w:annotationRef/>
      </w:r>
      <w:proofErr w:type="spellStart"/>
      <w:r>
        <w:t>estranho</w:t>
      </w:r>
      <w:proofErr w:type="spellEnd"/>
    </w:p>
  </w:comment>
  <w:comment w:id="166" w:author="Tecgraf" w:date="2013-02-17T19:16:00Z" w:initials="T">
    <w:p w:rsidR="001B2568" w:rsidRDefault="001B2568">
      <w:pPr>
        <w:pStyle w:val="Textodecomentrio"/>
      </w:pPr>
      <w:r>
        <w:rPr>
          <w:rStyle w:val="Refdecomentrio"/>
        </w:rPr>
        <w:annotationRef/>
      </w:r>
      <w:proofErr w:type="spellStart"/>
      <w:r>
        <w:t>lower</w:t>
      </w:r>
      <w:proofErr w:type="spellEnd"/>
      <w:r>
        <w:t>?</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B1B7E" w:rsidRDefault="007B1B7E" w:rsidP="004F4F05">
      <w:pPr>
        <w:spacing w:line="240" w:lineRule="auto"/>
      </w:pPr>
      <w:r>
        <w:separator/>
      </w:r>
    </w:p>
  </w:endnote>
  <w:endnote w:type="continuationSeparator" w:id="0">
    <w:p w:rsidR="007B1B7E" w:rsidRDefault="007B1B7E" w:rsidP="004F4F0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Bitstream Vera Sans Mono">
    <w:altName w:val="Lucida Console"/>
    <w:charset w:val="00"/>
    <w:family w:val="modern"/>
    <w:pitch w:val="fixed"/>
    <w:sig w:usb0="00000003" w:usb1="1000204A"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B1B7E" w:rsidRDefault="007B1B7E" w:rsidP="004F4F05">
      <w:pPr>
        <w:spacing w:line="240" w:lineRule="auto"/>
      </w:pPr>
      <w:r>
        <w:separator/>
      </w:r>
    </w:p>
  </w:footnote>
  <w:footnote w:type="continuationSeparator" w:id="0">
    <w:p w:rsidR="007B1B7E" w:rsidRDefault="007B1B7E" w:rsidP="004F4F05">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F"/>
    <w:multiLevelType w:val="multilevel"/>
    <w:tmpl w:val="58787938"/>
    <w:styleLink w:val="MultilevelStyle"/>
    <w:lvl w:ilvl="0">
      <w:start w:val="1"/>
      <w:numFmt w:val="decimal"/>
      <w:lvlText w:val="%1"/>
      <w:lvlJc w:val="left"/>
      <w:pPr>
        <w:tabs>
          <w:tab w:val="left" w:pos="360"/>
        </w:tabs>
        <w:ind w:left="360" w:hanging="360"/>
      </w:pPr>
      <w:rPr>
        <w:b/>
        <w:sz w:val="28"/>
      </w:rPr>
    </w:lvl>
    <w:lvl w:ilvl="1">
      <w:start w:val="1"/>
      <w:numFmt w:val="decimal"/>
      <w:lvlText w:val="%1.%2"/>
      <w:lvlJc w:val="left"/>
      <w:pPr>
        <w:tabs>
          <w:tab w:val="left" w:pos="720"/>
        </w:tabs>
        <w:ind w:left="0" w:firstLine="0"/>
      </w:pPr>
      <w:rPr>
        <w:b/>
        <w:sz w:val="24"/>
      </w:rPr>
    </w:lvl>
    <w:lvl w:ilvl="2">
      <w:start w:val="1"/>
      <w:numFmt w:val="decimal"/>
      <w:lvlText w:val="%1.%2.%3"/>
      <w:lvlJc w:val="left"/>
      <w:pPr>
        <w:tabs>
          <w:tab w:val="left" w:pos="1224"/>
        </w:tabs>
        <w:ind w:left="1224" w:hanging="504"/>
      </w:pPr>
    </w:lvl>
    <w:lvl w:ilvl="3">
      <w:start w:val="1"/>
      <w:numFmt w:val="decimal"/>
      <w:lvlText w:val="%1.%2.%3.%4"/>
      <w:lvlJc w:val="left"/>
      <w:pPr>
        <w:tabs>
          <w:tab w:val="left" w:pos="1800"/>
        </w:tabs>
        <w:ind w:left="1728" w:hanging="648"/>
      </w:pPr>
    </w:lvl>
    <w:lvl w:ilvl="4">
      <w:start w:val="1"/>
      <w:numFmt w:val="decimal"/>
      <w:lvlText w:val="%1.%2.%3.%4.%5"/>
      <w:lvlJc w:val="left"/>
      <w:pPr>
        <w:tabs>
          <w:tab w:val="left" w:pos="2520"/>
        </w:tabs>
        <w:ind w:left="2232" w:hanging="792"/>
      </w:pPr>
    </w:lvl>
    <w:lvl w:ilvl="5">
      <w:start w:val="1"/>
      <w:numFmt w:val="decimal"/>
      <w:lvlText w:val="%1.%2.%3.%4.%5.%6"/>
      <w:lvlJc w:val="left"/>
      <w:pPr>
        <w:tabs>
          <w:tab w:val="left" w:pos="2880"/>
        </w:tabs>
        <w:ind w:left="2736" w:hanging="936"/>
      </w:pPr>
    </w:lvl>
    <w:lvl w:ilvl="6">
      <w:start w:val="1"/>
      <w:numFmt w:val="decimal"/>
      <w:lvlText w:val="%1.%2.%3.%4.%5.%6.%7"/>
      <w:lvlJc w:val="left"/>
      <w:pPr>
        <w:tabs>
          <w:tab w:val="left" w:pos="3600"/>
        </w:tabs>
        <w:ind w:left="3240" w:hanging="1080"/>
      </w:pPr>
    </w:lvl>
    <w:lvl w:ilvl="7">
      <w:start w:val="1"/>
      <w:numFmt w:val="decimal"/>
      <w:lvlText w:val="%1.%2.%3.%4.%5.%6.%7.%8"/>
      <w:lvlJc w:val="left"/>
      <w:pPr>
        <w:tabs>
          <w:tab w:val="left" w:pos="3960"/>
        </w:tabs>
        <w:ind w:left="3744" w:hanging="1224"/>
      </w:pPr>
    </w:lvl>
    <w:lvl w:ilvl="8">
      <w:start w:val="1"/>
      <w:numFmt w:val="decimal"/>
      <w:lvlText w:val="%1.%2.%3.%4.%5.%6.%7.%8.%9"/>
      <w:lvlJc w:val="left"/>
      <w:pPr>
        <w:tabs>
          <w:tab w:val="left" w:pos="4680"/>
        </w:tabs>
        <w:ind w:left="4320" w:hanging="1440"/>
      </w:pPr>
    </w:lvl>
  </w:abstractNum>
  <w:abstractNum w:abstractNumId="1">
    <w:nsid w:val="00000013"/>
    <w:multiLevelType w:val="multilevel"/>
    <w:tmpl w:val="C5ACE760"/>
    <w:lvl w:ilvl="0">
      <w:start w:val="1"/>
      <w:numFmt w:val="decimal"/>
      <w:pStyle w:val="Ttulodecaptulo"/>
      <w:lvlText w:val="%1"/>
      <w:lvlJc w:val="left"/>
      <w:pPr>
        <w:tabs>
          <w:tab w:val="left" w:pos="360"/>
        </w:tabs>
        <w:ind w:left="360" w:hanging="360"/>
      </w:pPr>
      <w:rPr>
        <w:rFonts w:hint="default"/>
        <w:b/>
        <w:sz w:val="28"/>
      </w:rPr>
    </w:lvl>
    <w:lvl w:ilvl="1">
      <w:start w:val="1"/>
      <w:numFmt w:val="decimal"/>
      <w:pStyle w:val="Ttulodeseessecundrias"/>
      <w:lvlText w:val="%1.%2"/>
      <w:lvlJc w:val="left"/>
      <w:pPr>
        <w:tabs>
          <w:tab w:val="left" w:pos="720"/>
        </w:tabs>
        <w:ind w:left="0" w:firstLine="227"/>
      </w:pPr>
      <w:rPr>
        <w:rFonts w:hint="default"/>
        <w:b/>
        <w:sz w:val="24"/>
      </w:rPr>
    </w:lvl>
    <w:lvl w:ilvl="2">
      <w:start w:val="1"/>
      <w:numFmt w:val="decimal"/>
      <w:suff w:val="space"/>
      <w:lvlText w:val="%1.%2.%3"/>
      <w:lvlJc w:val="left"/>
      <w:pPr>
        <w:ind w:left="0" w:firstLine="454"/>
      </w:pPr>
      <w:rPr>
        <w:rFonts w:hint="default"/>
      </w:rPr>
    </w:lvl>
    <w:lvl w:ilvl="3">
      <w:start w:val="1"/>
      <w:numFmt w:val="decimal"/>
      <w:lvlText w:val="%1.%2.%3.%4"/>
      <w:lvlJc w:val="left"/>
      <w:pPr>
        <w:tabs>
          <w:tab w:val="left" w:pos="1800"/>
        </w:tabs>
        <w:ind w:left="1728" w:hanging="1048"/>
      </w:pPr>
      <w:rPr>
        <w:rFonts w:hint="default"/>
      </w:rPr>
    </w:lvl>
    <w:lvl w:ilvl="4">
      <w:start w:val="1"/>
      <w:numFmt w:val="decimal"/>
      <w:lvlText w:val="%1.%2.%3.%4.%5"/>
      <w:lvlJc w:val="left"/>
      <w:pPr>
        <w:tabs>
          <w:tab w:val="left" w:pos="2520"/>
        </w:tabs>
        <w:ind w:left="2232" w:hanging="792"/>
      </w:pPr>
      <w:rPr>
        <w:rFonts w:hint="default"/>
      </w:rPr>
    </w:lvl>
    <w:lvl w:ilvl="5">
      <w:start w:val="1"/>
      <w:numFmt w:val="decimal"/>
      <w:lvlText w:val="%1.%2.%3.%4.%5.%6"/>
      <w:lvlJc w:val="left"/>
      <w:pPr>
        <w:tabs>
          <w:tab w:val="left" w:pos="2880"/>
        </w:tabs>
        <w:ind w:left="2736" w:hanging="936"/>
      </w:pPr>
      <w:rPr>
        <w:rFonts w:hint="default"/>
      </w:rPr>
    </w:lvl>
    <w:lvl w:ilvl="6">
      <w:start w:val="1"/>
      <w:numFmt w:val="decimal"/>
      <w:lvlText w:val="%1.%2.%3.%4.%5.%6.%7"/>
      <w:lvlJc w:val="left"/>
      <w:pPr>
        <w:tabs>
          <w:tab w:val="left" w:pos="3600"/>
        </w:tabs>
        <w:ind w:left="3240" w:hanging="1080"/>
      </w:pPr>
      <w:rPr>
        <w:rFonts w:hint="default"/>
      </w:rPr>
    </w:lvl>
    <w:lvl w:ilvl="7">
      <w:start w:val="1"/>
      <w:numFmt w:val="decimal"/>
      <w:lvlText w:val="%1.%2.%3.%4.%5.%6.%7.%8"/>
      <w:lvlJc w:val="left"/>
      <w:pPr>
        <w:tabs>
          <w:tab w:val="left" w:pos="3960"/>
        </w:tabs>
        <w:ind w:left="3744" w:hanging="1224"/>
      </w:pPr>
      <w:rPr>
        <w:rFonts w:hint="default"/>
      </w:rPr>
    </w:lvl>
    <w:lvl w:ilvl="8">
      <w:start w:val="1"/>
      <w:numFmt w:val="decimal"/>
      <w:lvlText w:val="%1.%2.%3.%4.%5.%6.%7.%8.%9"/>
      <w:lvlJc w:val="left"/>
      <w:pPr>
        <w:tabs>
          <w:tab w:val="left" w:pos="4680"/>
        </w:tabs>
        <w:ind w:left="4320" w:hanging="1440"/>
      </w:pPr>
      <w:rPr>
        <w:rFonts w:hint="default"/>
      </w:rPr>
    </w:lvl>
  </w:abstractNum>
  <w:num w:numId="1">
    <w:abstractNumId w:val="1"/>
  </w:num>
  <w:num w:numId="2">
    <w:abstractNumId w:val="0"/>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DisplayPageBoundaries/>
  <w:proofState w:spelling="clean"/>
  <w:trackRevisions/>
  <w:defaultTabStop w:val="708"/>
  <w:hyphenationZone w:val="425"/>
  <w:characterSpacingControl w:val="doNotCompress"/>
  <w:footnotePr>
    <w:footnote w:id="-1"/>
    <w:footnote w:id="0"/>
  </w:footnotePr>
  <w:endnotePr>
    <w:endnote w:id="-1"/>
    <w:endnote w:id="0"/>
  </w:endnotePr>
  <w:compat/>
  <w:rsids>
    <w:rsidRoot w:val="00622228"/>
    <w:rsid w:val="000268DB"/>
    <w:rsid w:val="00055460"/>
    <w:rsid w:val="00060658"/>
    <w:rsid w:val="00077E4C"/>
    <w:rsid w:val="000E626A"/>
    <w:rsid w:val="000F31FE"/>
    <w:rsid w:val="000F3771"/>
    <w:rsid w:val="00113BBB"/>
    <w:rsid w:val="00113BC7"/>
    <w:rsid w:val="00137F02"/>
    <w:rsid w:val="00155764"/>
    <w:rsid w:val="001B2568"/>
    <w:rsid w:val="001E2C4F"/>
    <w:rsid w:val="001F74D4"/>
    <w:rsid w:val="00202514"/>
    <w:rsid w:val="0022144F"/>
    <w:rsid w:val="00250622"/>
    <w:rsid w:val="0026443C"/>
    <w:rsid w:val="002677BB"/>
    <w:rsid w:val="002706FA"/>
    <w:rsid w:val="00272F2B"/>
    <w:rsid w:val="00296A3E"/>
    <w:rsid w:val="002A471F"/>
    <w:rsid w:val="002A60C3"/>
    <w:rsid w:val="002E2316"/>
    <w:rsid w:val="003003CB"/>
    <w:rsid w:val="00335DB6"/>
    <w:rsid w:val="003735E4"/>
    <w:rsid w:val="00377A2B"/>
    <w:rsid w:val="00380B51"/>
    <w:rsid w:val="003A5E75"/>
    <w:rsid w:val="003B0926"/>
    <w:rsid w:val="003C677E"/>
    <w:rsid w:val="003D1DAA"/>
    <w:rsid w:val="003F017E"/>
    <w:rsid w:val="004046CA"/>
    <w:rsid w:val="0044320E"/>
    <w:rsid w:val="00451D34"/>
    <w:rsid w:val="00491A4E"/>
    <w:rsid w:val="004D2B3E"/>
    <w:rsid w:val="004E6B4D"/>
    <w:rsid w:val="004F4F05"/>
    <w:rsid w:val="005014F0"/>
    <w:rsid w:val="00524254"/>
    <w:rsid w:val="00533E7C"/>
    <w:rsid w:val="00541645"/>
    <w:rsid w:val="00560C5C"/>
    <w:rsid w:val="005709CA"/>
    <w:rsid w:val="0057440B"/>
    <w:rsid w:val="00574C59"/>
    <w:rsid w:val="00583C55"/>
    <w:rsid w:val="00585026"/>
    <w:rsid w:val="00595CB6"/>
    <w:rsid w:val="00596F79"/>
    <w:rsid w:val="005A2C75"/>
    <w:rsid w:val="005A6432"/>
    <w:rsid w:val="005C749E"/>
    <w:rsid w:val="005D3D86"/>
    <w:rsid w:val="005F260F"/>
    <w:rsid w:val="005F2B17"/>
    <w:rsid w:val="0060132C"/>
    <w:rsid w:val="00606306"/>
    <w:rsid w:val="006139A3"/>
    <w:rsid w:val="00622228"/>
    <w:rsid w:val="00687C37"/>
    <w:rsid w:val="006E274F"/>
    <w:rsid w:val="006E47A3"/>
    <w:rsid w:val="00700A04"/>
    <w:rsid w:val="00705732"/>
    <w:rsid w:val="00707A43"/>
    <w:rsid w:val="00723712"/>
    <w:rsid w:val="007260A3"/>
    <w:rsid w:val="007267B6"/>
    <w:rsid w:val="00732E7A"/>
    <w:rsid w:val="0073606F"/>
    <w:rsid w:val="00756B22"/>
    <w:rsid w:val="007832A0"/>
    <w:rsid w:val="00797AAF"/>
    <w:rsid w:val="007B1B7E"/>
    <w:rsid w:val="007F6D7D"/>
    <w:rsid w:val="008221B6"/>
    <w:rsid w:val="00825BB7"/>
    <w:rsid w:val="00873AA4"/>
    <w:rsid w:val="00874A0F"/>
    <w:rsid w:val="0088108E"/>
    <w:rsid w:val="0088651C"/>
    <w:rsid w:val="008A1AF2"/>
    <w:rsid w:val="008B0D31"/>
    <w:rsid w:val="008B4948"/>
    <w:rsid w:val="008E6780"/>
    <w:rsid w:val="008F0164"/>
    <w:rsid w:val="00916F18"/>
    <w:rsid w:val="00963937"/>
    <w:rsid w:val="009F0CA9"/>
    <w:rsid w:val="009F6C4C"/>
    <w:rsid w:val="00A00F20"/>
    <w:rsid w:val="00A81825"/>
    <w:rsid w:val="00A84C0F"/>
    <w:rsid w:val="00AE609D"/>
    <w:rsid w:val="00B10F46"/>
    <w:rsid w:val="00B312A0"/>
    <w:rsid w:val="00B60D9A"/>
    <w:rsid w:val="00B62177"/>
    <w:rsid w:val="00B94281"/>
    <w:rsid w:val="00BA0E07"/>
    <w:rsid w:val="00BC0984"/>
    <w:rsid w:val="00BE4BF5"/>
    <w:rsid w:val="00C04CD9"/>
    <w:rsid w:val="00C0751D"/>
    <w:rsid w:val="00C44DF1"/>
    <w:rsid w:val="00C60E34"/>
    <w:rsid w:val="00C94568"/>
    <w:rsid w:val="00CD7D91"/>
    <w:rsid w:val="00CE3D21"/>
    <w:rsid w:val="00CE68D4"/>
    <w:rsid w:val="00D1376A"/>
    <w:rsid w:val="00D74C2C"/>
    <w:rsid w:val="00DD6D58"/>
    <w:rsid w:val="00E21B07"/>
    <w:rsid w:val="00E2775B"/>
    <w:rsid w:val="00E31278"/>
    <w:rsid w:val="00E4126E"/>
    <w:rsid w:val="00E4133D"/>
    <w:rsid w:val="00E4138D"/>
    <w:rsid w:val="00E47DD5"/>
    <w:rsid w:val="00EB4EC1"/>
    <w:rsid w:val="00EC0A9F"/>
    <w:rsid w:val="00EC7790"/>
    <w:rsid w:val="00ED01B6"/>
    <w:rsid w:val="00EF11E4"/>
    <w:rsid w:val="00F117C3"/>
    <w:rsid w:val="00F25D69"/>
    <w:rsid w:val="00F25EF9"/>
    <w:rsid w:val="00F26E98"/>
    <w:rsid w:val="00F431A2"/>
    <w:rsid w:val="00F466DF"/>
    <w:rsid w:val="00F90E1A"/>
    <w:rsid w:val="00F90E92"/>
    <w:rsid w:val="00FA289D"/>
    <w:rsid w:val="00FF11D6"/>
    <w:rsid w:val="00FF7E9F"/>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3" type="connector" idref="#AutoShape 3"/>
        <o:r id="V:Rule4" type="connector" idref="#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imes New Roman" w:hAnsi="Arial" w:cs="Times New Roman"/>
        <w:lang w:val="pt-BR" w:eastAsia="pt-BR"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E274F"/>
    <w:pPr>
      <w:widowControl w:val="0"/>
    </w:pPr>
    <w:rPr>
      <w:lang w:val="es-ES" w:eastAsia="en-US"/>
    </w:rPr>
  </w:style>
  <w:style w:type="paragraph" w:styleId="Ttulo1">
    <w:name w:val="heading 1"/>
    <w:basedOn w:val="Normal"/>
    <w:next w:val="Normal"/>
    <w:rsid w:val="006E274F"/>
    <w:pPr>
      <w:keepNext/>
      <w:spacing w:before="240" w:after="60"/>
      <w:outlineLvl w:val="0"/>
    </w:pPr>
    <w:rPr>
      <w:rFonts w:cs="Arial"/>
      <w:b/>
      <w:bCs/>
      <w:kern w:val="32"/>
      <w:sz w:val="32"/>
      <w:szCs w:val="32"/>
    </w:rPr>
  </w:style>
  <w:style w:type="paragraph" w:styleId="Ttulo3">
    <w:name w:val="heading 3"/>
    <w:basedOn w:val="Normal"/>
    <w:next w:val="Normal"/>
    <w:rsid w:val="006E274F"/>
    <w:pPr>
      <w:keepNext/>
      <w:spacing w:before="240" w:after="60"/>
      <w:outlineLvl w:val="2"/>
    </w:pPr>
    <w:rPr>
      <w:sz w:val="24"/>
    </w:rPr>
  </w:style>
  <w:style w:type="paragraph" w:styleId="Ttulo4">
    <w:name w:val="heading 4"/>
    <w:basedOn w:val="Normal"/>
    <w:next w:val="Normal"/>
    <w:rsid w:val="006E274F"/>
    <w:pPr>
      <w:keepNext/>
      <w:spacing w:before="240" w:after="60"/>
      <w:outlineLvl w:val="3"/>
    </w:pPr>
    <w:rPr>
      <w:b/>
      <w:sz w:val="24"/>
    </w:rPr>
  </w:style>
  <w:style w:type="paragraph" w:styleId="Ttulo5">
    <w:name w:val="heading 5"/>
    <w:basedOn w:val="Normal"/>
    <w:next w:val="Normal"/>
    <w:rsid w:val="006E274F"/>
    <w:pPr>
      <w:spacing w:before="240" w:after="60"/>
      <w:outlineLvl w:val="4"/>
    </w:pPr>
    <w:rPr>
      <w:sz w:val="22"/>
    </w:rPr>
  </w:style>
  <w:style w:type="paragraph" w:styleId="Ttulo6">
    <w:name w:val="heading 6"/>
    <w:basedOn w:val="Normal"/>
    <w:next w:val="Normal"/>
    <w:rsid w:val="006E274F"/>
    <w:pPr>
      <w:spacing w:before="240" w:after="60"/>
      <w:outlineLvl w:val="5"/>
    </w:pPr>
    <w:rPr>
      <w:i/>
      <w:sz w:val="22"/>
    </w:rPr>
  </w:style>
  <w:style w:type="paragraph" w:styleId="Ttulo7">
    <w:name w:val="heading 7"/>
    <w:basedOn w:val="Normal"/>
    <w:next w:val="Normal"/>
    <w:rsid w:val="006E274F"/>
    <w:pPr>
      <w:spacing w:before="240" w:after="60"/>
      <w:outlineLvl w:val="6"/>
    </w:pPr>
  </w:style>
  <w:style w:type="paragraph" w:styleId="Ttulo8">
    <w:name w:val="heading 8"/>
    <w:basedOn w:val="Normal"/>
    <w:next w:val="Normal"/>
    <w:rsid w:val="006E274F"/>
    <w:pPr>
      <w:spacing w:before="240" w:after="60"/>
      <w:outlineLvl w:val="7"/>
    </w:pPr>
    <w:rPr>
      <w:i/>
    </w:rPr>
  </w:style>
  <w:style w:type="paragraph" w:styleId="Ttulo9">
    <w:name w:val="heading 9"/>
    <w:basedOn w:val="Normal"/>
    <w:next w:val="Normal"/>
    <w:rsid w:val="006E274F"/>
    <w:pPr>
      <w:spacing w:before="240" w:after="6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fim">
    <w:name w:val="endnote text"/>
    <w:basedOn w:val="Normal"/>
    <w:rsid w:val="006E274F"/>
  </w:style>
  <w:style w:type="character" w:styleId="Refdenotaderodap">
    <w:name w:val="footnote reference"/>
    <w:rsid w:val="006E274F"/>
    <w:rPr>
      <w:vertAlign w:val="superscript"/>
    </w:rPr>
  </w:style>
  <w:style w:type="character" w:styleId="Refdenotadefim">
    <w:name w:val="endnote reference"/>
    <w:rsid w:val="006E274F"/>
    <w:rPr>
      <w:vertAlign w:val="superscript"/>
    </w:rPr>
  </w:style>
  <w:style w:type="paragraph" w:customStyle="1" w:styleId="Ttulodecaptulo">
    <w:name w:val="Título de capítulo"/>
    <w:basedOn w:val="Cabealho"/>
    <w:qFormat/>
    <w:rsid w:val="006E274F"/>
    <w:pPr>
      <w:numPr>
        <w:numId w:val="1"/>
      </w:numPr>
    </w:pPr>
    <w:rPr>
      <w:b/>
      <w:sz w:val="28"/>
      <w:lang w:val="en-US"/>
    </w:rPr>
  </w:style>
  <w:style w:type="paragraph" w:customStyle="1" w:styleId="Ttulodeseessecundrias">
    <w:name w:val="Título de seções secundárias"/>
    <w:basedOn w:val="Cabealho"/>
    <w:uiPriority w:val="1"/>
    <w:qFormat/>
    <w:rsid w:val="006E274F"/>
    <w:pPr>
      <w:numPr>
        <w:ilvl w:val="1"/>
        <w:numId w:val="1"/>
      </w:numPr>
    </w:pPr>
    <w:rPr>
      <w:b/>
      <w:sz w:val="24"/>
      <w:lang w:val="en-US"/>
    </w:rPr>
  </w:style>
  <w:style w:type="character" w:customStyle="1" w:styleId="HeaderChar">
    <w:name w:val="Header Char"/>
    <w:basedOn w:val="Fontepargpadro"/>
    <w:rsid w:val="006E274F"/>
    <w:rPr>
      <w:lang w:val="es-ES" w:eastAsia="en-US"/>
    </w:rPr>
  </w:style>
  <w:style w:type="paragraph" w:customStyle="1" w:styleId="Texto">
    <w:name w:val="Texto"/>
    <w:basedOn w:val="Normal"/>
    <w:uiPriority w:val="2"/>
    <w:qFormat/>
    <w:rsid w:val="006E274F"/>
    <w:pPr>
      <w:ind w:firstLine="567"/>
      <w:jc w:val="both"/>
    </w:pPr>
    <w:rPr>
      <w:rFonts w:cs="Arial"/>
      <w:sz w:val="22"/>
      <w:lang w:val="en-US"/>
    </w:rPr>
  </w:style>
  <w:style w:type="paragraph" w:customStyle="1" w:styleId="Legendas">
    <w:name w:val="Legendas"/>
    <w:rsid w:val="006E274F"/>
    <w:pPr>
      <w:jc w:val="center"/>
    </w:pPr>
    <w:rPr>
      <w:rFonts w:cs="Arial"/>
      <w:sz w:val="18"/>
      <w:lang w:val="es-ES" w:eastAsia="en-US"/>
    </w:rPr>
  </w:style>
  <w:style w:type="paragraph" w:customStyle="1" w:styleId="Imagem">
    <w:name w:val="Imagem"/>
    <w:rsid w:val="006E274F"/>
    <w:pPr>
      <w:jc w:val="center"/>
    </w:pPr>
    <w:rPr>
      <w:rFonts w:cs="Arial"/>
      <w:lang w:val="en-US" w:eastAsia="en-US"/>
    </w:rPr>
  </w:style>
  <w:style w:type="paragraph" w:styleId="Textodebalo">
    <w:name w:val="Balloon Text"/>
    <w:basedOn w:val="Normal"/>
    <w:rsid w:val="006E274F"/>
    <w:rPr>
      <w:rFonts w:ascii="Tahoma" w:hAnsi="Tahoma" w:cs="Tahoma"/>
      <w:sz w:val="16"/>
      <w:szCs w:val="16"/>
    </w:rPr>
  </w:style>
  <w:style w:type="paragraph" w:customStyle="1" w:styleId="Code">
    <w:name w:val="Code"/>
    <w:basedOn w:val="Normal"/>
    <w:rsid w:val="006E274F"/>
    <w:pPr>
      <w:widowControl/>
      <w:autoSpaceDE w:val="0"/>
      <w:autoSpaceDN w:val="0"/>
      <w:adjustRightInd w:val="0"/>
      <w:spacing w:line="240" w:lineRule="auto"/>
      <w:ind w:firstLine="567"/>
    </w:pPr>
    <w:rPr>
      <w:rFonts w:ascii="Consolas" w:hAnsi="Consolas" w:cs="Arial"/>
      <w:szCs w:val="18"/>
      <w:lang w:val="en-US" w:eastAsia="pt-BR"/>
    </w:rPr>
  </w:style>
  <w:style w:type="character" w:styleId="HiperlinkVisitado">
    <w:name w:val="FollowedHyperlink"/>
    <w:rsid w:val="006E274F"/>
    <w:rPr>
      <w:color w:val="800080"/>
      <w:u w:val="single"/>
    </w:rPr>
  </w:style>
  <w:style w:type="character" w:styleId="Hyperlink">
    <w:name w:val="Hyperlink"/>
    <w:rsid w:val="006E274F"/>
    <w:rPr>
      <w:color w:val="0000FF"/>
      <w:u w:val="single"/>
    </w:rPr>
  </w:style>
  <w:style w:type="paragraph" w:styleId="Cabealho">
    <w:name w:val="header"/>
    <w:basedOn w:val="Normal"/>
    <w:rsid w:val="006E274F"/>
    <w:pPr>
      <w:tabs>
        <w:tab w:val="center" w:pos="4252"/>
        <w:tab w:val="right" w:pos="8504"/>
      </w:tabs>
    </w:pPr>
  </w:style>
  <w:style w:type="paragraph" w:styleId="Rodap">
    <w:name w:val="footer"/>
    <w:basedOn w:val="Normal"/>
    <w:rsid w:val="006E274F"/>
    <w:pPr>
      <w:tabs>
        <w:tab w:val="center" w:pos="4252"/>
        <w:tab w:val="right" w:pos="8504"/>
      </w:tabs>
    </w:pPr>
  </w:style>
  <w:style w:type="table" w:styleId="Tabelacomgrade">
    <w:name w:val="Table Grid"/>
    <w:basedOn w:val="Tabelanormal"/>
    <w:rsid w:val="006E274F"/>
    <w:rPr>
      <w:sz w:val="24"/>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rPr>
        <w:rFonts w:ascii="Times New Roman" w:hAnsi="Times New Roman"/>
        <w:sz w:val="24"/>
      </w:rPr>
    </w:tblStylePr>
  </w:style>
  <w:style w:type="character" w:styleId="TextodoEspaoReservado">
    <w:name w:val="Placeholder Text"/>
    <w:basedOn w:val="Fontepargpadro"/>
    <w:rsid w:val="006E274F"/>
    <w:rPr>
      <w:color w:val="808080"/>
    </w:rPr>
  </w:style>
  <w:style w:type="numbering" w:customStyle="1" w:styleId="MultiLevelStyle0">
    <w:name w:val="MultiLevel Style"/>
    <w:rsid w:val="006E274F"/>
  </w:style>
  <w:style w:type="numbering" w:customStyle="1" w:styleId="MultilevelStyle">
    <w:name w:val="Multilevel Style"/>
    <w:rsid w:val="006E274F"/>
    <w:pPr>
      <w:numPr>
        <w:numId w:val="2"/>
      </w:numPr>
    </w:pPr>
  </w:style>
  <w:style w:type="numbering" w:customStyle="1" w:styleId="MultiLevelStyle1">
    <w:name w:val="MultiLevel Style1"/>
    <w:next w:val="MultiLevelStyle0"/>
    <w:rsid w:val="006E274F"/>
  </w:style>
  <w:style w:type="paragraph" w:styleId="PargrafodaLista">
    <w:name w:val="List Paragraph"/>
    <w:basedOn w:val="Normal"/>
    <w:rsid w:val="006E274F"/>
    <w:pPr>
      <w:ind w:left="720"/>
      <w:contextualSpacing/>
    </w:pPr>
  </w:style>
  <w:style w:type="character" w:customStyle="1" w:styleId="apple-converted-space">
    <w:name w:val="apple-converted-space"/>
    <w:basedOn w:val="Fontepargpadro"/>
    <w:rsid w:val="00FF11D6"/>
  </w:style>
  <w:style w:type="character" w:styleId="Refdecomentrio">
    <w:name w:val="annotation reference"/>
    <w:basedOn w:val="Fontepargpadro"/>
    <w:uiPriority w:val="99"/>
    <w:semiHidden/>
    <w:unhideWhenUsed/>
    <w:rsid w:val="007832A0"/>
    <w:rPr>
      <w:sz w:val="16"/>
      <w:szCs w:val="16"/>
    </w:rPr>
  </w:style>
  <w:style w:type="paragraph" w:styleId="Textodecomentrio">
    <w:name w:val="annotation text"/>
    <w:basedOn w:val="Normal"/>
    <w:link w:val="TextodecomentrioChar"/>
    <w:uiPriority w:val="99"/>
    <w:semiHidden/>
    <w:unhideWhenUsed/>
    <w:rsid w:val="007832A0"/>
    <w:pPr>
      <w:spacing w:line="240" w:lineRule="auto"/>
    </w:pPr>
  </w:style>
  <w:style w:type="character" w:customStyle="1" w:styleId="TextodecomentrioChar">
    <w:name w:val="Texto de comentário Char"/>
    <w:basedOn w:val="Fontepargpadro"/>
    <w:link w:val="Textodecomentrio"/>
    <w:uiPriority w:val="99"/>
    <w:semiHidden/>
    <w:rsid w:val="007832A0"/>
    <w:rPr>
      <w:lang w:val="es-ES" w:eastAsia="en-US"/>
    </w:rPr>
  </w:style>
  <w:style w:type="paragraph" w:styleId="Assuntodocomentrio">
    <w:name w:val="annotation subject"/>
    <w:basedOn w:val="Textodecomentrio"/>
    <w:next w:val="Textodecomentrio"/>
    <w:link w:val="AssuntodocomentrioChar"/>
    <w:uiPriority w:val="99"/>
    <w:semiHidden/>
    <w:unhideWhenUsed/>
    <w:rsid w:val="007832A0"/>
    <w:rPr>
      <w:b/>
      <w:bCs/>
    </w:rPr>
  </w:style>
  <w:style w:type="character" w:customStyle="1" w:styleId="AssuntodocomentrioChar">
    <w:name w:val="Assunto do comentário Char"/>
    <w:basedOn w:val="TextodecomentrioChar"/>
    <w:link w:val="Assuntodocomentrio"/>
    <w:uiPriority w:val="99"/>
    <w:semiHidden/>
    <w:rsid w:val="007832A0"/>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Times New Roman"/>
        <w:lang w:val="pt-BR" w:eastAsia="pt-BR"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pPr>
    <w:rPr>
      <w:lang w:val="es-ES" w:eastAsia="en-US"/>
    </w:rPr>
  </w:style>
  <w:style w:type="paragraph" w:styleId="Heading1">
    <w:name w:val="heading 1"/>
    <w:basedOn w:val="Normal"/>
    <w:next w:val="Normal"/>
    <w:pPr>
      <w:keepNext/>
      <w:spacing w:before="240" w:after="60"/>
      <w:outlineLvl w:val="0"/>
    </w:pPr>
    <w:rPr>
      <w:rFonts w:cs="Arial"/>
      <w:b/>
      <w:bCs/>
      <w:kern w:val="32"/>
      <w:sz w:val="32"/>
      <w:szCs w:val="32"/>
    </w:rPr>
  </w:style>
  <w:style w:type="paragraph" w:styleId="Heading3">
    <w:name w:val="heading 3"/>
    <w:basedOn w:val="Normal"/>
    <w:next w:val="Normal"/>
    <w:pPr>
      <w:keepNext/>
      <w:spacing w:before="240" w:after="60"/>
      <w:outlineLvl w:val="2"/>
    </w:pPr>
    <w:rPr>
      <w:sz w:val="24"/>
    </w:rPr>
  </w:style>
  <w:style w:type="paragraph" w:styleId="Heading4">
    <w:name w:val="heading 4"/>
    <w:basedOn w:val="Normal"/>
    <w:next w:val="Normal"/>
    <w:pPr>
      <w:keepNext/>
      <w:spacing w:before="240" w:after="60"/>
      <w:outlineLvl w:val="3"/>
    </w:pPr>
    <w:rPr>
      <w:b/>
      <w:sz w:val="24"/>
    </w:rPr>
  </w:style>
  <w:style w:type="paragraph" w:styleId="Heading5">
    <w:name w:val="heading 5"/>
    <w:basedOn w:val="Normal"/>
    <w:next w:val="Normal"/>
    <w:pPr>
      <w:spacing w:before="240" w:after="60"/>
      <w:outlineLvl w:val="4"/>
    </w:pPr>
    <w:rPr>
      <w:sz w:val="22"/>
    </w:rPr>
  </w:style>
  <w:style w:type="paragraph" w:styleId="Heading6">
    <w:name w:val="heading 6"/>
    <w:basedOn w:val="Normal"/>
    <w:next w:val="Normal"/>
    <w:pPr>
      <w:spacing w:before="240" w:after="60"/>
      <w:outlineLvl w:val="5"/>
    </w:pPr>
    <w:rPr>
      <w:i/>
      <w:sz w:val="22"/>
    </w:rPr>
  </w:style>
  <w:style w:type="paragraph" w:styleId="Heading7">
    <w:name w:val="heading 7"/>
    <w:basedOn w:val="Normal"/>
    <w:next w:val="Normal"/>
    <w:pPr>
      <w:spacing w:before="240" w:after="60"/>
      <w:outlineLvl w:val="6"/>
    </w:pPr>
  </w:style>
  <w:style w:type="paragraph" w:styleId="Heading8">
    <w:name w:val="heading 8"/>
    <w:basedOn w:val="Normal"/>
    <w:next w:val="Normal"/>
    <w:pPr>
      <w:spacing w:before="240" w:after="60"/>
      <w:outlineLvl w:val="7"/>
    </w:pPr>
    <w:rPr>
      <w:i/>
    </w:rPr>
  </w:style>
  <w:style w:type="paragraph" w:styleId="Heading9">
    <w:name w:val="heading 9"/>
    <w:basedOn w:val="Normal"/>
    <w:next w:val="Normal"/>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tyle>
  <w:style w:type="character" w:styleId="FootnoteReference">
    <w:name w:val="footnote reference"/>
    <w:rPr>
      <w:vertAlign w:val="superscript"/>
    </w:rPr>
  </w:style>
  <w:style w:type="character" w:styleId="EndnoteReference">
    <w:name w:val="endnote reference"/>
    <w:rPr>
      <w:vertAlign w:val="superscript"/>
    </w:rPr>
  </w:style>
  <w:style w:type="paragraph" w:customStyle="1" w:styleId="Ttulodecaptulo">
    <w:name w:val="Título de capítulo"/>
    <w:basedOn w:val="Header"/>
    <w:qFormat/>
    <w:pPr>
      <w:numPr>
        <w:numId w:val="1"/>
      </w:numPr>
    </w:pPr>
    <w:rPr>
      <w:b/>
      <w:sz w:val="28"/>
      <w:lang w:val="en-US"/>
    </w:rPr>
  </w:style>
  <w:style w:type="paragraph" w:customStyle="1" w:styleId="Ttulodeseessecundrias">
    <w:name w:val="Título de seções secundárias"/>
    <w:basedOn w:val="Header"/>
    <w:uiPriority w:val="1"/>
    <w:qFormat/>
    <w:pPr>
      <w:numPr>
        <w:ilvl w:val="1"/>
        <w:numId w:val="1"/>
      </w:numPr>
    </w:pPr>
    <w:rPr>
      <w:b/>
      <w:sz w:val="24"/>
      <w:lang w:val="en-US"/>
    </w:rPr>
  </w:style>
  <w:style w:type="character" w:customStyle="1" w:styleId="HeaderChar">
    <w:name w:val="Header Char"/>
    <w:basedOn w:val="DefaultParagraphFont"/>
    <w:rPr>
      <w:lang w:val="es-ES" w:eastAsia="en-US"/>
    </w:rPr>
  </w:style>
  <w:style w:type="paragraph" w:customStyle="1" w:styleId="Texto">
    <w:name w:val="Texto"/>
    <w:basedOn w:val="Normal"/>
    <w:uiPriority w:val="2"/>
    <w:qFormat/>
    <w:pPr>
      <w:ind w:firstLine="567"/>
      <w:jc w:val="both"/>
    </w:pPr>
    <w:rPr>
      <w:rFonts w:cs="Arial"/>
      <w:sz w:val="22"/>
      <w:lang w:val="en-US"/>
    </w:rPr>
  </w:style>
  <w:style w:type="paragraph" w:customStyle="1" w:styleId="Legendas">
    <w:name w:val="Legendas"/>
    <w:pPr>
      <w:jc w:val="center"/>
    </w:pPr>
    <w:rPr>
      <w:rFonts w:cs="Arial"/>
      <w:sz w:val="18"/>
      <w:lang w:val="es-ES" w:eastAsia="en-US"/>
    </w:rPr>
  </w:style>
  <w:style w:type="paragraph" w:customStyle="1" w:styleId="Imagem">
    <w:name w:val="Imagem"/>
    <w:pPr>
      <w:jc w:val="center"/>
    </w:pPr>
    <w:rPr>
      <w:rFonts w:cs="Arial"/>
      <w:lang w:val="en-US" w:eastAsia="en-US"/>
    </w:rPr>
  </w:style>
  <w:style w:type="paragraph" w:styleId="BalloonText">
    <w:name w:val="Balloon Text"/>
    <w:basedOn w:val="Normal"/>
    <w:rPr>
      <w:rFonts w:ascii="Tahoma" w:hAnsi="Tahoma" w:cs="Tahoma"/>
      <w:sz w:val="16"/>
      <w:szCs w:val="16"/>
    </w:rPr>
  </w:style>
  <w:style w:type="paragraph" w:customStyle="1" w:styleId="Code">
    <w:name w:val="Code"/>
    <w:basedOn w:val="Normal"/>
    <w:pPr>
      <w:widowControl/>
      <w:autoSpaceDE w:val="0"/>
      <w:autoSpaceDN w:val="0"/>
      <w:adjustRightInd w:val="0"/>
      <w:spacing w:line="240" w:lineRule="auto"/>
      <w:ind w:firstLine="567"/>
    </w:pPr>
    <w:rPr>
      <w:rFonts w:ascii="Consolas" w:hAnsi="Consolas" w:cs="Arial"/>
      <w:szCs w:val="18"/>
      <w:lang w:val="en-US" w:eastAsia="pt-BR"/>
    </w:rPr>
  </w:style>
  <w:style w:type="character" w:styleId="FollowedHyperlink">
    <w:name w:val="FollowedHyperlink"/>
    <w:rPr>
      <w:color w:val="800080"/>
      <w:u w:val="single"/>
    </w:rPr>
  </w:style>
  <w:style w:type="character" w:styleId="Hyperlink">
    <w:name w:val="Hyperlink"/>
    <w:rPr>
      <w:color w:val="0000FF"/>
      <w:u w:val="single"/>
    </w:rPr>
  </w:style>
  <w:style w:type="paragraph" w:styleId="Header">
    <w:name w:val="header"/>
    <w:basedOn w:val="Normal"/>
    <w:pPr>
      <w:tabs>
        <w:tab w:val="center" w:pos="4252"/>
        <w:tab w:val="right" w:pos="8504"/>
      </w:tabs>
    </w:pPr>
  </w:style>
  <w:style w:type="paragraph" w:styleId="Footer">
    <w:name w:val="footer"/>
    <w:basedOn w:val="Normal"/>
    <w:pPr>
      <w:tabs>
        <w:tab w:val="center" w:pos="4252"/>
        <w:tab w:val="right" w:pos="8504"/>
      </w:tabs>
    </w:pPr>
  </w:style>
  <w:style w:type="table" w:styleId="TableGrid">
    <w:name w:val="Table Grid"/>
    <w:basedOn w:val="TableNormal"/>
    <w:rPr>
      <w:sz w:val="24"/>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rPr>
        <w:rFonts w:ascii="Times New Roman" w:hAnsi="Times New Roman"/>
        <w:sz w:val="24"/>
      </w:rPr>
    </w:tblStylePr>
  </w:style>
  <w:style w:type="character" w:styleId="PlaceholderText">
    <w:name w:val="Placeholder Text"/>
    <w:basedOn w:val="DefaultParagraphFont"/>
    <w:rPr>
      <w:color w:val="808080"/>
    </w:rPr>
  </w:style>
  <w:style w:type="numbering" w:customStyle="1" w:styleId="MultiLevelStyle0">
    <w:name w:val="MultiLevel Style"/>
  </w:style>
  <w:style w:type="numbering" w:customStyle="1" w:styleId="MultilevelStyle">
    <w:name w:val="Multilevel Style"/>
    <w:pPr>
      <w:numPr>
        <w:numId w:val="2"/>
      </w:numPr>
    </w:pPr>
  </w:style>
  <w:style w:type="numbering" w:customStyle="1" w:styleId="MultiLevelStyle1">
    <w:name w:val="MultiLevel Style1"/>
    <w:next w:val="MultiLevelStyle0"/>
  </w:style>
  <w:style w:type="paragraph" w:styleId="ListParagraph">
    <w:name w:val="List Paragraph"/>
    <w:basedOn w:val="Normal"/>
    <w:pPr>
      <w:ind w:left="720"/>
      <w:contextualSpacing/>
    </w:pPr>
  </w:style>
  <w:style w:type="character" w:customStyle="1" w:styleId="apple-converted-space">
    <w:name w:val="apple-converted-space"/>
    <w:basedOn w:val="DefaultParagraphFont"/>
    <w:rsid w:val="00FF11D6"/>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10.xml"/><Relationship Id="rId21" Type="http://schemas.openxmlformats.org/officeDocument/2006/relationships/chart" Target="charts/chart5.xml"/><Relationship Id="rId42" Type="http://schemas.openxmlformats.org/officeDocument/2006/relationships/chart" Target="charts/chart26.xml"/><Relationship Id="rId47" Type="http://schemas.openxmlformats.org/officeDocument/2006/relationships/chart" Target="charts/chart31.xml"/><Relationship Id="rId63" Type="http://schemas.openxmlformats.org/officeDocument/2006/relationships/chart" Target="charts/chart47.xml"/><Relationship Id="rId68" Type="http://schemas.openxmlformats.org/officeDocument/2006/relationships/chart" Target="charts/chart52.xml"/><Relationship Id="rId84" Type="http://schemas.openxmlformats.org/officeDocument/2006/relationships/chart" Target="charts/chart68.xml"/><Relationship Id="rId89" Type="http://schemas.openxmlformats.org/officeDocument/2006/relationships/chart" Target="charts/chart73.xml"/><Relationship Id="rId7" Type="http://schemas.openxmlformats.org/officeDocument/2006/relationships/comments" Target="comments.xml"/><Relationship Id="rId71" Type="http://schemas.openxmlformats.org/officeDocument/2006/relationships/chart" Target="charts/chart55.xml"/><Relationship Id="rId92" Type="http://schemas.openxmlformats.org/officeDocument/2006/relationships/chart" Target="charts/chart76.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chart" Target="charts/chart13.xml"/><Relationship Id="rId11" Type="http://schemas.openxmlformats.org/officeDocument/2006/relationships/image" Target="media/image4.png"/><Relationship Id="rId24" Type="http://schemas.openxmlformats.org/officeDocument/2006/relationships/chart" Target="charts/chart8.xml"/><Relationship Id="rId32" Type="http://schemas.openxmlformats.org/officeDocument/2006/relationships/chart" Target="charts/chart16.xml"/><Relationship Id="rId37" Type="http://schemas.openxmlformats.org/officeDocument/2006/relationships/chart" Target="charts/chart21.xml"/><Relationship Id="rId40" Type="http://schemas.openxmlformats.org/officeDocument/2006/relationships/chart" Target="charts/chart24.xml"/><Relationship Id="rId45" Type="http://schemas.openxmlformats.org/officeDocument/2006/relationships/chart" Target="charts/chart29.xml"/><Relationship Id="rId53" Type="http://schemas.openxmlformats.org/officeDocument/2006/relationships/chart" Target="charts/chart37.xml"/><Relationship Id="rId58" Type="http://schemas.openxmlformats.org/officeDocument/2006/relationships/chart" Target="charts/chart42.xml"/><Relationship Id="rId66" Type="http://schemas.openxmlformats.org/officeDocument/2006/relationships/chart" Target="charts/chart50.xml"/><Relationship Id="rId74" Type="http://schemas.openxmlformats.org/officeDocument/2006/relationships/chart" Target="charts/chart58.xml"/><Relationship Id="rId79" Type="http://schemas.openxmlformats.org/officeDocument/2006/relationships/chart" Target="charts/chart63.xml"/><Relationship Id="rId87" Type="http://schemas.openxmlformats.org/officeDocument/2006/relationships/chart" Target="charts/chart71.xml"/><Relationship Id="rId102"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chart" Target="charts/chart45.xml"/><Relationship Id="rId82" Type="http://schemas.openxmlformats.org/officeDocument/2006/relationships/chart" Target="charts/chart66.xml"/><Relationship Id="rId90" Type="http://schemas.openxmlformats.org/officeDocument/2006/relationships/chart" Target="charts/chart74.xml"/><Relationship Id="rId95" Type="http://schemas.openxmlformats.org/officeDocument/2006/relationships/chart" Target="charts/chart79.xml"/><Relationship Id="rId19" Type="http://schemas.openxmlformats.org/officeDocument/2006/relationships/chart" Target="charts/chart3.xml"/><Relationship Id="rId14" Type="http://schemas.openxmlformats.org/officeDocument/2006/relationships/image" Target="media/image7.png"/><Relationship Id="rId22" Type="http://schemas.openxmlformats.org/officeDocument/2006/relationships/chart" Target="charts/chart6.xml"/><Relationship Id="rId27" Type="http://schemas.openxmlformats.org/officeDocument/2006/relationships/chart" Target="charts/chart11.xml"/><Relationship Id="rId30" Type="http://schemas.openxmlformats.org/officeDocument/2006/relationships/chart" Target="charts/chart14.xml"/><Relationship Id="rId35" Type="http://schemas.openxmlformats.org/officeDocument/2006/relationships/chart" Target="charts/chart19.xml"/><Relationship Id="rId43" Type="http://schemas.openxmlformats.org/officeDocument/2006/relationships/chart" Target="charts/chart27.xml"/><Relationship Id="rId48" Type="http://schemas.openxmlformats.org/officeDocument/2006/relationships/chart" Target="charts/chart32.xml"/><Relationship Id="rId56" Type="http://schemas.openxmlformats.org/officeDocument/2006/relationships/chart" Target="charts/chart40.xml"/><Relationship Id="rId64" Type="http://schemas.openxmlformats.org/officeDocument/2006/relationships/chart" Target="charts/chart48.xml"/><Relationship Id="rId69" Type="http://schemas.openxmlformats.org/officeDocument/2006/relationships/chart" Target="charts/chart53.xml"/><Relationship Id="rId77" Type="http://schemas.openxmlformats.org/officeDocument/2006/relationships/chart" Target="charts/chart61.xml"/><Relationship Id="rId100" Type="http://schemas.openxmlformats.org/officeDocument/2006/relationships/chart" Target="charts/chart84.xml"/><Relationship Id="rId8" Type="http://schemas.openxmlformats.org/officeDocument/2006/relationships/image" Target="media/image1.png"/><Relationship Id="rId51" Type="http://schemas.openxmlformats.org/officeDocument/2006/relationships/chart" Target="charts/chart35.xml"/><Relationship Id="rId72" Type="http://schemas.openxmlformats.org/officeDocument/2006/relationships/chart" Target="charts/chart56.xml"/><Relationship Id="rId80" Type="http://schemas.openxmlformats.org/officeDocument/2006/relationships/chart" Target="charts/chart64.xml"/><Relationship Id="rId85" Type="http://schemas.openxmlformats.org/officeDocument/2006/relationships/chart" Target="charts/chart69.xml"/><Relationship Id="rId93" Type="http://schemas.openxmlformats.org/officeDocument/2006/relationships/chart" Target="charts/chart77.xml"/><Relationship Id="rId98" Type="http://schemas.openxmlformats.org/officeDocument/2006/relationships/chart" Target="charts/chart82.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chart" Target="charts/chart9.xml"/><Relationship Id="rId33" Type="http://schemas.openxmlformats.org/officeDocument/2006/relationships/chart" Target="charts/chart17.xml"/><Relationship Id="rId38" Type="http://schemas.openxmlformats.org/officeDocument/2006/relationships/chart" Target="charts/chart22.xml"/><Relationship Id="rId46" Type="http://schemas.openxmlformats.org/officeDocument/2006/relationships/chart" Target="charts/chart30.xml"/><Relationship Id="rId59" Type="http://schemas.openxmlformats.org/officeDocument/2006/relationships/chart" Target="charts/chart43.xml"/><Relationship Id="rId67" Type="http://schemas.openxmlformats.org/officeDocument/2006/relationships/chart" Target="charts/chart51.xml"/><Relationship Id="rId20" Type="http://schemas.openxmlformats.org/officeDocument/2006/relationships/chart" Target="charts/chart4.xml"/><Relationship Id="rId41" Type="http://schemas.openxmlformats.org/officeDocument/2006/relationships/chart" Target="charts/chart25.xml"/><Relationship Id="rId54" Type="http://schemas.openxmlformats.org/officeDocument/2006/relationships/chart" Target="charts/chart38.xml"/><Relationship Id="rId62" Type="http://schemas.openxmlformats.org/officeDocument/2006/relationships/chart" Target="charts/chart46.xml"/><Relationship Id="rId70" Type="http://schemas.openxmlformats.org/officeDocument/2006/relationships/chart" Target="charts/chart54.xml"/><Relationship Id="rId75" Type="http://schemas.openxmlformats.org/officeDocument/2006/relationships/chart" Target="charts/chart59.xml"/><Relationship Id="rId83" Type="http://schemas.openxmlformats.org/officeDocument/2006/relationships/chart" Target="charts/chart67.xml"/><Relationship Id="rId88" Type="http://schemas.openxmlformats.org/officeDocument/2006/relationships/chart" Target="charts/chart72.xml"/><Relationship Id="rId91" Type="http://schemas.openxmlformats.org/officeDocument/2006/relationships/chart" Target="charts/chart75.xml"/><Relationship Id="rId96" Type="http://schemas.openxmlformats.org/officeDocument/2006/relationships/chart" Target="charts/chart80.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chart" Target="charts/chart7.xml"/><Relationship Id="rId28" Type="http://schemas.openxmlformats.org/officeDocument/2006/relationships/chart" Target="charts/chart12.xml"/><Relationship Id="rId36" Type="http://schemas.openxmlformats.org/officeDocument/2006/relationships/chart" Target="charts/chart20.xml"/><Relationship Id="rId49" Type="http://schemas.openxmlformats.org/officeDocument/2006/relationships/chart" Target="charts/chart33.xml"/><Relationship Id="rId57" Type="http://schemas.openxmlformats.org/officeDocument/2006/relationships/chart" Target="charts/chart41.xml"/><Relationship Id="rId10" Type="http://schemas.openxmlformats.org/officeDocument/2006/relationships/image" Target="media/image3.png"/><Relationship Id="rId31" Type="http://schemas.openxmlformats.org/officeDocument/2006/relationships/chart" Target="charts/chart15.xml"/><Relationship Id="rId44" Type="http://schemas.openxmlformats.org/officeDocument/2006/relationships/chart" Target="charts/chart28.xml"/><Relationship Id="rId52" Type="http://schemas.openxmlformats.org/officeDocument/2006/relationships/chart" Target="charts/chart36.xml"/><Relationship Id="rId60" Type="http://schemas.openxmlformats.org/officeDocument/2006/relationships/chart" Target="charts/chart44.xml"/><Relationship Id="rId65" Type="http://schemas.openxmlformats.org/officeDocument/2006/relationships/chart" Target="charts/chart49.xml"/><Relationship Id="rId73" Type="http://schemas.openxmlformats.org/officeDocument/2006/relationships/chart" Target="charts/chart57.xml"/><Relationship Id="rId78" Type="http://schemas.openxmlformats.org/officeDocument/2006/relationships/chart" Target="charts/chart62.xml"/><Relationship Id="rId81" Type="http://schemas.openxmlformats.org/officeDocument/2006/relationships/chart" Target="charts/chart65.xml"/><Relationship Id="rId86" Type="http://schemas.openxmlformats.org/officeDocument/2006/relationships/chart" Target="charts/chart70.xml"/><Relationship Id="rId94" Type="http://schemas.openxmlformats.org/officeDocument/2006/relationships/chart" Target="charts/chart78.xml"/><Relationship Id="rId99" Type="http://schemas.openxmlformats.org/officeDocument/2006/relationships/chart" Target="charts/chart83.xm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chart" Target="charts/chart2.xml"/><Relationship Id="rId39" Type="http://schemas.openxmlformats.org/officeDocument/2006/relationships/chart" Target="charts/chart23.xml"/><Relationship Id="rId34" Type="http://schemas.openxmlformats.org/officeDocument/2006/relationships/chart" Target="charts/chart18.xml"/><Relationship Id="rId50" Type="http://schemas.openxmlformats.org/officeDocument/2006/relationships/chart" Target="charts/chart34.xml"/><Relationship Id="rId55" Type="http://schemas.openxmlformats.org/officeDocument/2006/relationships/chart" Target="charts/chart39.xml"/><Relationship Id="rId76" Type="http://schemas.openxmlformats.org/officeDocument/2006/relationships/chart" Target="charts/chart60.xml"/><Relationship Id="rId97" Type="http://schemas.openxmlformats.org/officeDocument/2006/relationships/chart" Target="charts/chart81.xml"/><Relationship Id="rId104" Type="http://schemas.microsoft.com/office/2007/relationships/stylesWithEffects" Target="stylesWithEffect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1.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6.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51.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56.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61.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62.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63.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64.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65.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66.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67.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68.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69.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70.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71.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72.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73.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74.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75.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76.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77.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78.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79.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80.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81.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82.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83.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84.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Q4 - </a:t>
            </a:r>
            <a:r>
              <a:rPr lang="pt-BR"/>
              <a:t>CSR - 2 Gauss Points - Coloring </a:t>
            </a:r>
          </a:p>
        </c:rich>
      </c:tx>
    </c:title>
    <c:plotArea>
      <c:layout/>
      <c:lineChart>
        <c:grouping val="standard"/>
        <c:ser>
          <c:idx val="0"/>
          <c:order val="0"/>
          <c:tx>
            <c:v>CPU_1</c:v>
          </c:tx>
          <c:cat>
            <c:numRef>
              <c:f>'Q4-Col'!$A$10:$A$15</c:f>
              <c:numCache>
                <c:formatCode>General</c:formatCode>
                <c:ptCount val="6"/>
                <c:pt idx="0">
                  <c:v>578</c:v>
                </c:pt>
                <c:pt idx="1">
                  <c:v>8450</c:v>
                </c:pt>
                <c:pt idx="2">
                  <c:v>13122</c:v>
                </c:pt>
                <c:pt idx="3">
                  <c:v>18818</c:v>
                </c:pt>
                <c:pt idx="4">
                  <c:v>33282</c:v>
                </c:pt>
                <c:pt idx="5">
                  <c:v>132098</c:v>
                </c:pt>
              </c:numCache>
            </c:numRef>
          </c:cat>
          <c:val>
            <c:numRef>
              <c:f>'Q4-Col'!$E$10:$E$15</c:f>
              <c:numCache>
                <c:formatCode>0.00</c:formatCode>
                <c:ptCount val="6"/>
                <c:pt idx="0">
                  <c:v>3.0000000000000057E-3</c:v>
                </c:pt>
                <c:pt idx="1">
                  <c:v>4.7000000000000069E-2</c:v>
                </c:pt>
                <c:pt idx="2">
                  <c:v>7.1000000000000021E-2</c:v>
                </c:pt>
                <c:pt idx="3">
                  <c:v>0.1</c:v>
                </c:pt>
                <c:pt idx="4">
                  <c:v>0.17500000000000004</c:v>
                </c:pt>
                <c:pt idx="5">
                  <c:v>0.70800000000000063</c:v>
                </c:pt>
              </c:numCache>
            </c:numRef>
          </c:val>
        </c:ser>
        <c:ser>
          <c:idx val="1"/>
          <c:order val="1"/>
          <c:tx>
            <c:v>GPU_1</c:v>
          </c:tx>
          <c:cat>
            <c:numRef>
              <c:f>'Q4-Col'!$A$10:$A$15</c:f>
              <c:numCache>
                <c:formatCode>General</c:formatCode>
                <c:ptCount val="6"/>
                <c:pt idx="0">
                  <c:v>578</c:v>
                </c:pt>
                <c:pt idx="1">
                  <c:v>8450</c:v>
                </c:pt>
                <c:pt idx="2">
                  <c:v>13122</c:v>
                </c:pt>
                <c:pt idx="3">
                  <c:v>18818</c:v>
                </c:pt>
                <c:pt idx="4">
                  <c:v>33282</c:v>
                </c:pt>
                <c:pt idx="5">
                  <c:v>132098</c:v>
                </c:pt>
              </c:numCache>
            </c:numRef>
          </c:cat>
          <c:val>
            <c:numRef>
              <c:f>'Q4-Col'!$F$10:$F$15</c:f>
              <c:numCache>
                <c:formatCode>0.00</c:formatCode>
                <c:ptCount val="6"/>
                <c:pt idx="0">
                  <c:v>7.0000000000000114E-3</c:v>
                </c:pt>
                <c:pt idx="1">
                  <c:v>3.0000000000000044E-2</c:v>
                </c:pt>
                <c:pt idx="2">
                  <c:v>4.1000000000000002E-2</c:v>
                </c:pt>
                <c:pt idx="3">
                  <c:v>5.8000000000000058E-2</c:v>
                </c:pt>
                <c:pt idx="4">
                  <c:v>0.1</c:v>
                </c:pt>
                <c:pt idx="5">
                  <c:v>0.36200000000000032</c:v>
                </c:pt>
              </c:numCache>
            </c:numRef>
          </c:val>
        </c:ser>
        <c:ser>
          <c:idx val="2"/>
          <c:order val="2"/>
          <c:tx>
            <c:v>CPU_2</c:v>
          </c:tx>
          <c:val>
            <c:numRef>
              <c:f>'Q4-Col'!$E$19:$E$24</c:f>
              <c:numCache>
                <c:formatCode>0.00</c:formatCode>
                <c:ptCount val="6"/>
                <c:pt idx="0">
                  <c:v>2.0000000000000035E-3</c:v>
                </c:pt>
                <c:pt idx="1">
                  <c:v>2.6000000000000027E-2</c:v>
                </c:pt>
                <c:pt idx="2">
                  <c:v>4.5000000000000033E-2</c:v>
                </c:pt>
                <c:pt idx="3">
                  <c:v>6.4000000000000112E-2</c:v>
                </c:pt>
                <c:pt idx="4">
                  <c:v>0.11799999999999998</c:v>
                </c:pt>
                <c:pt idx="5">
                  <c:v>0.46</c:v>
                </c:pt>
              </c:numCache>
            </c:numRef>
          </c:val>
        </c:ser>
        <c:ser>
          <c:idx val="3"/>
          <c:order val="3"/>
          <c:tx>
            <c:v>GPU_2</c:v>
          </c:tx>
          <c:val>
            <c:numRef>
              <c:f>'Q4-Col'!$F$19:$F$24</c:f>
              <c:numCache>
                <c:formatCode>0.00</c:formatCode>
                <c:ptCount val="6"/>
                <c:pt idx="0">
                  <c:v>6.0000000000000114E-3</c:v>
                </c:pt>
                <c:pt idx="1">
                  <c:v>3.3000000000000002E-2</c:v>
                </c:pt>
                <c:pt idx="2">
                  <c:v>4.7000000000000069E-2</c:v>
                </c:pt>
                <c:pt idx="3">
                  <c:v>7.1000000000000021E-2</c:v>
                </c:pt>
                <c:pt idx="4">
                  <c:v>0.11300000000000006</c:v>
                </c:pt>
                <c:pt idx="5">
                  <c:v>0.37800000000000045</c:v>
                </c:pt>
              </c:numCache>
            </c:numRef>
          </c:val>
        </c:ser>
        <c:ser>
          <c:idx val="4"/>
          <c:order val="4"/>
          <c:tx>
            <c:v>CPU_4</c:v>
          </c:tx>
          <c:val>
            <c:numRef>
              <c:f>'Q4-Col'!$E$28:$E$33</c:f>
              <c:numCache>
                <c:formatCode>0.00</c:formatCode>
                <c:ptCount val="6"/>
                <c:pt idx="0">
                  <c:v>2.0000000000000035E-3</c:v>
                </c:pt>
                <c:pt idx="1">
                  <c:v>3.0000000000000044E-2</c:v>
                </c:pt>
                <c:pt idx="2">
                  <c:v>4.9000000000000099E-2</c:v>
                </c:pt>
                <c:pt idx="3">
                  <c:v>6.7000000000000101E-2</c:v>
                </c:pt>
                <c:pt idx="4">
                  <c:v>0.10800000000000011</c:v>
                </c:pt>
                <c:pt idx="5">
                  <c:v>0.43400000000000044</c:v>
                </c:pt>
              </c:numCache>
            </c:numRef>
          </c:val>
        </c:ser>
        <c:ser>
          <c:idx val="5"/>
          <c:order val="5"/>
          <c:tx>
            <c:v>GPU_4</c:v>
          </c:tx>
          <c:val>
            <c:numRef>
              <c:f>'Q4-Col'!$F$28:$F$33</c:f>
              <c:numCache>
                <c:formatCode>0.00</c:formatCode>
                <c:ptCount val="6"/>
                <c:pt idx="0">
                  <c:v>5.000000000000007E-3</c:v>
                </c:pt>
                <c:pt idx="1">
                  <c:v>3.7000000000000054E-2</c:v>
                </c:pt>
                <c:pt idx="2">
                  <c:v>5.3000000000000033E-2</c:v>
                </c:pt>
                <c:pt idx="3">
                  <c:v>8.0000000000000113E-2</c:v>
                </c:pt>
                <c:pt idx="4">
                  <c:v>0.12300000000000011</c:v>
                </c:pt>
                <c:pt idx="5">
                  <c:v>0.38700000000000051</c:v>
                </c:pt>
              </c:numCache>
            </c:numRef>
          </c:val>
        </c:ser>
        <c:ser>
          <c:idx val="6"/>
          <c:order val="6"/>
          <c:tx>
            <c:v>CPU_8</c:v>
          </c:tx>
          <c:val>
            <c:numRef>
              <c:f>'Q4-Col'!$E$37:$E$42</c:f>
              <c:numCache>
                <c:formatCode>0.00</c:formatCode>
                <c:ptCount val="6"/>
                <c:pt idx="0">
                  <c:v>3.0000000000000057E-3</c:v>
                </c:pt>
                <c:pt idx="1">
                  <c:v>3.2000000000000056E-2</c:v>
                </c:pt>
                <c:pt idx="2">
                  <c:v>5.3000000000000033E-2</c:v>
                </c:pt>
                <c:pt idx="3">
                  <c:v>7.2000000000000092E-2</c:v>
                </c:pt>
                <c:pt idx="4">
                  <c:v>0.12100000000000002</c:v>
                </c:pt>
                <c:pt idx="5">
                  <c:v>0.45600000000000002</c:v>
                </c:pt>
              </c:numCache>
            </c:numRef>
          </c:val>
        </c:ser>
        <c:ser>
          <c:idx val="7"/>
          <c:order val="7"/>
          <c:tx>
            <c:v>GPU_8</c:v>
          </c:tx>
          <c:val>
            <c:numRef>
              <c:f>'Q4-Col'!$F$37:$F$42</c:f>
              <c:numCache>
                <c:formatCode>0.00</c:formatCode>
                <c:ptCount val="6"/>
                <c:pt idx="0">
                  <c:v>6.0000000000000114E-3</c:v>
                </c:pt>
                <c:pt idx="1">
                  <c:v>3.8000000000000041E-2</c:v>
                </c:pt>
                <c:pt idx="2">
                  <c:v>6.5000000000000099E-2</c:v>
                </c:pt>
                <c:pt idx="3">
                  <c:v>9.0000000000000066E-2</c:v>
                </c:pt>
                <c:pt idx="4">
                  <c:v>0.13500000000000001</c:v>
                </c:pt>
                <c:pt idx="5">
                  <c:v>0.38300000000000051</c:v>
                </c:pt>
              </c:numCache>
            </c:numRef>
          </c:val>
        </c:ser>
        <c:marker val="1"/>
        <c:axId val="60060416"/>
        <c:axId val="60061952"/>
      </c:lineChart>
      <c:dateAx>
        <c:axId val="60060416"/>
        <c:scaling>
          <c:orientation val="minMax"/>
        </c:scaling>
        <c:axPos val="b"/>
        <c:numFmt formatCode="General" sourceLinked="1"/>
        <c:tickLblPos val="nextTo"/>
        <c:crossAx val="60061952"/>
        <c:crosses val="autoZero"/>
        <c:lblOffset val="100"/>
        <c:baseTimeUnit val="years"/>
      </c:dateAx>
      <c:valAx>
        <c:axId val="60061952"/>
        <c:scaling>
          <c:orientation val="minMax"/>
        </c:scaling>
        <c:axPos val="l"/>
        <c:majorGridlines/>
        <c:numFmt formatCode="0.00" sourceLinked="1"/>
        <c:tickLblPos val="nextTo"/>
        <c:crossAx val="60060416"/>
        <c:crosses val="autoZero"/>
        <c:crossBetween val="midCat"/>
      </c:valAx>
      <c:spPr>
        <a:noFill/>
        <a:ln w="25400">
          <a:noFill/>
        </a:ln>
      </c:spPr>
    </c:plotArea>
    <c:legend>
      <c:legendPos val="b"/>
    </c:legend>
    <c:plotVisOnly val="1"/>
    <c:dispBlanksAs val="gap"/>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Q4 - </a:t>
            </a:r>
            <a:r>
              <a:rPr lang="pt-BR"/>
              <a:t>ELL - 3 Gauss Points - No Coloring </a:t>
            </a:r>
          </a:p>
        </c:rich>
      </c:tx>
    </c:title>
    <c:plotArea>
      <c:layout/>
      <c:lineChart>
        <c:grouping val="standard"/>
        <c:ser>
          <c:idx val="0"/>
          <c:order val="0"/>
          <c:tx>
            <c:v>CPU_1</c:v>
          </c:tx>
          <c:cat>
            <c:numRef>
              <c:f>'Q4-NoCol'!$A$10:$A$15</c:f>
              <c:numCache>
                <c:formatCode>General</c:formatCode>
                <c:ptCount val="6"/>
                <c:pt idx="0">
                  <c:v>578</c:v>
                </c:pt>
                <c:pt idx="1">
                  <c:v>8450</c:v>
                </c:pt>
                <c:pt idx="2">
                  <c:v>13122</c:v>
                </c:pt>
                <c:pt idx="3">
                  <c:v>18818</c:v>
                </c:pt>
                <c:pt idx="4">
                  <c:v>33282</c:v>
                </c:pt>
                <c:pt idx="5">
                  <c:v>132098</c:v>
                </c:pt>
              </c:numCache>
            </c:numRef>
          </c:cat>
          <c:val>
            <c:numRef>
              <c:f>'Q4-NoCol'!$M$48:$M$53</c:f>
              <c:numCache>
                <c:formatCode>0.00</c:formatCode>
                <c:ptCount val="6"/>
                <c:pt idx="0">
                  <c:v>7.000000000000008E-3</c:v>
                </c:pt>
                <c:pt idx="1">
                  <c:v>7.8000000000000014E-2</c:v>
                </c:pt>
                <c:pt idx="2">
                  <c:v>0.21900000000000025</c:v>
                </c:pt>
                <c:pt idx="3">
                  <c:v>0.19800000000000001</c:v>
                </c:pt>
                <c:pt idx="4">
                  <c:v>0.32300000000000051</c:v>
                </c:pt>
                <c:pt idx="5">
                  <c:v>1.349</c:v>
                </c:pt>
              </c:numCache>
            </c:numRef>
          </c:val>
        </c:ser>
        <c:ser>
          <c:idx val="1"/>
          <c:order val="1"/>
          <c:tx>
            <c:v>GPU_1</c:v>
          </c:tx>
          <c:cat>
            <c:numRef>
              <c:f>'Q4-NoCol'!$A$10:$A$15</c:f>
              <c:numCache>
                <c:formatCode>General</c:formatCode>
                <c:ptCount val="6"/>
                <c:pt idx="0">
                  <c:v>578</c:v>
                </c:pt>
                <c:pt idx="1">
                  <c:v>8450</c:v>
                </c:pt>
                <c:pt idx="2">
                  <c:v>13122</c:v>
                </c:pt>
                <c:pt idx="3">
                  <c:v>18818</c:v>
                </c:pt>
                <c:pt idx="4">
                  <c:v>33282</c:v>
                </c:pt>
                <c:pt idx="5">
                  <c:v>132098</c:v>
                </c:pt>
              </c:numCache>
            </c:numRef>
          </c:cat>
          <c:val>
            <c:numRef>
              <c:f>'Q4-NoCol'!$N$48:$N$53</c:f>
              <c:numCache>
                <c:formatCode>0.00</c:formatCode>
                <c:ptCount val="6"/>
                <c:pt idx="0">
                  <c:v>7.000000000000008E-3</c:v>
                </c:pt>
                <c:pt idx="1">
                  <c:v>3.9000000000000014E-2</c:v>
                </c:pt>
                <c:pt idx="2">
                  <c:v>5.6000000000000001E-2</c:v>
                </c:pt>
                <c:pt idx="3">
                  <c:v>7.8000000000000014E-2</c:v>
                </c:pt>
                <c:pt idx="4">
                  <c:v>0.13300000000000001</c:v>
                </c:pt>
                <c:pt idx="5">
                  <c:v>0.55000000000000004</c:v>
                </c:pt>
              </c:numCache>
            </c:numRef>
          </c:val>
        </c:ser>
        <c:ser>
          <c:idx val="2"/>
          <c:order val="2"/>
          <c:tx>
            <c:v>CPU_2</c:v>
          </c:tx>
          <c:val>
            <c:numRef>
              <c:f>'Q4-NoCol'!$M$57:$M$62</c:f>
              <c:numCache>
                <c:formatCode>0.00</c:formatCode>
                <c:ptCount val="6"/>
                <c:pt idx="0">
                  <c:v>4.000000000000007E-3</c:v>
                </c:pt>
                <c:pt idx="1">
                  <c:v>5.1999999999999998E-2</c:v>
                </c:pt>
                <c:pt idx="2">
                  <c:v>8.6000000000000021E-2</c:v>
                </c:pt>
                <c:pt idx="3">
                  <c:v>0.12400000000000011</c:v>
                </c:pt>
                <c:pt idx="4">
                  <c:v>0.22700000000000001</c:v>
                </c:pt>
                <c:pt idx="5">
                  <c:v>0.91600000000000004</c:v>
                </c:pt>
              </c:numCache>
            </c:numRef>
          </c:val>
        </c:ser>
        <c:ser>
          <c:idx val="3"/>
          <c:order val="3"/>
          <c:tx>
            <c:v>GPU_2</c:v>
          </c:tx>
          <c:val>
            <c:numRef>
              <c:f>'Q4-NoCol'!$N$57:$N$62</c:f>
              <c:numCache>
                <c:formatCode>0.00</c:formatCode>
                <c:ptCount val="6"/>
                <c:pt idx="0">
                  <c:v>7.000000000000008E-3</c:v>
                </c:pt>
                <c:pt idx="1">
                  <c:v>4.2000000000000023E-2</c:v>
                </c:pt>
                <c:pt idx="2">
                  <c:v>6.9000000000000034E-2</c:v>
                </c:pt>
                <c:pt idx="3">
                  <c:v>0.10100000000000002</c:v>
                </c:pt>
                <c:pt idx="4">
                  <c:v>0.15200000000000022</c:v>
                </c:pt>
                <c:pt idx="5">
                  <c:v>0.54500000000000004</c:v>
                </c:pt>
              </c:numCache>
            </c:numRef>
          </c:val>
        </c:ser>
        <c:ser>
          <c:idx val="4"/>
          <c:order val="4"/>
          <c:tx>
            <c:v>CPU_4</c:v>
          </c:tx>
          <c:val>
            <c:numRef>
              <c:f>'Q4-NoCol'!$M$66:$M$71</c:f>
              <c:numCache>
                <c:formatCode>0.00</c:formatCode>
                <c:ptCount val="6"/>
                <c:pt idx="0">
                  <c:v>3.000000000000004E-3</c:v>
                </c:pt>
                <c:pt idx="1">
                  <c:v>5.1999999999999998E-2</c:v>
                </c:pt>
                <c:pt idx="2">
                  <c:v>6.0000000000000032E-2</c:v>
                </c:pt>
                <c:pt idx="3">
                  <c:v>0.1</c:v>
                </c:pt>
                <c:pt idx="4">
                  <c:v>0.17500000000000004</c:v>
                </c:pt>
                <c:pt idx="5">
                  <c:v>0.69099999999999995</c:v>
                </c:pt>
              </c:numCache>
            </c:numRef>
          </c:val>
        </c:ser>
        <c:ser>
          <c:idx val="5"/>
          <c:order val="5"/>
          <c:tx>
            <c:v>GPU_4</c:v>
          </c:tx>
          <c:val>
            <c:numRef>
              <c:f>'Q4-NoCol'!$N$66:$N$71</c:f>
              <c:numCache>
                <c:formatCode>0.00</c:formatCode>
                <c:ptCount val="6"/>
                <c:pt idx="0">
                  <c:v>7.000000000000008E-3</c:v>
                </c:pt>
                <c:pt idx="1">
                  <c:v>5.3000000000000012E-2</c:v>
                </c:pt>
                <c:pt idx="2">
                  <c:v>7.5000000000000011E-2</c:v>
                </c:pt>
                <c:pt idx="3">
                  <c:v>0.114</c:v>
                </c:pt>
                <c:pt idx="4">
                  <c:v>0.17900000000000021</c:v>
                </c:pt>
                <c:pt idx="5">
                  <c:v>0.55500000000000005</c:v>
                </c:pt>
              </c:numCache>
            </c:numRef>
          </c:val>
        </c:ser>
        <c:ser>
          <c:idx val="6"/>
          <c:order val="6"/>
          <c:tx>
            <c:v>CPU_8</c:v>
          </c:tx>
          <c:val>
            <c:numRef>
              <c:f>'Q4-NoCol'!$M$75:$M$80</c:f>
              <c:numCache>
                <c:formatCode>0.00</c:formatCode>
                <c:ptCount val="6"/>
                <c:pt idx="0">
                  <c:v>5.000000000000007E-3</c:v>
                </c:pt>
                <c:pt idx="1">
                  <c:v>4.3999999999999997E-2</c:v>
                </c:pt>
                <c:pt idx="2">
                  <c:v>7.9000000000000112E-2</c:v>
                </c:pt>
                <c:pt idx="3">
                  <c:v>0.11</c:v>
                </c:pt>
                <c:pt idx="4">
                  <c:v>0.18100000000000022</c:v>
                </c:pt>
                <c:pt idx="5">
                  <c:v>0.69000000000000061</c:v>
                </c:pt>
              </c:numCache>
            </c:numRef>
          </c:val>
        </c:ser>
        <c:ser>
          <c:idx val="7"/>
          <c:order val="7"/>
          <c:tx>
            <c:v>GPU_8</c:v>
          </c:tx>
          <c:val>
            <c:numRef>
              <c:f>'Q4-NoCol'!$N$75:$N$80</c:f>
              <c:numCache>
                <c:formatCode>0.00</c:formatCode>
                <c:ptCount val="6"/>
                <c:pt idx="0">
                  <c:v>7.000000000000008E-3</c:v>
                </c:pt>
                <c:pt idx="1">
                  <c:v>5.5000000000000014E-2</c:v>
                </c:pt>
                <c:pt idx="2">
                  <c:v>8.5000000000000006E-2</c:v>
                </c:pt>
                <c:pt idx="3">
                  <c:v>0.11799999999999998</c:v>
                </c:pt>
                <c:pt idx="4">
                  <c:v>0.17200000000000001</c:v>
                </c:pt>
                <c:pt idx="5">
                  <c:v>0.56200000000000061</c:v>
                </c:pt>
              </c:numCache>
            </c:numRef>
          </c:val>
        </c:ser>
        <c:marker val="1"/>
        <c:axId val="60553088"/>
        <c:axId val="60554624"/>
      </c:lineChart>
      <c:dateAx>
        <c:axId val="60553088"/>
        <c:scaling>
          <c:orientation val="minMax"/>
        </c:scaling>
        <c:axPos val="b"/>
        <c:numFmt formatCode="General" sourceLinked="1"/>
        <c:tickLblPos val="nextTo"/>
        <c:crossAx val="60554624"/>
        <c:crosses val="autoZero"/>
        <c:lblOffset val="100"/>
        <c:baseTimeUnit val="years"/>
      </c:dateAx>
      <c:valAx>
        <c:axId val="60554624"/>
        <c:scaling>
          <c:orientation val="minMax"/>
        </c:scaling>
        <c:axPos val="l"/>
        <c:majorGridlines/>
        <c:numFmt formatCode="0.00" sourceLinked="1"/>
        <c:tickLblPos val="nextTo"/>
        <c:crossAx val="60553088"/>
        <c:crosses val="autoZero"/>
        <c:crossBetween val="midCat"/>
      </c:valAx>
      <c:spPr>
        <a:noFill/>
        <a:ln w="25400">
          <a:noFill/>
        </a:ln>
      </c:spPr>
    </c:plotArea>
    <c:legend>
      <c:legendPos val="b"/>
    </c:legend>
    <c:plotVisOnly val="1"/>
    <c:dispBlanksAs val="gap"/>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Q4 - </a:t>
            </a:r>
            <a:r>
              <a:rPr lang="pt-BR"/>
              <a:t>EIG - 3 Gauss Points - Coloring </a:t>
            </a:r>
          </a:p>
        </c:rich>
      </c:tx>
    </c:title>
    <c:plotArea>
      <c:layout/>
      <c:lineChart>
        <c:grouping val="standard"/>
        <c:ser>
          <c:idx val="0"/>
          <c:order val="0"/>
          <c:tx>
            <c:v>CPU_1</c:v>
          </c:tx>
          <c:cat>
            <c:numRef>
              <c:f>'Q4-Col'!$A$10:$A$15</c:f>
              <c:numCache>
                <c:formatCode>General</c:formatCode>
                <c:ptCount val="6"/>
                <c:pt idx="0">
                  <c:v>578</c:v>
                </c:pt>
                <c:pt idx="1">
                  <c:v>8450</c:v>
                </c:pt>
                <c:pt idx="2">
                  <c:v>13122</c:v>
                </c:pt>
                <c:pt idx="3">
                  <c:v>18818</c:v>
                </c:pt>
                <c:pt idx="4">
                  <c:v>33282</c:v>
                </c:pt>
                <c:pt idx="5">
                  <c:v>132098</c:v>
                </c:pt>
              </c:numCache>
            </c:numRef>
          </c:cat>
          <c:val>
            <c:numRef>
              <c:f>'Q4-Col'!$M$86:$M$91</c:f>
              <c:numCache>
                <c:formatCode>0.00</c:formatCode>
                <c:ptCount val="6"/>
                <c:pt idx="0">
                  <c:v>1.0000000000000005E-2</c:v>
                </c:pt>
                <c:pt idx="1">
                  <c:v>0.76200000000000101</c:v>
                </c:pt>
                <c:pt idx="2">
                  <c:v>0.96900000000000064</c:v>
                </c:pt>
                <c:pt idx="3">
                  <c:v>0.98</c:v>
                </c:pt>
                <c:pt idx="4">
                  <c:v>1.4469999999999978</c:v>
                </c:pt>
                <c:pt idx="5">
                  <c:v>2.9619999999999997</c:v>
                </c:pt>
              </c:numCache>
            </c:numRef>
          </c:val>
        </c:ser>
        <c:ser>
          <c:idx val="1"/>
          <c:order val="1"/>
          <c:tx>
            <c:v>GPU_1</c:v>
          </c:tx>
          <c:cat>
            <c:numRef>
              <c:f>'Q4-Col'!$A$10:$A$15</c:f>
              <c:numCache>
                <c:formatCode>General</c:formatCode>
                <c:ptCount val="6"/>
                <c:pt idx="0">
                  <c:v>578</c:v>
                </c:pt>
                <c:pt idx="1">
                  <c:v>8450</c:v>
                </c:pt>
                <c:pt idx="2">
                  <c:v>13122</c:v>
                </c:pt>
                <c:pt idx="3">
                  <c:v>18818</c:v>
                </c:pt>
                <c:pt idx="4">
                  <c:v>33282</c:v>
                </c:pt>
                <c:pt idx="5">
                  <c:v>132098</c:v>
                </c:pt>
              </c:numCache>
            </c:numRef>
          </c:cat>
          <c:val>
            <c:numRef>
              <c:f>'Q4-Col'!$N$86:$N$91</c:f>
              <c:numCache>
                <c:formatCode>0.00</c:formatCode>
                <c:ptCount val="6"/>
                <c:pt idx="0">
                  <c:v>5.000000000000007E-3</c:v>
                </c:pt>
                <c:pt idx="1">
                  <c:v>2.9000000000000001E-2</c:v>
                </c:pt>
                <c:pt idx="2">
                  <c:v>4.3000000000000003E-2</c:v>
                </c:pt>
                <c:pt idx="3">
                  <c:v>5.5000000000000014E-2</c:v>
                </c:pt>
                <c:pt idx="4">
                  <c:v>0.10600000000000002</c:v>
                </c:pt>
                <c:pt idx="5">
                  <c:v>0.34800000000000031</c:v>
                </c:pt>
              </c:numCache>
            </c:numRef>
          </c:val>
        </c:ser>
        <c:ser>
          <c:idx val="2"/>
          <c:order val="2"/>
          <c:tx>
            <c:v>CPU_2</c:v>
          </c:tx>
          <c:val>
            <c:numRef>
              <c:f>'Q4-Col'!$M$95:$M$100</c:f>
              <c:numCache>
                <c:formatCode>0.00</c:formatCode>
                <c:ptCount val="6"/>
                <c:pt idx="0">
                  <c:v>7.000000000000008E-3</c:v>
                </c:pt>
                <c:pt idx="1">
                  <c:v>0.93600000000000005</c:v>
                </c:pt>
                <c:pt idx="2">
                  <c:v>1.5309999999999981</c:v>
                </c:pt>
                <c:pt idx="3">
                  <c:v>1.5129999999999979</c:v>
                </c:pt>
                <c:pt idx="4">
                  <c:v>1.9419999999999982</c:v>
                </c:pt>
                <c:pt idx="5">
                  <c:v>3.06</c:v>
                </c:pt>
              </c:numCache>
            </c:numRef>
          </c:val>
        </c:ser>
        <c:ser>
          <c:idx val="3"/>
          <c:order val="3"/>
          <c:tx>
            <c:v>GPU_2</c:v>
          </c:tx>
          <c:val>
            <c:numRef>
              <c:f>'Q4-Col'!$N$95:$N$100</c:f>
              <c:numCache>
                <c:formatCode>0.00</c:formatCode>
                <c:ptCount val="6"/>
                <c:pt idx="0">
                  <c:v>6.0000000000000079E-3</c:v>
                </c:pt>
                <c:pt idx="1">
                  <c:v>2.9000000000000001E-2</c:v>
                </c:pt>
                <c:pt idx="2">
                  <c:v>0.05</c:v>
                </c:pt>
                <c:pt idx="3">
                  <c:v>6.8000000000000019E-2</c:v>
                </c:pt>
                <c:pt idx="4">
                  <c:v>0.10900000000000011</c:v>
                </c:pt>
                <c:pt idx="5">
                  <c:v>0.34900000000000031</c:v>
                </c:pt>
              </c:numCache>
            </c:numRef>
          </c:val>
        </c:ser>
        <c:ser>
          <c:idx val="4"/>
          <c:order val="4"/>
          <c:tx>
            <c:v>CPU_4</c:v>
          </c:tx>
          <c:val>
            <c:numRef>
              <c:f>'Q4-Col'!$M$104:$M$109</c:f>
              <c:numCache>
                <c:formatCode>0.00</c:formatCode>
                <c:ptCount val="6"/>
                <c:pt idx="0">
                  <c:v>1.2999999999999998E-2</c:v>
                </c:pt>
                <c:pt idx="1">
                  <c:v>1.0289999999999981</c:v>
                </c:pt>
                <c:pt idx="2">
                  <c:v>1.5</c:v>
                </c:pt>
                <c:pt idx="3">
                  <c:v>1.5229999999999981</c:v>
                </c:pt>
                <c:pt idx="4">
                  <c:v>1.9870000000000001</c:v>
                </c:pt>
                <c:pt idx="5">
                  <c:v>2.9739999999999998</c:v>
                </c:pt>
              </c:numCache>
            </c:numRef>
          </c:val>
        </c:ser>
        <c:ser>
          <c:idx val="5"/>
          <c:order val="5"/>
          <c:tx>
            <c:v>GPU_4</c:v>
          </c:tx>
          <c:val>
            <c:numRef>
              <c:f>'Q4-Col'!$N$104:$N$109</c:f>
              <c:numCache>
                <c:formatCode>0.00</c:formatCode>
                <c:ptCount val="6"/>
                <c:pt idx="0">
                  <c:v>6.0000000000000079E-3</c:v>
                </c:pt>
                <c:pt idx="1">
                  <c:v>3.2000000000000042E-2</c:v>
                </c:pt>
                <c:pt idx="2">
                  <c:v>4.9000000000000071E-2</c:v>
                </c:pt>
                <c:pt idx="3">
                  <c:v>7.3000000000000009E-2</c:v>
                </c:pt>
                <c:pt idx="4">
                  <c:v>0.12000000000000002</c:v>
                </c:pt>
                <c:pt idx="5">
                  <c:v>0.36000000000000032</c:v>
                </c:pt>
              </c:numCache>
            </c:numRef>
          </c:val>
        </c:ser>
        <c:ser>
          <c:idx val="6"/>
          <c:order val="6"/>
          <c:tx>
            <c:v>CPU_8</c:v>
          </c:tx>
          <c:val>
            <c:numRef>
              <c:f>'Q4-Col'!$M$113:$M$118</c:f>
              <c:numCache>
                <c:formatCode>0.00</c:formatCode>
                <c:ptCount val="6"/>
                <c:pt idx="0">
                  <c:v>1.2E-2</c:v>
                </c:pt>
                <c:pt idx="1">
                  <c:v>0.76200000000000101</c:v>
                </c:pt>
                <c:pt idx="2">
                  <c:v>1.3680000000000001</c:v>
                </c:pt>
                <c:pt idx="3">
                  <c:v>2.548</c:v>
                </c:pt>
                <c:pt idx="4">
                  <c:v>3.6119999999999997</c:v>
                </c:pt>
                <c:pt idx="5">
                  <c:v>5.0750000000000002</c:v>
                </c:pt>
              </c:numCache>
            </c:numRef>
          </c:val>
        </c:ser>
        <c:ser>
          <c:idx val="7"/>
          <c:order val="7"/>
          <c:tx>
            <c:v>GPU_8</c:v>
          </c:tx>
          <c:val>
            <c:numRef>
              <c:f>'Q4-Col'!$N$113:$N$118</c:f>
              <c:numCache>
                <c:formatCode>0.00</c:formatCode>
                <c:ptCount val="6"/>
                <c:pt idx="0">
                  <c:v>5.000000000000007E-3</c:v>
                </c:pt>
                <c:pt idx="1">
                  <c:v>3.4000000000000002E-2</c:v>
                </c:pt>
                <c:pt idx="2">
                  <c:v>6.0000000000000032E-2</c:v>
                </c:pt>
                <c:pt idx="3">
                  <c:v>8.5000000000000006E-2</c:v>
                </c:pt>
                <c:pt idx="4">
                  <c:v>0.13200000000000001</c:v>
                </c:pt>
                <c:pt idx="5">
                  <c:v>0.36400000000000032</c:v>
                </c:pt>
              </c:numCache>
            </c:numRef>
          </c:val>
        </c:ser>
        <c:marker val="1"/>
        <c:axId val="72684288"/>
        <c:axId val="72685824"/>
      </c:lineChart>
      <c:dateAx>
        <c:axId val="72684288"/>
        <c:scaling>
          <c:orientation val="minMax"/>
        </c:scaling>
        <c:axPos val="b"/>
        <c:numFmt formatCode="General" sourceLinked="1"/>
        <c:tickLblPos val="nextTo"/>
        <c:crossAx val="72685824"/>
        <c:crosses val="autoZero"/>
        <c:lblOffset val="100"/>
        <c:baseTimeUnit val="years"/>
      </c:dateAx>
      <c:valAx>
        <c:axId val="72685824"/>
        <c:scaling>
          <c:orientation val="minMax"/>
        </c:scaling>
        <c:axPos val="l"/>
        <c:majorGridlines/>
        <c:numFmt formatCode="0.00" sourceLinked="1"/>
        <c:tickLblPos val="nextTo"/>
        <c:crossAx val="72684288"/>
        <c:crosses val="autoZero"/>
        <c:crossBetween val="midCat"/>
      </c:valAx>
      <c:spPr>
        <a:noFill/>
        <a:ln w="25400">
          <a:noFill/>
        </a:ln>
      </c:spPr>
    </c:plotArea>
    <c:legend>
      <c:legendPos val="b"/>
    </c:legend>
    <c:plotVisOnly val="1"/>
    <c:dispBlanksAs val="gap"/>
  </c:chart>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Q4 - </a:t>
            </a:r>
            <a:r>
              <a:rPr lang="pt-BR"/>
              <a:t>EIG - 3 Gauss Points - No Coloring </a:t>
            </a:r>
          </a:p>
        </c:rich>
      </c:tx>
    </c:title>
    <c:plotArea>
      <c:layout/>
      <c:lineChart>
        <c:grouping val="standard"/>
        <c:ser>
          <c:idx val="0"/>
          <c:order val="0"/>
          <c:tx>
            <c:v>CPU_1</c:v>
          </c:tx>
          <c:cat>
            <c:numRef>
              <c:f>'Q4-NoCol'!$A$10:$A$15</c:f>
              <c:numCache>
                <c:formatCode>General</c:formatCode>
                <c:ptCount val="6"/>
                <c:pt idx="0">
                  <c:v>578</c:v>
                </c:pt>
                <c:pt idx="1">
                  <c:v>8450</c:v>
                </c:pt>
                <c:pt idx="2">
                  <c:v>13122</c:v>
                </c:pt>
                <c:pt idx="3">
                  <c:v>18818</c:v>
                </c:pt>
                <c:pt idx="4">
                  <c:v>33282</c:v>
                </c:pt>
                <c:pt idx="5">
                  <c:v>132098</c:v>
                </c:pt>
              </c:numCache>
            </c:numRef>
          </c:cat>
          <c:val>
            <c:numRef>
              <c:f>'Q4-NoCol'!$M$86:$M$91</c:f>
              <c:numCache>
                <c:formatCode>0.00</c:formatCode>
                <c:ptCount val="6"/>
                <c:pt idx="0">
                  <c:v>1.4E-2</c:v>
                </c:pt>
                <c:pt idx="1">
                  <c:v>1.0149999999999979</c:v>
                </c:pt>
                <c:pt idx="2">
                  <c:v>1.0880000000000001</c:v>
                </c:pt>
                <c:pt idx="3">
                  <c:v>1.2809999999999981</c:v>
                </c:pt>
                <c:pt idx="4">
                  <c:v>1.81</c:v>
                </c:pt>
                <c:pt idx="5">
                  <c:v>3.8099999999999987</c:v>
                </c:pt>
              </c:numCache>
            </c:numRef>
          </c:val>
        </c:ser>
        <c:ser>
          <c:idx val="1"/>
          <c:order val="1"/>
          <c:tx>
            <c:v>GPU_1</c:v>
          </c:tx>
          <c:cat>
            <c:numRef>
              <c:f>'Q4-NoCol'!$A$10:$A$15</c:f>
              <c:numCache>
                <c:formatCode>General</c:formatCode>
                <c:ptCount val="6"/>
                <c:pt idx="0">
                  <c:v>578</c:v>
                </c:pt>
                <c:pt idx="1">
                  <c:v>8450</c:v>
                </c:pt>
                <c:pt idx="2">
                  <c:v>13122</c:v>
                </c:pt>
                <c:pt idx="3">
                  <c:v>18818</c:v>
                </c:pt>
                <c:pt idx="4">
                  <c:v>33282</c:v>
                </c:pt>
                <c:pt idx="5">
                  <c:v>132098</c:v>
                </c:pt>
              </c:numCache>
            </c:numRef>
          </c:cat>
          <c:val>
            <c:numRef>
              <c:f>'Q4-NoCol'!$N$86:$N$91</c:f>
              <c:numCache>
                <c:formatCode>0.00</c:formatCode>
                <c:ptCount val="6"/>
                <c:pt idx="0">
                  <c:v>6.0000000000000079E-3</c:v>
                </c:pt>
                <c:pt idx="1">
                  <c:v>2.8000000000000001E-2</c:v>
                </c:pt>
                <c:pt idx="2">
                  <c:v>4.3000000000000003E-2</c:v>
                </c:pt>
                <c:pt idx="3">
                  <c:v>5.8000000000000003E-2</c:v>
                </c:pt>
                <c:pt idx="4">
                  <c:v>9.300000000000018E-2</c:v>
                </c:pt>
                <c:pt idx="5">
                  <c:v>0.35800000000000032</c:v>
                </c:pt>
              </c:numCache>
            </c:numRef>
          </c:val>
        </c:ser>
        <c:ser>
          <c:idx val="2"/>
          <c:order val="2"/>
          <c:tx>
            <c:v>CPU_2</c:v>
          </c:tx>
          <c:val>
            <c:numRef>
              <c:f>'Q4-NoCol'!$M$95:$M$100</c:f>
              <c:numCache>
                <c:formatCode>0.00</c:formatCode>
                <c:ptCount val="6"/>
                <c:pt idx="0">
                  <c:v>6.0000000000000079E-3</c:v>
                </c:pt>
                <c:pt idx="1">
                  <c:v>0.94699999999999995</c:v>
                </c:pt>
                <c:pt idx="2">
                  <c:v>1.456</c:v>
                </c:pt>
                <c:pt idx="3">
                  <c:v>1.84</c:v>
                </c:pt>
                <c:pt idx="4">
                  <c:v>1.675</c:v>
                </c:pt>
                <c:pt idx="5">
                  <c:v>3.5719999999999987</c:v>
                </c:pt>
              </c:numCache>
            </c:numRef>
          </c:val>
        </c:ser>
        <c:ser>
          <c:idx val="3"/>
          <c:order val="3"/>
          <c:tx>
            <c:v>GPU_2</c:v>
          </c:tx>
          <c:val>
            <c:numRef>
              <c:f>'Q4-NoCol'!$N$95:$N$100</c:f>
              <c:numCache>
                <c:formatCode>0.00</c:formatCode>
                <c:ptCount val="6"/>
                <c:pt idx="0">
                  <c:v>6.0000000000000079E-3</c:v>
                </c:pt>
                <c:pt idx="1">
                  <c:v>3.2000000000000042E-2</c:v>
                </c:pt>
                <c:pt idx="2">
                  <c:v>0.05</c:v>
                </c:pt>
                <c:pt idx="3">
                  <c:v>6.9000000000000034E-2</c:v>
                </c:pt>
                <c:pt idx="4">
                  <c:v>0.10700000000000011</c:v>
                </c:pt>
                <c:pt idx="5">
                  <c:v>0.35900000000000032</c:v>
                </c:pt>
              </c:numCache>
            </c:numRef>
          </c:val>
        </c:ser>
        <c:ser>
          <c:idx val="4"/>
          <c:order val="4"/>
          <c:tx>
            <c:v>CPU_4</c:v>
          </c:tx>
          <c:val>
            <c:numRef>
              <c:f>'Q4-NoCol'!$M$104:$M$109</c:f>
              <c:numCache>
                <c:formatCode>0.00</c:formatCode>
                <c:ptCount val="6"/>
                <c:pt idx="0">
                  <c:v>1.2999999999999998E-2</c:v>
                </c:pt>
                <c:pt idx="1">
                  <c:v>1.1279999999999979</c:v>
                </c:pt>
                <c:pt idx="2">
                  <c:v>1.927</c:v>
                </c:pt>
                <c:pt idx="3">
                  <c:v>2.0470000000000002</c:v>
                </c:pt>
                <c:pt idx="4">
                  <c:v>2.2690000000000001</c:v>
                </c:pt>
                <c:pt idx="5">
                  <c:v>3.84</c:v>
                </c:pt>
              </c:numCache>
            </c:numRef>
          </c:val>
        </c:ser>
        <c:ser>
          <c:idx val="5"/>
          <c:order val="5"/>
          <c:tx>
            <c:v>GPU_4</c:v>
          </c:tx>
          <c:val>
            <c:numRef>
              <c:f>'Q4-NoCol'!$N$104:$N$109</c:f>
              <c:numCache>
                <c:formatCode>0.00</c:formatCode>
                <c:ptCount val="6"/>
                <c:pt idx="0">
                  <c:v>5.000000000000007E-3</c:v>
                </c:pt>
                <c:pt idx="1">
                  <c:v>3.2000000000000042E-2</c:v>
                </c:pt>
                <c:pt idx="2">
                  <c:v>4.9000000000000071E-2</c:v>
                </c:pt>
                <c:pt idx="3">
                  <c:v>7.0999999999999994E-2</c:v>
                </c:pt>
                <c:pt idx="4">
                  <c:v>0.113</c:v>
                </c:pt>
                <c:pt idx="5">
                  <c:v>0.35200000000000031</c:v>
                </c:pt>
              </c:numCache>
            </c:numRef>
          </c:val>
        </c:ser>
        <c:ser>
          <c:idx val="6"/>
          <c:order val="6"/>
          <c:tx>
            <c:v>CPU_8</c:v>
          </c:tx>
          <c:val>
            <c:numRef>
              <c:f>'Q4-NoCol'!$M$113:$M$118</c:f>
              <c:numCache>
                <c:formatCode>0.00</c:formatCode>
                <c:ptCount val="6"/>
                <c:pt idx="0">
                  <c:v>1.2999999999999998E-2</c:v>
                </c:pt>
                <c:pt idx="1">
                  <c:v>0.64700000000000102</c:v>
                </c:pt>
                <c:pt idx="2">
                  <c:v>1.1579999999999981</c:v>
                </c:pt>
                <c:pt idx="3">
                  <c:v>2.02</c:v>
                </c:pt>
                <c:pt idx="4">
                  <c:v>3.73</c:v>
                </c:pt>
                <c:pt idx="5">
                  <c:v>5.1159999999999917</c:v>
                </c:pt>
              </c:numCache>
            </c:numRef>
          </c:val>
        </c:ser>
        <c:ser>
          <c:idx val="7"/>
          <c:order val="7"/>
          <c:tx>
            <c:v>GPU_8</c:v>
          </c:tx>
          <c:val>
            <c:numRef>
              <c:f>'Q4-NoCol'!$N$113:$N$118</c:f>
              <c:numCache>
                <c:formatCode>0.00</c:formatCode>
                <c:ptCount val="6"/>
                <c:pt idx="0">
                  <c:v>6.0000000000000079E-3</c:v>
                </c:pt>
                <c:pt idx="1">
                  <c:v>3.9000000000000014E-2</c:v>
                </c:pt>
                <c:pt idx="2">
                  <c:v>5.6000000000000001E-2</c:v>
                </c:pt>
                <c:pt idx="3">
                  <c:v>7.1999999999999995E-2</c:v>
                </c:pt>
                <c:pt idx="4">
                  <c:v>0.11600000000000002</c:v>
                </c:pt>
                <c:pt idx="5">
                  <c:v>0.36100000000000032</c:v>
                </c:pt>
              </c:numCache>
            </c:numRef>
          </c:val>
        </c:ser>
        <c:marker val="1"/>
        <c:axId val="72703360"/>
        <c:axId val="72717440"/>
      </c:lineChart>
      <c:dateAx>
        <c:axId val="72703360"/>
        <c:scaling>
          <c:orientation val="minMax"/>
        </c:scaling>
        <c:axPos val="b"/>
        <c:numFmt formatCode="General" sourceLinked="1"/>
        <c:tickLblPos val="nextTo"/>
        <c:crossAx val="72717440"/>
        <c:crosses val="autoZero"/>
        <c:lblOffset val="100"/>
        <c:baseTimeUnit val="years"/>
      </c:dateAx>
      <c:valAx>
        <c:axId val="72717440"/>
        <c:scaling>
          <c:orientation val="minMax"/>
        </c:scaling>
        <c:axPos val="l"/>
        <c:majorGridlines/>
        <c:numFmt formatCode="0.00" sourceLinked="1"/>
        <c:tickLblPos val="nextTo"/>
        <c:crossAx val="72703360"/>
        <c:crosses val="autoZero"/>
        <c:crossBetween val="midCat"/>
      </c:valAx>
      <c:spPr>
        <a:noFill/>
        <a:ln w="25400">
          <a:noFill/>
        </a:ln>
      </c:spPr>
    </c:plotArea>
    <c:legend>
      <c:legendPos val="b"/>
    </c:legend>
    <c:plotVisOnly val="1"/>
    <c:dispBlanksAs val="gap"/>
  </c:chart>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Q8 - </a:t>
            </a:r>
            <a:r>
              <a:rPr lang="pt-BR"/>
              <a:t>CSR - 2 Gauss Points - Coloring </a:t>
            </a:r>
          </a:p>
        </c:rich>
      </c:tx>
    </c:title>
    <c:plotArea>
      <c:layout/>
      <c:lineChart>
        <c:grouping val="standard"/>
        <c:ser>
          <c:idx val="0"/>
          <c:order val="0"/>
          <c:tx>
            <c:v>CPU_1</c:v>
          </c:tx>
          <c:cat>
            <c:numRef>
              <c:f>'Q8-Col'!$A$10:$A$15</c:f>
              <c:numCache>
                <c:formatCode>General</c:formatCode>
                <c:ptCount val="6"/>
                <c:pt idx="0">
                  <c:v>1666</c:v>
                </c:pt>
                <c:pt idx="1">
                  <c:v>14210</c:v>
                </c:pt>
                <c:pt idx="2">
                  <c:v>19266</c:v>
                </c:pt>
                <c:pt idx="3">
                  <c:v>25090</c:v>
                </c:pt>
                <c:pt idx="4">
                  <c:v>99330</c:v>
                </c:pt>
                <c:pt idx="5">
                  <c:v>395266</c:v>
                </c:pt>
              </c:numCache>
            </c:numRef>
          </c:cat>
          <c:val>
            <c:numRef>
              <c:f>'Q8-Col'!$E$10:$E$15</c:f>
              <c:numCache>
                <c:formatCode>0.00</c:formatCode>
                <c:ptCount val="6"/>
                <c:pt idx="0">
                  <c:v>1.0000000000000005E-2</c:v>
                </c:pt>
                <c:pt idx="1">
                  <c:v>9.6000000000000002E-2</c:v>
                </c:pt>
                <c:pt idx="2">
                  <c:v>0.13900000000000001</c:v>
                </c:pt>
                <c:pt idx="3">
                  <c:v>0.18700000000000025</c:v>
                </c:pt>
                <c:pt idx="4">
                  <c:v>0.68300000000000005</c:v>
                </c:pt>
                <c:pt idx="5">
                  <c:v>2.8309999999999977</c:v>
                </c:pt>
              </c:numCache>
            </c:numRef>
          </c:val>
        </c:ser>
        <c:ser>
          <c:idx val="1"/>
          <c:order val="1"/>
          <c:tx>
            <c:v>GPU_1</c:v>
          </c:tx>
          <c:cat>
            <c:numRef>
              <c:f>'Q8-Col'!$A$10:$A$15</c:f>
              <c:numCache>
                <c:formatCode>General</c:formatCode>
                <c:ptCount val="6"/>
                <c:pt idx="0">
                  <c:v>1666</c:v>
                </c:pt>
                <c:pt idx="1">
                  <c:v>14210</c:v>
                </c:pt>
                <c:pt idx="2">
                  <c:v>19266</c:v>
                </c:pt>
                <c:pt idx="3">
                  <c:v>25090</c:v>
                </c:pt>
                <c:pt idx="4">
                  <c:v>99330</c:v>
                </c:pt>
                <c:pt idx="5">
                  <c:v>395266</c:v>
                </c:pt>
              </c:numCache>
            </c:numRef>
          </c:cat>
          <c:val>
            <c:numRef>
              <c:f>'Q8-Col'!$F$10:$F$15</c:f>
              <c:numCache>
                <c:formatCode>0.00</c:formatCode>
                <c:ptCount val="6"/>
                <c:pt idx="0">
                  <c:v>1.4E-2</c:v>
                </c:pt>
                <c:pt idx="1">
                  <c:v>6.5000000000000002E-2</c:v>
                </c:pt>
                <c:pt idx="2">
                  <c:v>9.7000000000000003E-2</c:v>
                </c:pt>
                <c:pt idx="3">
                  <c:v>0.11799999999999998</c:v>
                </c:pt>
                <c:pt idx="4">
                  <c:v>0.47600000000000031</c:v>
                </c:pt>
                <c:pt idx="5">
                  <c:v>1.9740000000000018</c:v>
                </c:pt>
              </c:numCache>
            </c:numRef>
          </c:val>
        </c:ser>
        <c:ser>
          <c:idx val="2"/>
          <c:order val="2"/>
          <c:tx>
            <c:v>CPU_2</c:v>
          </c:tx>
          <c:val>
            <c:numRef>
              <c:f>'Q8-Col'!$E$19:$E$24</c:f>
              <c:numCache>
                <c:formatCode>0.00</c:formatCode>
                <c:ptCount val="6"/>
                <c:pt idx="0">
                  <c:v>7.000000000000008E-3</c:v>
                </c:pt>
                <c:pt idx="1">
                  <c:v>8.0000000000000043E-2</c:v>
                </c:pt>
                <c:pt idx="2">
                  <c:v>9.6000000000000002E-2</c:v>
                </c:pt>
                <c:pt idx="3">
                  <c:v>0.13200000000000001</c:v>
                </c:pt>
                <c:pt idx="4">
                  <c:v>0.54900000000000004</c:v>
                </c:pt>
                <c:pt idx="5">
                  <c:v>2.3209999999999997</c:v>
                </c:pt>
              </c:numCache>
            </c:numRef>
          </c:val>
        </c:ser>
        <c:ser>
          <c:idx val="3"/>
          <c:order val="3"/>
          <c:tx>
            <c:v>GPU_2</c:v>
          </c:tx>
          <c:val>
            <c:numRef>
              <c:f>'Q8-Col'!$F$19:$F$24</c:f>
              <c:numCache>
                <c:formatCode>0.00</c:formatCode>
                <c:ptCount val="6"/>
                <c:pt idx="0">
                  <c:v>1.2E-2</c:v>
                </c:pt>
                <c:pt idx="1">
                  <c:v>8.1000000000000003E-2</c:v>
                </c:pt>
                <c:pt idx="2">
                  <c:v>0.11</c:v>
                </c:pt>
                <c:pt idx="3">
                  <c:v>0.16</c:v>
                </c:pt>
                <c:pt idx="4">
                  <c:v>0.45600000000000002</c:v>
                </c:pt>
                <c:pt idx="5">
                  <c:v>1.8720000000000001</c:v>
                </c:pt>
              </c:numCache>
            </c:numRef>
          </c:val>
        </c:ser>
        <c:ser>
          <c:idx val="4"/>
          <c:order val="4"/>
          <c:tx>
            <c:v>CPU_4</c:v>
          </c:tx>
          <c:val>
            <c:numRef>
              <c:f>'Q8-Col'!$E$28:$E$33</c:f>
              <c:numCache>
                <c:formatCode>0.00</c:formatCode>
                <c:ptCount val="6"/>
                <c:pt idx="0">
                  <c:v>1.0000000000000005E-2</c:v>
                </c:pt>
                <c:pt idx="1">
                  <c:v>9.1000000000000025E-2</c:v>
                </c:pt>
                <c:pt idx="2">
                  <c:v>0.11799999999999998</c:v>
                </c:pt>
                <c:pt idx="3">
                  <c:v>0.15700000000000025</c:v>
                </c:pt>
                <c:pt idx="4">
                  <c:v>0.60100000000000064</c:v>
                </c:pt>
                <c:pt idx="5">
                  <c:v>2.383</c:v>
                </c:pt>
              </c:numCache>
            </c:numRef>
          </c:val>
        </c:ser>
        <c:ser>
          <c:idx val="5"/>
          <c:order val="5"/>
          <c:tx>
            <c:v>GPU_4</c:v>
          </c:tx>
          <c:val>
            <c:numRef>
              <c:f>'Q8-Col'!$F$28:$F$33</c:f>
              <c:numCache>
                <c:formatCode>0.00</c:formatCode>
                <c:ptCount val="6"/>
                <c:pt idx="0">
                  <c:v>1.4E-2</c:v>
                </c:pt>
                <c:pt idx="1">
                  <c:v>9.300000000000018E-2</c:v>
                </c:pt>
                <c:pt idx="2">
                  <c:v>0.13600000000000001</c:v>
                </c:pt>
                <c:pt idx="3">
                  <c:v>0.15600000000000025</c:v>
                </c:pt>
                <c:pt idx="4">
                  <c:v>0.502</c:v>
                </c:pt>
                <c:pt idx="5">
                  <c:v>1.8540000000000001</c:v>
                </c:pt>
              </c:numCache>
            </c:numRef>
          </c:val>
        </c:ser>
        <c:ser>
          <c:idx val="6"/>
          <c:order val="6"/>
          <c:tx>
            <c:v>CPU_8</c:v>
          </c:tx>
          <c:val>
            <c:numRef>
              <c:f>'Q8-Col'!$E$37:$E$42</c:f>
              <c:numCache>
                <c:formatCode>0.00</c:formatCode>
                <c:ptCount val="6"/>
                <c:pt idx="0">
                  <c:v>1.0999999999999998E-2</c:v>
                </c:pt>
                <c:pt idx="1">
                  <c:v>8.7000000000000022E-2</c:v>
                </c:pt>
                <c:pt idx="2">
                  <c:v>0.12200000000000009</c:v>
                </c:pt>
                <c:pt idx="3">
                  <c:v>0.16600000000000001</c:v>
                </c:pt>
                <c:pt idx="4">
                  <c:v>0.61700000000000088</c:v>
                </c:pt>
                <c:pt idx="5">
                  <c:v>2.4339999999999997</c:v>
                </c:pt>
              </c:numCache>
            </c:numRef>
          </c:val>
        </c:ser>
        <c:ser>
          <c:idx val="7"/>
          <c:order val="7"/>
          <c:tx>
            <c:v>GPU_8</c:v>
          </c:tx>
          <c:val>
            <c:numRef>
              <c:f>'Q8-Col'!$F$37:$F$42</c:f>
              <c:numCache>
                <c:formatCode>0.00</c:formatCode>
                <c:ptCount val="6"/>
                <c:pt idx="0">
                  <c:v>1.6000000000000021E-2</c:v>
                </c:pt>
                <c:pt idx="1">
                  <c:v>0.10900000000000011</c:v>
                </c:pt>
                <c:pt idx="2">
                  <c:v>0.14100000000000001</c:v>
                </c:pt>
                <c:pt idx="3">
                  <c:v>0.16900000000000001</c:v>
                </c:pt>
                <c:pt idx="4">
                  <c:v>0.47500000000000031</c:v>
                </c:pt>
                <c:pt idx="5">
                  <c:v>1.831</c:v>
                </c:pt>
              </c:numCache>
            </c:numRef>
          </c:val>
        </c:ser>
        <c:marker val="1"/>
        <c:axId val="72751360"/>
        <c:axId val="72765440"/>
      </c:lineChart>
      <c:dateAx>
        <c:axId val="72751360"/>
        <c:scaling>
          <c:orientation val="minMax"/>
        </c:scaling>
        <c:axPos val="b"/>
        <c:numFmt formatCode="General" sourceLinked="1"/>
        <c:tickLblPos val="nextTo"/>
        <c:crossAx val="72765440"/>
        <c:crosses val="autoZero"/>
        <c:lblOffset val="100"/>
        <c:baseTimeUnit val="years"/>
      </c:dateAx>
      <c:valAx>
        <c:axId val="72765440"/>
        <c:scaling>
          <c:orientation val="minMax"/>
        </c:scaling>
        <c:axPos val="l"/>
        <c:majorGridlines/>
        <c:numFmt formatCode="0.00" sourceLinked="1"/>
        <c:tickLblPos val="nextTo"/>
        <c:crossAx val="72751360"/>
        <c:crosses val="autoZero"/>
        <c:crossBetween val="midCat"/>
      </c:valAx>
      <c:spPr>
        <a:noFill/>
        <a:ln w="25400">
          <a:noFill/>
        </a:ln>
      </c:spPr>
    </c:plotArea>
    <c:legend>
      <c:legendPos val="b"/>
    </c:legend>
    <c:plotVisOnly val="1"/>
    <c:dispBlanksAs val="gap"/>
  </c:chart>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Q8 - </a:t>
            </a:r>
            <a:r>
              <a:rPr lang="pt-BR"/>
              <a:t>CSR - 2 Gauss Points - No Coloring </a:t>
            </a:r>
          </a:p>
        </c:rich>
      </c:tx>
    </c:title>
    <c:plotArea>
      <c:layout/>
      <c:lineChart>
        <c:grouping val="standard"/>
        <c:ser>
          <c:idx val="0"/>
          <c:order val="0"/>
          <c:tx>
            <c:v>CPU_1</c:v>
          </c:tx>
          <c:cat>
            <c:numRef>
              <c:f>'Q8-NoCol'!$A$10:$A$15</c:f>
              <c:numCache>
                <c:formatCode>General</c:formatCode>
                <c:ptCount val="6"/>
                <c:pt idx="0">
                  <c:v>1666</c:v>
                </c:pt>
                <c:pt idx="1">
                  <c:v>14210</c:v>
                </c:pt>
                <c:pt idx="2">
                  <c:v>19266</c:v>
                </c:pt>
                <c:pt idx="3">
                  <c:v>25090</c:v>
                </c:pt>
                <c:pt idx="4">
                  <c:v>99330</c:v>
                </c:pt>
                <c:pt idx="5">
                  <c:v>395266</c:v>
                </c:pt>
              </c:numCache>
            </c:numRef>
          </c:cat>
          <c:val>
            <c:numRef>
              <c:f>'Q8-NoCol'!$E$10:$E$15</c:f>
              <c:numCache>
                <c:formatCode>0.00</c:formatCode>
                <c:ptCount val="6"/>
                <c:pt idx="0">
                  <c:v>1.0000000000000005E-2</c:v>
                </c:pt>
                <c:pt idx="1">
                  <c:v>0.10400000000000002</c:v>
                </c:pt>
                <c:pt idx="2">
                  <c:v>0.14200000000000004</c:v>
                </c:pt>
                <c:pt idx="3">
                  <c:v>0.18900000000000025</c:v>
                </c:pt>
                <c:pt idx="4">
                  <c:v>0.69899999999999995</c:v>
                </c:pt>
                <c:pt idx="5">
                  <c:v>2.8879999999999999</c:v>
                </c:pt>
              </c:numCache>
            </c:numRef>
          </c:val>
        </c:ser>
        <c:ser>
          <c:idx val="1"/>
          <c:order val="1"/>
          <c:tx>
            <c:v>GPU_1</c:v>
          </c:tx>
          <c:cat>
            <c:numRef>
              <c:f>'Q8-NoCol'!$A$10:$A$15</c:f>
              <c:numCache>
                <c:formatCode>General</c:formatCode>
                <c:ptCount val="6"/>
                <c:pt idx="0">
                  <c:v>1666</c:v>
                </c:pt>
                <c:pt idx="1">
                  <c:v>14210</c:v>
                </c:pt>
                <c:pt idx="2">
                  <c:v>19266</c:v>
                </c:pt>
                <c:pt idx="3">
                  <c:v>25090</c:v>
                </c:pt>
                <c:pt idx="4">
                  <c:v>99330</c:v>
                </c:pt>
                <c:pt idx="5">
                  <c:v>395266</c:v>
                </c:pt>
              </c:numCache>
            </c:numRef>
          </c:cat>
          <c:val>
            <c:numRef>
              <c:f>'Q8-NoCol'!$F$10:$F$15</c:f>
              <c:numCache>
                <c:formatCode>0.00</c:formatCode>
                <c:ptCount val="6"/>
                <c:pt idx="0">
                  <c:v>0.67500000000000115</c:v>
                </c:pt>
                <c:pt idx="1">
                  <c:v>0.64100000000000101</c:v>
                </c:pt>
                <c:pt idx="2">
                  <c:v>0.26300000000000001</c:v>
                </c:pt>
                <c:pt idx="3">
                  <c:v>0.54500000000000004</c:v>
                </c:pt>
                <c:pt idx="4">
                  <c:v>0.97600000000000064</c:v>
                </c:pt>
                <c:pt idx="5">
                  <c:v>1.929</c:v>
                </c:pt>
              </c:numCache>
            </c:numRef>
          </c:val>
        </c:ser>
        <c:ser>
          <c:idx val="2"/>
          <c:order val="2"/>
          <c:tx>
            <c:v>CPU_2</c:v>
          </c:tx>
          <c:val>
            <c:numRef>
              <c:f>'Q8-NoCol'!$E$19:$E$24</c:f>
              <c:numCache>
                <c:formatCode>0.00</c:formatCode>
                <c:ptCount val="6"/>
                <c:pt idx="0">
                  <c:v>9.0000000000000028E-3</c:v>
                </c:pt>
                <c:pt idx="1">
                  <c:v>7.3000000000000009E-2</c:v>
                </c:pt>
                <c:pt idx="2">
                  <c:v>0.10100000000000002</c:v>
                </c:pt>
                <c:pt idx="3">
                  <c:v>0.13400000000000001</c:v>
                </c:pt>
                <c:pt idx="4">
                  <c:v>0.54300000000000004</c:v>
                </c:pt>
                <c:pt idx="5">
                  <c:v>2.2450000000000001</c:v>
                </c:pt>
              </c:numCache>
            </c:numRef>
          </c:val>
        </c:ser>
        <c:ser>
          <c:idx val="3"/>
          <c:order val="3"/>
          <c:tx>
            <c:v>GPU_2</c:v>
          </c:tx>
          <c:val>
            <c:numRef>
              <c:f>'Q8-NoCol'!$F$19:$F$24</c:f>
              <c:numCache>
                <c:formatCode>0.00</c:formatCode>
                <c:ptCount val="6"/>
                <c:pt idx="0">
                  <c:v>1.2E-2</c:v>
                </c:pt>
                <c:pt idx="1">
                  <c:v>7.3999999999999996E-2</c:v>
                </c:pt>
                <c:pt idx="2">
                  <c:v>0.10100000000000002</c:v>
                </c:pt>
                <c:pt idx="3">
                  <c:v>0.13500000000000001</c:v>
                </c:pt>
                <c:pt idx="4">
                  <c:v>0.45700000000000002</c:v>
                </c:pt>
                <c:pt idx="5">
                  <c:v>1.79</c:v>
                </c:pt>
              </c:numCache>
            </c:numRef>
          </c:val>
        </c:ser>
        <c:ser>
          <c:idx val="4"/>
          <c:order val="4"/>
          <c:tx>
            <c:v>CPU_4</c:v>
          </c:tx>
          <c:val>
            <c:numRef>
              <c:f>'Q8-NoCol'!$E$28:$E$33</c:f>
              <c:numCache>
                <c:formatCode>0.00</c:formatCode>
                <c:ptCount val="6"/>
                <c:pt idx="0">
                  <c:v>1.0999999999999998E-2</c:v>
                </c:pt>
                <c:pt idx="1">
                  <c:v>9.1000000000000025E-2</c:v>
                </c:pt>
                <c:pt idx="2">
                  <c:v>0.11799999999999998</c:v>
                </c:pt>
                <c:pt idx="3">
                  <c:v>0.15200000000000022</c:v>
                </c:pt>
                <c:pt idx="4">
                  <c:v>0.61700000000000088</c:v>
                </c:pt>
                <c:pt idx="5">
                  <c:v>2.4339999999999997</c:v>
                </c:pt>
              </c:numCache>
            </c:numRef>
          </c:val>
        </c:ser>
        <c:ser>
          <c:idx val="5"/>
          <c:order val="5"/>
          <c:tx>
            <c:v>GPU_4</c:v>
          </c:tx>
          <c:val>
            <c:numRef>
              <c:f>'Q8-NoCol'!$F$28:$F$33</c:f>
              <c:numCache>
                <c:formatCode>0.00</c:formatCode>
                <c:ptCount val="6"/>
                <c:pt idx="0">
                  <c:v>1.4E-2</c:v>
                </c:pt>
                <c:pt idx="1">
                  <c:v>9.1000000000000025E-2</c:v>
                </c:pt>
                <c:pt idx="2">
                  <c:v>0.129</c:v>
                </c:pt>
                <c:pt idx="3">
                  <c:v>0.16900000000000001</c:v>
                </c:pt>
                <c:pt idx="4">
                  <c:v>0.505</c:v>
                </c:pt>
                <c:pt idx="5">
                  <c:v>1.847</c:v>
                </c:pt>
              </c:numCache>
            </c:numRef>
          </c:val>
        </c:ser>
        <c:ser>
          <c:idx val="6"/>
          <c:order val="6"/>
          <c:tx>
            <c:v>CPU_8</c:v>
          </c:tx>
          <c:val>
            <c:numRef>
              <c:f>'Q8-NoCol'!$E$37:$E$42</c:f>
              <c:numCache>
                <c:formatCode>0.00</c:formatCode>
                <c:ptCount val="6"/>
                <c:pt idx="0">
                  <c:v>1.2E-2</c:v>
                </c:pt>
                <c:pt idx="1">
                  <c:v>8.6000000000000021E-2</c:v>
                </c:pt>
                <c:pt idx="2">
                  <c:v>0.128</c:v>
                </c:pt>
                <c:pt idx="3">
                  <c:v>0.16200000000000001</c:v>
                </c:pt>
                <c:pt idx="4">
                  <c:v>0.61800000000000088</c:v>
                </c:pt>
                <c:pt idx="5">
                  <c:v>2.4609999999999999</c:v>
                </c:pt>
              </c:numCache>
            </c:numRef>
          </c:val>
        </c:ser>
        <c:ser>
          <c:idx val="7"/>
          <c:order val="7"/>
          <c:tx>
            <c:v>GPU_8</c:v>
          </c:tx>
          <c:val>
            <c:numRef>
              <c:f>'Q8-NoCol'!$F$37:$F$42</c:f>
              <c:numCache>
                <c:formatCode>0.00</c:formatCode>
                <c:ptCount val="6"/>
                <c:pt idx="0">
                  <c:v>1.4E-2</c:v>
                </c:pt>
                <c:pt idx="1">
                  <c:v>9.4000000000000028E-2</c:v>
                </c:pt>
                <c:pt idx="2">
                  <c:v>0.126</c:v>
                </c:pt>
                <c:pt idx="3">
                  <c:v>0.17600000000000021</c:v>
                </c:pt>
                <c:pt idx="4">
                  <c:v>0.49800000000000044</c:v>
                </c:pt>
                <c:pt idx="5">
                  <c:v>1.8640000000000001</c:v>
                </c:pt>
              </c:numCache>
            </c:numRef>
          </c:val>
        </c:ser>
        <c:marker val="1"/>
        <c:axId val="72799360"/>
        <c:axId val="72800896"/>
      </c:lineChart>
      <c:dateAx>
        <c:axId val="72799360"/>
        <c:scaling>
          <c:orientation val="minMax"/>
        </c:scaling>
        <c:axPos val="b"/>
        <c:numFmt formatCode="General" sourceLinked="1"/>
        <c:tickLblPos val="nextTo"/>
        <c:crossAx val="72800896"/>
        <c:crosses val="autoZero"/>
        <c:lblOffset val="100"/>
        <c:baseTimeUnit val="years"/>
      </c:dateAx>
      <c:valAx>
        <c:axId val="72800896"/>
        <c:scaling>
          <c:orientation val="minMax"/>
        </c:scaling>
        <c:axPos val="l"/>
        <c:majorGridlines/>
        <c:numFmt formatCode="0.00" sourceLinked="1"/>
        <c:tickLblPos val="nextTo"/>
        <c:crossAx val="72799360"/>
        <c:crosses val="autoZero"/>
        <c:crossBetween val="midCat"/>
      </c:valAx>
      <c:spPr>
        <a:noFill/>
        <a:ln w="25400">
          <a:noFill/>
        </a:ln>
      </c:spPr>
    </c:plotArea>
    <c:legend>
      <c:legendPos val="b"/>
    </c:legend>
    <c:plotVisOnly val="1"/>
    <c:dispBlanksAs val="gap"/>
  </c:chart>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Q8 - </a:t>
            </a:r>
            <a:r>
              <a:rPr lang="pt-BR"/>
              <a:t>ELL - 2 Gauss Points - Coloring </a:t>
            </a:r>
          </a:p>
        </c:rich>
      </c:tx>
    </c:title>
    <c:plotArea>
      <c:layout/>
      <c:lineChart>
        <c:grouping val="standard"/>
        <c:ser>
          <c:idx val="0"/>
          <c:order val="0"/>
          <c:tx>
            <c:v>CPU_1</c:v>
          </c:tx>
          <c:cat>
            <c:numRef>
              <c:f>'Q8-Col'!$A$10:$A$15</c:f>
              <c:numCache>
                <c:formatCode>General</c:formatCode>
                <c:ptCount val="6"/>
                <c:pt idx="0">
                  <c:v>1666</c:v>
                </c:pt>
                <c:pt idx="1">
                  <c:v>14210</c:v>
                </c:pt>
                <c:pt idx="2">
                  <c:v>19266</c:v>
                </c:pt>
                <c:pt idx="3">
                  <c:v>25090</c:v>
                </c:pt>
                <c:pt idx="4">
                  <c:v>99330</c:v>
                </c:pt>
                <c:pt idx="5">
                  <c:v>395266</c:v>
                </c:pt>
              </c:numCache>
            </c:numRef>
          </c:cat>
          <c:val>
            <c:numRef>
              <c:f>'Q8-Col'!$E$48:$E$53</c:f>
              <c:numCache>
                <c:formatCode>0.00</c:formatCode>
                <c:ptCount val="6"/>
                <c:pt idx="0">
                  <c:v>1.6000000000000021E-2</c:v>
                </c:pt>
                <c:pt idx="1">
                  <c:v>0.11600000000000002</c:v>
                </c:pt>
                <c:pt idx="2">
                  <c:v>0.16900000000000001</c:v>
                </c:pt>
                <c:pt idx="3">
                  <c:v>0.22600000000000001</c:v>
                </c:pt>
                <c:pt idx="4">
                  <c:v>0.94799999999999995</c:v>
                </c:pt>
                <c:pt idx="5">
                  <c:v>3.7789999999999999</c:v>
                </c:pt>
              </c:numCache>
            </c:numRef>
          </c:val>
        </c:ser>
        <c:ser>
          <c:idx val="1"/>
          <c:order val="1"/>
          <c:tx>
            <c:v>GPU_1</c:v>
          </c:tx>
          <c:cat>
            <c:numRef>
              <c:f>'Q8-Col'!$A$10:$A$15</c:f>
              <c:numCache>
                <c:formatCode>General</c:formatCode>
                <c:ptCount val="6"/>
                <c:pt idx="0">
                  <c:v>1666</c:v>
                </c:pt>
                <c:pt idx="1">
                  <c:v>14210</c:v>
                </c:pt>
                <c:pt idx="2">
                  <c:v>19266</c:v>
                </c:pt>
                <c:pt idx="3">
                  <c:v>25090</c:v>
                </c:pt>
                <c:pt idx="4">
                  <c:v>99330</c:v>
                </c:pt>
                <c:pt idx="5">
                  <c:v>395266</c:v>
                </c:pt>
              </c:numCache>
            </c:numRef>
          </c:cat>
          <c:val>
            <c:numRef>
              <c:f>'Q8-Col'!$F$48:$F$53</c:f>
              <c:numCache>
                <c:formatCode>0.00</c:formatCode>
                <c:ptCount val="6"/>
                <c:pt idx="0">
                  <c:v>1.4999999999999998E-2</c:v>
                </c:pt>
                <c:pt idx="1">
                  <c:v>8.7000000000000022E-2</c:v>
                </c:pt>
                <c:pt idx="2">
                  <c:v>0.13</c:v>
                </c:pt>
                <c:pt idx="3">
                  <c:v>0.14900000000000022</c:v>
                </c:pt>
                <c:pt idx="4">
                  <c:v>0.66100000000000114</c:v>
                </c:pt>
                <c:pt idx="5">
                  <c:v>2.71</c:v>
                </c:pt>
              </c:numCache>
            </c:numRef>
          </c:val>
        </c:ser>
        <c:ser>
          <c:idx val="2"/>
          <c:order val="2"/>
          <c:tx>
            <c:v>CPU_2</c:v>
          </c:tx>
          <c:val>
            <c:numRef>
              <c:f>'Q8-Col'!$E$57:$E$62</c:f>
              <c:numCache>
                <c:formatCode>0.00</c:formatCode>
                <c:ptCount val="6"/>
                <c:pt idx="0">
                  <c:v>1.0000000000000005E-2</c:v>
                </c:pt>
                <c:pt idx="1">
                  <c:v>0.10100000000000002</c:v>
                </c:pt>
                <c:pt idx="2">
                  <c:v>0.14000000000000001</c:v>
                </c:pt>
                <c:pt idx="3">
                  <c:v>0.18500000000000022</c:v>
                </c:pt>
                <c:pt idx="4">
                  <c:v>0.85800000000000065</c:v>
                </c:pt>
                <c:pt idx="5">
                  <c:v>3.4779999999999998</c:v>
                </c:pt>
              </c:numCache>
            </c:numRef>
          </c:val>
        </c:ser>
        <c:ser>
          <c:idx val="3"/>
          <c:order val="3"/>
          <c:tx>
            <c:v>GPU_2</c:v>
          </c:tx>
          <c:val>
            <c:numRef>
              <c:f>'Q8-Col'!$F$57:$F$62</c:f>
              <c:numCache>
                <c:formatCode>0.00</c:formatCode>
                <c:ptCount val="6"/>
                <c:pt idx="0">
                  <c:v>1.7000000000000001E-2</c:v>
                </c:pt>
                <c:pt idx="1">
                  <c:v>0.1</c:v>
                </c:pt>
                <c:pt idx="2">
                  <c:v>0.14700000000000021</c:v>
                </c:pt>
                <c:pt idx="3">
                  <c:v>0.191</c:v>
                </c:pt>
                <c:pt idx="4">
                  <c:v>0.70000000000000062</c:v>
                </c:pt>
                <c:pt idx="5">
                  <c:v>2.7890000000000001</c:v>
                </c:pt>
              </c:numCache>
            </c:numRef>
          </c:val>
        </c:ser>
        <c:ser>
          <c:idx val="4"/>
          <c:order val="4"/>
          <c:tx>
            <c:v>CPU_4</c:v>
          </c:tx>
          <c:val>
            <c:numRef>
              <c:f>'Q8-Col'!$E$66:$E$71</c:f>
              <c:numCache>
                <c:formatCode>0.00</c:formatCode>
                <c:ptCount val="6"/>
                <c:pt idx="0">
                  <c:v>1.4999999999999998E-2</c:v>
                </c:pt>
                <c:pt idx="1">
                  <c:v>0.13200000000000001</c:v>
                </c:pt>
                <c:pt idx="2">
                  <c:v>0.15500000000000025</c:v>
                </c:pt>
                <c:pt idx="3">
                  <c:v>0.20200000000000001</c:v>
                </c:pt>
                <c:pt idx="4">
                  <c:v>1.1040000000000001</c:v>
                </c:pt>
                <c:pt idx="5">
                  <c:v>4.0569999999999995</c:v>
                </c:pt>
              </c:numCache>
            </c:numRef>
          </c:val>
        </c:ser>
        <c:ser>
          <c:idx val="5"/>
          <c:order val="5"/>
          <c:tx>
            <c:v>GPU_4</c:v>
          </c:tx>
          <c:val>
            <c:numRef>
              <c:f>'Q8-Col'!$F$66:$F$71</c:f>
              <c:numCache>
                <c:formatCode>0.00</c:formatCode>
                <c:ptCount val="6"/>
                <c:pt idx="0">
                  <c:v>1.6000000000000021E-2</c:v>
                </c:pt>
                <c:pt idx="1">
                  <c:v>0.11799999999999998</c:v>
                </c:pt>
                <c:pt idx="2">
                  <c:v>0.16400000000000001</c:v>
                </c:pt>
                <c:pt idx="3">
                  <c:v>0.19600000000000001</c:v>
                </c:pt>
                <c:pt idx="4">
                  <c:v>0.71100000000000063</c:v>
                </c:pt>
                <c:pt idx="5">
                  <c:v>2.746</c:v>
                </c:pt>
              </c:numCache>
            </c:numRef>
          </c:val>
        </c:ser>
        <c:ser>
          <c:idx val="6"/>
          <c:order val="6"/>
          <c:tx>
            <c:v>CPU_8</c:v>
          </c:tx>
          <c:val>
            <c:numRef>
              <c:f>'Q8-Col'!$E$75:$E$80</c:f>
              <c:numCache>
                <c:formatCode>0.00</c:formatCode>
                <c:ptCount val="6"/>
                <c:pt idx="0">
                  <c:v>1.4E-2</c:v>
                </c:pt>
                <c:pt idx="1">
                  <c:v>0.12100000000000002</c:v>
                </c:pt>
                <c:pt idx="2">
                  <c:v>0.16600000000000001</c:v>
                </c:pt>
                <c:pt idx="3">
                  <c:v>0.20300000000000001</c:v>
                </c:pt>
                <c:pt idx="4">
                  <c:v>1.1200000000000001</c:v>
                </c:pt>
                <c:pt idx="5">
                  <c:v>4.1559999999999926</c:v>
                </c:pt>
              </c:numCache>
            </c:numRef>
          </c:val>
        </c:ser>
        <c:ser>
          <c:idx val="7"/>
          <c:order val="7"/>
          <c:tx>
            <c:v>GPU_8</c:v>
          </c:tx>
          <c:val>
            <c:numRef>
              <c:f>'Q8-Col'!$F$75:$F$80</c:f>
              <c:numCache>
                <c:formatCode>0.00</c:formatCode>
                <c:ptCount val="6"/>
                <c:pt idx="0">
                  <c:v>2.0000000000000011E-2</c:v>
                </c:pt>
                <c:pt idx="1">
                  <c:v>0.13700000000000001</c:v>
                </c:pt>
                <c:pt idx="2">
                  <c:v>0.17</c:v>
                </c:pt>
                <c:pt idx="3">
                  <c:v>0.20500000000000004</c:v>
                </c:pt>
                <c:pt idx="4">
                  <c:v>0.71000000000000063</c:v>
                </c:pt>
                <c:pt idx="5">
                  <c:v>2.7629999999999999</c:v>
                </c:pt>
              </c:numCache>
            </c:numRef>
          </c:val>
        </c:ser>
        <c:marker val="1"/>
        <c:axId val="72921088"/>
        <c:axId val="72922624"/>
      </c:lineChart>
      <c:dateAx>
        <c:axId val="72921088"/>
        <c:scaling>
          <c:orientation val="minMax"/>
        </c:scaling>
        <c:axPos val="b"/>
        <c:numFmt formatCode="General" sourceLinked="1"/>
        <c:tickLblPos val="nextTo"/>
        <c:crossAx val="72922624"/>
        <c:crosses val="autoZero"/>
        <c:lblOffset val="100"/>
        <c:baseTimeUnit val="years"/>
      </c:dateAx>
      <c:valAx>
        <c:axId val="72922624"/>
        <c:scaling>
          <c:orientation val="minMax"/>
        </c:scaling>
        <c:axPos val="l"/>
        <c:majorGridlines/>
        <c:numFmt formatCode="0.00" sourceLinked="1"/>
        <c:tickLblPos val="nextTo"/>
        <c:crossAx val="72921088"/>
        <c:crosses val="autoZero"/>
        <c:crossBetween val="midCat"/>
      </c:valAx>
      <c:spPr>
        <a:noFill/>
        <a:ln w="25400">
          <a:noFill/>
        </a:ln>
      </c:spPr>
    </c:plotArea>
    <c:legend>
      <c:legendPos val="b"/>
    </c:legend>
    <c:plotVisOnly val="1"/>
    <c:dispBlanksAs val="gap"/>
  </c:chart>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Q8 - </a:t>
            </a:r>
            <a:r>
              <a:rPr lang="pt-BR"/>
              <a:t>ELL - 2 Gauss Points - No Coloring </a:t>
            </a:r>
          </a:p>
        </c:rich>
      </c:tx>
    </c:title>
    <c:plotArea>
      <c:layout/>
      <c:lineChart>
        <c:grouping val="standard"/>
        <c:ser>
          <c:idx val="0"/>
          <c:order val="0"/>
          <c:tx>
            <c:v>CPU_1</c:v>
          </c:tx>
          <c:cat>
            <c:numRef>
              <c:f>'Q8-NoCol'!$A$10:$A$15</c:f>
              <c:numCache>
                <c:formatCode>General</c:formatCode>
                <c:ptCount val="6"/>
                <c:pt idx="0">
                  <c:v>1666</c:v>
                </c:pt>
                <c:pt idx="1">
                  <c:v>14210</c:v>
                </c:pt>
                <c:pt idx="2">
                  <c:v>19266</c:v>
                </c:pt>
                <c:pt idx="3">
                  <c:v>25090</c:v>
                </c:pt>
                <c:pt idx="4">
                  <c:v>99330</c:v>
                </c:pt>
                <c:pt idx="5">
                  <c:v>395266</c:v>
                </c:pt>
              </c:numCache>
            </c:numRef>
          </c:cat>
          <c:val>
            <c:numRef>
              <c:f>'Q8-NoCol'!$E$48:$E$53</c:f>
              <c:numCache>
                <c:formatCode>0.00</c:formatCode>
                <c:ptCount val="6"/>
                <c:pt idx="0">
                  <c:v>1.7000000000000001E-2</c:v>
                </c:pt>
                <c:pt idx="1">
                  <c:v>0.13</c:v>
                </c:pt>
                <c:pt idx="2">
                  <c:v>0.17700000000000021</c:v>
                </c:pt>
                <c:pt idx="3">
                  <c:v>0.20600000000000004</c:v>
                </c:pt>
                <c:pt idx="4">
                  <c:v>0.92600000000000005</c:v>
                </c:pt>
                <c:pt idx="5">
                  <c:v>3.738</c:v>
                </c:pt>
              </c:numCache>
            </c:numRef>
          </c:val>
        </c:ser>
        <c:ser>
          <c:idx val="1"/>
          <c:order val="1"/>
          <c:tx>
            <c:v>GPU_1</c:v>
          </c:tx>
          <c:cat>
            <c:numRef>
              <c:f>'Q8-NoCol'!$A$10:$A$15</c:f>
              <c:numCache>
                <c:formatCode>General</c:formatCode>
                <c:ptCount val="6"/>
                <c:pt idx="0">
                  <c:v>1666</c:v>
                </c:pt>
                <c:pt idx="1">
                  <c:v>14210</c:v>
                </c:pt>
                <c:pt idx="2">
                  <c:v>19266</c:v>
                </c:pt>
                <c:pt idx="3">
                  <c:v>25090</c:v>
                </c:pt>
                <c:pt idx="4">
                  <c:v>99330</c:v>
                </c:pt>
                <c:pt idx="5">
                  <c:v>395266</c:v>
                </c:pt>
              </c:numCache>
            </c:numRef>
          </c:cat>
          <c:val>
            <c:numRef>
              <c:f>'Q8-NoCol'!$F$48:$F$53</c:f>
              <c:numCache>
                <c:formatCode>0.00</c:formatCode>
                <c:ptCount val="6"/>
                <c:pt idx="0">
                  <c:v>1.7000000000000001E-2</c:v>
                </c:pt>
                <c:pt idx="1">
                  <c:v>9.0000000000000024E-2</c:v>
                </c:pt>
                <c:pt idx="2">
                  <c:v>0.11600000000000002</c:v>
                </c:pt>
                <c:pt idx="3">
                  <c:v>0.15600000000000025</c:v>
                </c:pt>
                <c:pt idx="4">
                  <c:v>0.68799999999999994</c:v>
                </c:pt>
                <c:pt idx="5">
                  <c:v>2.6949999999999998</c:v>
                </c:pt>
              </c:numCache>
            </c:numRef>
          </c:val>
        </c:ser>
        <c:ser>
          <c:idx val="2"/>
          <c:order val="2"/>
          <c:tx>
            <c:v>CPU_2</c:v>
          </c:tx>
          <c:val>
            <c:numRef>
              <c:f>'Q8-NoCol'!$E$57:$E$62</c:f>
              <c:numCache>
                <c:formatCode>0.00</c:formatCode>
                <c:ptCount val="6"/>
                <c:pt idx="0">
                  <c:v>1.0000000000000005E-2</c:v>
                </c:pt>
                <c:pt idx="1">
                  <c:v>9.2000000000000026E-2</c:v>
                </c:pt>
                <c:pt idx="2">
                  <c:v>0.13500000000000001</c:v>
                </c:pt>
                <c:pt idx="3">
                  <c:v>0.16800000000000001</c:v>
                </c:pt>
                <c:pt idx="4">
                  <c:v>0.85800000000000065</c:v>
                </c:pt>
                <c:pt idx="5">
                  <c:v>3.6629999999999998</c:v>
                </c:pt>
              </c:numCache>
            </c:numRef>
          </c:val>
        </c:ser>
        <c:ser>
          <c:idx val="3"/>
          <c:order val="3"/>
          <c:tx>
            <c:v>GPU_2</c:v>
          </c:tx>
          <c:val>
            <c:numRef>
              <c:f>'Q8-NoCol'!$F$57:$F$62</c:f>
              <c:numCache>
                <c:formatCode>0.00</c:formatCode>
                <c:ptCount val="6"/>
                <c:pt idx="0">
                  <c:v>1.4E-2</c:v>
                </c:pt>
                <c:pt idx="1">
                  <c:v>0.111</c:v>
                </c:pt>
                <c:pt idx="2">
                  <c:v>0.15400000000000022</c:v>
                </c:pt>
                <c:pt idx="3">
                  <c:v>0.17400000000000004</c:v>
                </c:pt>
                <c:pt idx="4">
                  <c:v>0.69799999999999995</c:v>
                </c:pt>
                <c:pt idx="5">
                  <c:v>2.7949999999999999</c:v>
                </c:pt>
              </c:numCache>
            </c:numRef>
          </c:val>
        </c:ser>
        <c:ser>
          <c:idx val="4"/>
          <c:order val="4"/>
          <c:tx>
            <c:v>CPU_4</c:v>
          </c:tx>
          <c:val>
            <c:numRef>
              <c:f>'Q8-NoCol'!$E$66:$E$71</c:f>
              <c:numCache>
                <c:formatCode>0.00</c:formatCode>
                <c:ptCount val="6"/>
                <c:pt idx="0">
                  <c:v>1.4999999999999998E-2</c:v>
                </c:pt>
                <c:pt idx="1">
                  <c:v>0.125</c:v>
                </c:pt>
                <c:pt idx="2">
                  <c:v>0.15900000000000025</c:v>
                </c:pt>
                <c:pt idx="3">
                  <c:v>0.19800000000000001</c:v>
                </c:pt>
                <c:pt idx="4">
                  <c:v>0.93100000000000005</c:v>
                </c:pt>
                <c:pt idx="5">
                  <c:v>3.7669999999999999</c:v>
                </c:pt>
              </c:numCache>
            </c:numRef>
          </c:val>
        </c:ser>
        <c:ser>
          <c:idx val="5"/>
          <c:order val="5"/>
          <c:tx>
            <c:v>GPU_4</c:v>
          </c:tx>
          <c:val>
            <c:numRef>
              <c:f>'Q8-NoCol'!$F$66:$F$71</c:f>
              <c:numCache>
                <c:formatCode>0.00</c:formatCode>
                <c:ptCount val="6"/>
                <c:pt idx="0">
                  <c:v>1.7000000000000001E-2</c:v>
                </c:pt>
                <c:pt idx="1">
                  <c:v>0.12400000000000011</c:v>
                </c:pt>
                <c:pt idx="2">
                  <c:v>0.15800000000000025</c:v>
                </c:pt>
                <c:pt idx="3">
                  <c:v>0.18900000000000025</c:v>
                </c:pt>
                <c:pt idx="4">
                  <c:v>0.70200000000000062</c:v>
                </c:pt>
                <c:pt idx="5">
                  <c:v>2.8189999999999977</c:v>
                </c:pt>
              </c:numCache>
            </c:numRef>
          </c:val>
        </c:ser>
        <c:ser>
          <c:idx val="6"/>
          <c:order val="6"/>
          <c:tx>
            <c:v>CPU_8</c:v>
          </c:tx>
          <c:val>
            <c:numRef>
              <c:f>'Q8-NoCol'!$E$75:$E$80</c:f>
              <c:numCache>
                <c:formatCode>0.00</c:formatCode>
                <c:ptCount val="6"/>
                <c:pt idx="0">
                  <c:v>1.4E-2</c:v>
                </c:pt>
                <c:pt idx="1">
                  <c:v>0.12200000000000009</c:v>
                </c:pt>
                <c:pt idx="2">
                  <c:v>0.15400000000000022</c:v>
                </c:pt>
                <c:pt idx="3">
                  <c:v>0.20400000000000001</c:v>
                </c:pt>
                <c:pt idx="4">
                  <c:v>1.0609999999999982</c:v>
                </c:pt>
                <c:pt idx="5">
                  <c:v>4.1790000000000003</c:v>
                </c:pt>
              </c:numCache>
            </c:numRef>
          </c:val>
        </c:ser>
        <c:ser>
          <c:idx val="7"/>
          <c:order val="7"/>
          <c:tx>
            <c:v>GPU_8</c:v>
          </c:tx>
          <c:val>
            <c:numRef>
              <c:f>'Q8-NoCol'!$F$75:$F$80</c:f>
              <c:numCache>
                <c:formatCode>0.00</c:formatCode>
                <c:ptCount val="6"/>
                <c:pt idx="0">
                  <c:v>1.9000000000000027E-2</c:v>
                </c:pt>
                <c:pt idx="1">
                  <c:v>0.13900000000000001</c:v>
                </c:pt>
                <c:pt idx="2">
                  <c:v>0.15800000000000025</c:v>
                </c:pt>
                <c:pt idx="3">
                  <c:v>0.20300000000000001</c:v>
                </c:pt>
                <c:pt idx="4">
                  <c:v>0.69299999999999995</c:v>
                </c:pt>
                <c:pt idx="5">
                  <c:v>2.8009999999999997</c:v>
                </c:pt>
              </c:numCache>
            </c:numRef>
          </c:val>
        </c:ser>
        <c:marker val="1"/>
        <c:axId val="73099904"/>
        <c:axId val="73113984"/>
      </c:lineChart>
      <c:dateAx>
        <c:axId val="73099904"/>
        <c:scaling>
          <c:orientation val="minMax"/>
        </c:scaling>
        <c:axPos val="b"/>
        <c:numFmt formatCode="General" sourceLinked="1"/>
        <c:tickLblPos val="nextTo"/>
        <c:crossAx val="73113984"/>
        <c:crosses val="autoZero"/>
        <c:lblOffset val="100"/>
        <c:baseTimeUnit val="years"/>
      </c:dateAx>
      <c:valAx>
        <c:axId val="73113984"/>
        <c:scaling>
          <c:orientation val="minMax"/>
        </c:scaling>
        <c:axPos val="l"/>
        <c:majorGridlines/>
        <c:numFmt formatCode="0.00" sourceLinked="1"/>
        <c:tickLblPos val="nextTo"/>
        <c:crossAx val="73099904"/>
        <c:crosses val="autoZero"/>
        <c:crossBetween val="midCat"/>
      </c:valAx>
      <c:spPr>
        <a:noFill/>
        <a:ln w="25400">
          <a:noFill/>
        </a:ln>
      </c:spPr>
    </c:plotArea>
    <c:legend>
      <c:legendPos val="b"/>
    </c:legend>
    <c:plotVisOnly val="1"/>
    <c:dispBlanksAs val="gap"/>
  </c:chart>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Q8 - </a:t>
            </a:r>
            <a:r>
              <a:rPr lang="pt-BR"/>
              <a:t>EIG - 2 Gauss Points - Coloring </a:t>
            </a:r>
          </a:p>
        </c:rich>
      </c:tx>
    </c:title>
    <c:plotArea>
      <c:layout/>
      <c:lineChart>
        <c:grouping val="standard"/>
        <c:ser>
          <c:idx val="0"/>
          <c:order val="0"/>
          <c:tx>
            <c:v>CPU_1</c:v>
          </c:tx>
          <c:cat>
            <c:numRef>
              <c:f>'Q8-Col'!$A$10:$A$15</c:f>
              <c:numCache>
                <c:formatCode>General</c:formatCode>
                <c:ptCount val="6"/>
                <c:pt idx="0">
                  <c:v>1666</c:v>
                </c:pt>
                <c:pt idx="1">
                  <c:v>14210</c:v>
                </c:pt>
                <c:pt idx="2">
                  <c:v>19266</c:v>
                </c:pt>
                <c:pt idx="3">
                  <c:v>25090</c:v>
                </c:pt>
                <c:pt idx="4">
                  <c:v>99330</c:v>
                </c:pt>
                <c:pt idx="5">
                  <c:v>395266</c:v>
                </c:pt>
              </c:numCache>
            </c:numRef>
          </c:cat>
          <c:val>
            <c:numRef>
              <c:f>'Q8-Col'!$E$86:$E$91</c:f>
              <c:numCache>
                <c:formatCode>0.00</c:formatCode>
                <c:ptCount val="6"/>
                <c:pt idx="0">
                  <c:v>8.4000000000000047E-2</c:v>
                </c:pt>
                <c:pt idx="1">
                  <c:v>1.7969999999999982</c:v>
                </c:pt>
                <c:pt idx="2">
                  <c:v>2.5619999999999998</c:v>
                </c:pt>
                <c:pt idx="3">
                  <c:v>3.2559999999999998</c:v>
                </c:pt>
                <c:pt idx="4">
                  <c:v>4.5460000000000003</c:v>
                </c:pt>
                <c:pt idx="5">
                  <c:v>9.7900000000000009</c:v>
                </c:pt>
              </c:numCache>
            </c:numRef>
          </c:val>
        </c:ser>
        <c:ser>
          <c:idx val="1"/>
          <c:order val="1"/>
          <c:tx>
            <c:v>GPU_1</c:v>
          </c:tx>
          <c:cat>
            <c:numRef>
              <c:f>'Q8-Col'!$A$10:$A$15</c:f>
              <c:numCache>
                <c:formatCode>General</c:formatCode>
                <c:ptCount val="6"/>
                <c:pt idx="0">
                  <c:v>1666</c:v>
                </c:pt>
                <c:pt idx="1">
                  <c:v>14210</c:v>
                </c:pt>
                <c:pt idx="2">
                  <c:v>19266</c:v>
                </c:pt>
                <c:pt idx="3">
                  <c:v>25090</c:v>
                </c:pt>
                <c:pt idx="4">
                  <c:v>99330</c:v>
                </c:pt>
                <c:pt idx="5">
                  <c:v>395266</c:v>
                </c:pt>
              </c:numCache>
            </c:numRef>
          </c:cat>
          <c:val>
            <c:numRef>
              <c:f>'Q8-Col'!$F$86:$F$91</c:f>
              <c:numCache>
                <c:formatCode>0.00</c:formatCode>
                <c:ptCount val="6"/>
                <c:pt idx="0">
                  <c:v>1.0999999999999998E-2</c:v>
                </c:pt>
                <c:pt idx="1">
                  <c:v>6.0000000000000032E-2</c:v>
                </c:pt>
                <c:pt idx="2">
                  <c:v>8.2000000000000003E-2</c:v>
                </c:pt>
                <c:pt idx="3">
                  <c:v>9.8000000000000184E-2</c:v>
                </c:pt>
                <c:pt idx="4">
                  <c:v>0.38900000000000051</c:v>
                </c:pt>
                <c:pt idx="5">
                  <c:v>1.5429999999999982</c:v>
                </c:pt>
              </c:numCache>
            </c:numRef>
          </c:val>
        </c:ser>
        <c:ser>
          <c:idx val="2"/>
          <c:order val="2"/>
          <c:tx>
            <c:v>CPU_2</c:v>
          </c:tx>
          <c:val>
            <c:numRef>
              <c:f>'Q8-Col'!$E$95:$E$100</c:f>
              <c:numCache>
                <c:formatCode>0.00</c:formatCode>
                <c:ptCount val="6"/>
                <c:pt idx="0">
                  <c:v>4.5999999999999999E-2</c:v>
                </c:pt>
                <c:pt idx="1">
                  <c:v>0.46600000000000008</c:v>
                </c:pt>
                <c:pt idx="2">
                  <c:v>0.65200000000000113</c:v>
                </c:pt>
                <c:pt idx="3">
                  <c:v>0.84700000000000064</c:v>
                </c:pt>
                <c:pt idx="4">
                  <c:v>6.8139999999999965</c:v>
                </c:pt>
                <c:pt idx="5">
                  <c:v>11.778</c:v>
                </c:pt>
              </c:numCache>
            </c:numRef>
          </c:val>
        </c:ser>
        <c:ser>
          <c:idx val="3"/>
          <c:order val="3"/>
          <c:tx>
            <c:v>GPU_2</c:v>
          </c:tx>
          <c:val>
            <c:numRef>
              <c:f>'Q8-Col'!$F$95:$F$100</c:f>
              <c:numCache>
                <c:formatCode>0.00</c:formatCode>
                <c:ptCount val="6"/>
                <c:pt idx="0">
                  <c:v>1.0999999999999998E-2</c:v>
                </c:pt>
                <c:pt idx="1">
                  <c:v>7.5999999999999998E-2</c:v>
                </c:pt>
                <c:pt idx="2">
                  <c:v>0.10600000000000002</c:v>
                </c:pt>
                <c:pt idx="3">
                  <c:v>0.13300000000000001</c:v>
                </c:pt>
                <c:pt idx="4">
                  <c:v>0.41000000000000031</c:v>
                </c:pt>
                <c:pt idx="5">
                  <c:v>1.5669999999999982</c:v>
                </c:pt>
              </c:numCache>
            </c:numRef>
          </c:val>
        </c:ser>
        <c:ser>
          <c:idx val="4"/>
          <c:order val="4"/>
          <c:tx>
            <c:v>CPU_4</c:v>
          </c:tx>
          <c:val>
            <c:numRef>
              <c:f>'Q8-Col'!$E$104:$E$109</c:f>
              <c:numCache>
                <c:formatCode>0.00</c:formatCode>
                <c:ptCount val="6"/>
                <c:pt idx="0">
                  <c:v>4.2000000000000023E-2</c:v>
                </c:pt>
                <c:pt idx="1">
                  <c:v>0.72000000000000064</c:v>
                </c:pt>
                <c:pt idx="2">
                  <c:v>1.153</c:v>
                </c:pt>
                <c:pt idx="3">
                  <c:v>1.7709999999999981</c:v>
                </c:pt>
                <c:pt idx="4">
                  <c:v>10.766</c:v>
                </c:pt>
                <c:pt idx="5">
                  <c:v>15.77</c:v>
                </c:pt>
              </c:numCache>
            </c:numRef>
          </c:val>
        </c:ser>
        <c:ser>
          <c:idx val="5"/>
          <c:order val="5"/>
          <c:tx>
            <c:v>GPU_4</c:v>
          </c:tx>
          <c:val>
            <c:numRef>
              <c:f>'Q8-Col'!$F$104:$F$109</c:f>
              <c:numCache>
                <c:formatCode>0.00</c:formatCode>
                <c:ptCount val="6"/>
                <c:pt idx="0">
                  <c:v>1.2999999999999998E-2</c:v>
                </c:pt>
                <c:pt idx="1">
                  <c:v>9.0000000000000024E-2</c:v>
                </c:pt>
                <c:pt idx="2">
                  <c:v>0.112</c:v>
                </c:pt>
                <c:pt idx="3">
                  <c:v>0.14000000000000001</c:v>
                </c:pt>
                <c:pt idx="4">
                  <c:v>0.43100000000000038</c:v>
                </c:pt>
                <c:pt idx="5">
                  <c:v>1.603</c:v>
                </c:pt>
              </c:numCache>
            </c:numRef>
          </c:val>
        </c:ser>
        <c:ser>
          <c:idx val="6"/>
          <c:order val="6"/>
          <c:tx>
            <c:v>CPU_8</c:v>
          </c:tx>
          <c:val>
            <c:numRef>
              <c:f>'Q8-Col'!$E$113:$E$118</c:f>
              <c:numCache>
                <c:formatCode>0.00</c:formatCode>
                <c:ptCount val="6"/>
                <c:pt idx="0">
                  <c:v>5.7000000000000023E-2</c:v>
                </c:pt>
                <c:pt idx="1">
                  <c:v>0.82700000000000062</c:v>
                </c:pt>
                <c:pt idx="2">
                  <c:v>1.2609999999999979</c:v>
                </c:pt>
                <c:pt idx="3">
                  <c:v>1.778</c:v>
                </c:pt>
                <c:pt idx="4">
                  <c:v>11.184000000000001</c:v>
                </c:pt>
                <c:pt idx="5">
                  <c:v>16.504999999999999</c:v>
                </c:pt>
              </c:numCache>
            </c:numRef>
          </c:val>
        </c:ser>
        <c:ser>
          <c:idx val="7"/>
          <c:order val="7"/>
          <c:tx>
            <c:v>GPU_8</c:v>
          </c:tx>
          <c:val>
            <c:numRef>
              <c:f>'Q8-Col'!$F$113:$F$118</c:f>
              <c:numCache>
                <c:formatCode>0.00</c:formatCode>
                <c:ptCount val="6"/>
                <c:pt idx="0">
                  <c:v>1.4999999999999998E-2</c:v>
                </c:pt>
                <c:pt idx="1">
                  <c:v>8.6000000000000021E-2</c:v>
                </c:pt>
                <c:pt idx="2">
                  <c:v>0.114</c:v>
                </c:pt>
                <c:pt idx="3">
                  <c:v>0.14200000000000004</c:v>
                </c:pt>
                <c:pt idx="4">
                  <c:v>0.42100000000000032</c:v>
                </c:pt>
                <c:pt idx="5">
                  <c:v>1.7569999999999979</c:v>
                </c:pt>
              </c:numCache>
            </c:numRef>
          </c:val>
        </c:ser>
        <c:marker val="1"/>
        <c:axId val="73164288"/>
        <c:axId val="73165824"/>
      </c:lineChart>
      <c:dateAx>
        <c:axId val="73164288"/>
        <c:scaling>
          <c:orientation val="minMax"/>
        </c:scaling>
        <c:axPos val="b"/>
        <c:numFmt formatCode="General" sourceLinked="1"/>
        <c:tickLblPos val="nextTo"/>
        <c:crossAx val="73165824"/>
        <c:crosses val="autoZero"/>
        <c:lblOffset val="100"/>
        <c:baseTimeUnit val="years"/>
      </c:dateAx>
      <c:valAx>
        <c:axId val="73165824"/>
        <c:scaling>
          <c:orientation val="minMax"/>
        </c:scaling>
        <c:axPos val="l"/>
        <c:majorGridlines/>
        <c:numFmt formatCode="0.00" sourceLinked="1"/>
        <c:tickLblPos val="nextTo"/>
        <c:crossAx val="73164288"/>
        <c:crosses val="autoZero"/>
        <c:crossBetween val="midCat"/>
      </c:valAx>
      <c:spPr>
        <a:noFill/>
        <a:ln w="25400">
          <a:noFill/>
        </a:ln>
      </c:spPr>
    </c:plotArea>
    <c:legend>
      <c:legendPos val="b"/>
    </c:legend>
    <c:plotVisOnly val="1"/>
    <c:dispBlanksAs val="gap"/>
  </c:chart>
  <c:externalData r:id="rId1"/>
</c:chartSpace>
</file>

<file path=word/charts/chart18.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Q8 - </a:t>
            </a:r>
            <a:r>
              <a:rPr lang="pt-BR"/>
              <a:t>EIG - 2 Gauss Points - No Coloring </a:t>
            </a:r>
          </a:p>
        </c:rich>
      </c:tx>
    </c:title>
    <c:plotArea>
      <c:layout/>
      <c:lineChart>
        <c:grouping val="standard"/>
        <c:ser>
          <c:idx val="0"/>
          <c:order val="0"/>
          <c:tx>
            <c:v>CPU_1</c:v>
          </c:tx>
          <c:cat>
            <c:numRef>
              <c:f>'Q8-NoCol'!$A$10:$A$15</c:f>
              <c:numCache>
                <c:formatCode>General</c:formatCode>
                <c:ptCount val="6"/>
                <c:pt idx="0">
                  <c:v>1666</c:v>
                </c:pt>
                <c:pt idx="1">
                  <c:v>14210</c:v>
                </c:pt>
                <c:pt idx="2">
                  <c:v>19266</c:v>
                </c:pt>
                <c:pt idx="3">
                  <c:v>25090</c:v>
                </c:pt>
                <c:pt idx="4">
                  <c:v>99330</c:v>
                </c:pt>
                <c:pt idx="5">
                  <c:v>395266</c:v>
                </c:pt>
              </c:numCache>
            </c:numRef>
          </c:cat>
          <c:val>
            <c:numRef>
              <c:f>'Q8-NoCol'!$E$86:$E$91</c:f>
              <c:numCache>
                <c:formatCode>0.00</c:formatCode>
                <c:ptCount val="6"/>
                <c:pt idx="0">
                  <c:v>8.3000000000000046E-2</c:v>
                </c:pt>
                <c:pt idx="1">
                  <c:v>1.82</c:v>
                </c:pt>
                <c:pt idx="2">
                  <c:v>2.6139999999999999</c:v>
                </c:pt>
                <c:pt idx="3">
                  <c:v>3.4619999999999997</c:v>
                </c:pt>
                <c:pt idx="4">
                  <c:v>4.351</c:v>
                </c:pt>
                <c:pt idx="5">
                  <c:v>9.3440000000000012</c:v>
                </c:pt>
              </c:numCache>
            </c:numRef>
          </c:val>
        </c:ser>
        <c:ser>
          <c:idx val="1"/>
          <c:order val="1"/>
          <c:tx>
            <c:v>GPU_1</c:v>
          </c:tx>
          <c:cat>
            <c:numRef>
              <c:f>'Q8-NoCol'!$A$10:$A$15</c:f>
              <c:numCache>
                <c:formatCode>General</c:formatCode>
                <c:ptCount val="6"/>
                <c:pt idx="0">
                  <c:v>1666</c:v>
                </c:pt>
                <c:pt idx="1">
                  <c:v>14210</c:v>
                </c:pt>
                <c:pt idx="2">
                  <c:v>19266</c:v>
                </c:pt>
                <c:pt idx="3">
                  <c:v>25090</c:v>
                </c:pt>
                <c:pt idx="4">
                  <c:v>99330</c:v>
                </c:pt>
                <c:pt idx="5">
                  <c:v>395266</c:v>
                </c:pt>
              </c:numCache>
            </c:numRef>
          </c:cat>
          <c:val>
            <c:numRef>
              <c:f>'Q8-NoCol'!$F$86:$F$91</c:f>
              <c:numCache>
                <c:formatCode>0.00</c:formatCode>
                <c:ptCount val="6"/>
                <c:pt idx="0">
                  <c:v>1.0999999999999998E-2</c:v>
                </c:pt>
                <c:pt idx="1">
                  <c:v>5.900000000000008E-2</c:v>
                </c:pt>
                <c:pt idx="2">
                  <c:v>7.8000000000000014E-2</c:v>
                </c:pt>
                <c:pt idx="3">
                  <c:v>9.5000000000000043E-2</c:v>
                </c:pt>
                <c:pt idx="4">
                  <c:v>0.39600000000000057</c:v>
                </c:pt>
                <c:pt idx="5">
                  <c:v>1.9540000000000017</c:v>
                </c:pt>
              </c:numCache>
            </c:numRef>
          </c:val>
        </c:ser>
        <c:ser>
          <c:idx val="2"/>
          <c:order val="2"/>
          <c:tx>
            <c:v>CPU_2</c:v>
          </c:tx>
          <c:val>
            <c:numRef>
              <c:f>'Q8-NoCol'!$E$95:$E$100</c:f>
              <c:numCache>
                <c:formatCode>0.00</c:formatCode>
                <c:ptCount val="6"/>
                <c:pt idx="0">
                  <c:v>4.7000000000000014E-2</c:v>
                </c:pt>
                <c:pt idx="1">
                  <c:v>0.46500000000000002</c:v>
                </c:pt>
                <c:pt idx="2">
                  <c:v>0.64700000000000102</c:v>
                </c:pt>
                <c:pt idx="3">
                  <c:v>0.84600000000000064</c:v>
                </c:pt>
                <c:pt idx="4">
                  <c:v>6.3090000000000002</c:v>
                </c:pt>
                <c:pt idx="5">
                  <c:v>11.485000000000014</c:v>
                </c:pt>
              </c:numCache>
            </c:numRef>
          </c:val>
        </c:ser>
        <c:ser>
          <c:idx val="3"/>
          <c:order val="3"/>
          <c:tx>
            <c:v>GPU_2</c:v>
          </c:tx>
          <c:val>
            <c:numRef>
              <c:f>'Q8-NoCol'!$F$95:$F$100</c:f>
              <c:numCache>
                <c:formatCode>0.00</c:formatCode>
                <c:ptCount val="6"/>
                <c:pt idx="0">
                  <c:v>1.2999999999999998E-2</c:v>
                </c:pt>
                <c:pt idx="1">
                  <c:v>7.9000000000000112E-2</c:v>
                </c:pt>
                <c:pt idx="2">
                  <c:v>0.10800000000000011</c:v>
                </c:pt>
                <c:pt idx="3">
                  <c:v>0.129</c:v>
                </c:pt>
                <c:pt idx="4">
                  <c:v>0.41100000000000031</c:v>
                </c:pt>
                <c:pt idx="5">
                  <c:v>1.6080000000000001</c:v>
                </c:pt>
              </c:numCache>
            </c:numRef>
          </c:val>
        </c:ser>
        <c:ser>
          <c:idx val="4"/>
          <c:order val="4"/>
          <c:tx>
            <c:v>CPU_4</c:v>
          </c:tx>
          <c:val>
            <c:numRef>
              <c:f>'Q8-NoCol'!$E$104:$E$109</c:f>
              <c:numCache>
                <c:formatCode>0.00</c:formatCode>
                <c:ptCount val="6"/>
                <c:pt idx="0">
                  <c:v>4.3000000000000003E-2</c:v>
                </c:pt>
                <c:pt idx="1">
                  <c:v>0.63700000000000101</c:v>
                </c:pt>
                <c:pt idx="2">
                  <c:v>1.006</c:v>
                </c:pt>
                <c:pt idx="3">
                  <c:v>1.548</c:v>
                </c:pt>
                <c:pt idx="4">
                  <c:v>7.4320000000000004</c:v>
                </c:pt>
                <c:pt idx="5">
                  <c:v>12.451000000000002</c:v>
                </c:pt>
              </c:numCache>
            </c:numRef>
          </c:val>
        </c:ser>
        <c:ser>
          <c:idx val="5"/>
          <c:order val="5"/>
          <c:tx>
            <c:v>GPU_4</c:v>
          </c:tx>
          <c:val>
            <c:numRef>
              <c:f>'Q8-NoCol'!$F$104:$F$109</c:f>
              <c:numCache>
                <c:formatCode>0.00</c:formatCode>
                <c:ptCount val="6"/>
                <c:pt idx="0">
                  <c:v>1.4999999999999998E-2</c:v>
                </c:pt>
                <c:pt idx="1">
                  <c:v>8.7000000000000022E-2</c:v>
                </c:pt>
                <c:pt idx="2">
                  <c:v>0.11600000000000002</c:v>
                </c:pt>
                <c:pt idx="3">
                  <c:v>0.13800000000000001</c:v>
                </c:pt>
                <c:pt idx="4">
                  <c:v>0.43400000000000044</c:v>
                </c:pt>
                <c:pt idx="5">
                  <c:v>1.6339999999999979</c:v>
                </c:pt>
              </c:numCache>
            </c:numRef>
          </c:val>
        </c:ser>
        <c:ser>
          <c:idx val="6"/>
          <c:order val="6"/>
          <c:tx>
            <c:v>CPU_8</c:v>
          </c:tx>
          <c:val>
            <c:numRef>
              <c:f>'Q8-NoCol'!$E$113:$E$118</c:f>
              <c:numCache>
                <c:formatCode>0.00</c:formatCode>
                <c:ptCount val="6"/>
                <c:pt idx="0">
                  <c:v>4.8000000000000001E-2</c:v>
                </c:pt>
                <c:pt idx="1">
                  <c:v>0.85600000000000065</c:v>
                </c:pt>
                <c:pt idx="2">
                  <c:v>1.202</c:v>
                </c:pt>
                <c:pt idx="3">
                  <c:v>1.736</c:v>
                </c:pt>
                <c:pt idx="4">
                  <c:v>10.133000000000001</c:v>
                </c:pt>
                <c:pt idx="5">
                  <c:v>15.075000000000006</c:v>
                </c:pt>
              </c:numCache>
            </c:numRef>
          </c:val>
        </c:ser>
        <c:ser>
          <c:idx val="7"/>
          <c:order val="7"/>
          <c:tx>
            <c:v>GPU_8</c:v>
          </c:tx>
          <c:val>
            <c:numRef>
              <c:f>'Q8-NoCol'!$F$113:$F$118</c:f>
              <c:numCache>
                <c:formatCode>0.00</c:formatCode>
                <c:ptCount val="6"/>
                <c:pt idx="0">
                  <c:v>1.4E-2</c:v>
                </c:pt>
                <c:pt idx="1">
                  <c:v>0.10299999999999998</c:v>
                </c:pt>
                <c:pt idx="2">
                  <c:v>0.126</c:v>
                </c:pt>
                <c:pt idx="3">
                  <c:v>0.15600000000000025</c:v>
                </c:pt>
                <c:pt idx="4">
                  <c:v>0.42700000000000032</c:v>
                </c:pt>
                <c:pt idx="5">
                  <c:v>1.603</c:v>
                </c:pt>
              </c:numCache>
            </c:numRef>
          </c:val>
        </c:ser>
        <c:marker val="1"/>
        <c:axId val="73220480"/>
        <c:axId val="73222016"/>
      </c:lineChart>
      <c:dateAx>
        <c:axId val="73220480"/>
        <c:scaling>
          <c:orientation val="minMax"/>
        </c:scaling>
        <c:axPos val="b"/>
        <c:numFmt formatCode="General" sourceLinked="1"/>
        <c:tickLblPos val="nextTo"/>
        <c:crossAx val="73222016"/>
        <c:crosses val="autoZero"/>
        <c:lblOffset val="100"/>
        <c:baseTimeUnit val="years"/>
      </c:dateAx>
      <c:valAx>
        <c:axId val="73222016"/>
        <c:scaling>
          <c:orientation val="minMax"/>
        </c:scaling>
        <c:axPos val="l"/>
        <c:majorGridlines/>
        <c:numFmt formatCode="0.00" sourceLinked="1"/>
        <c:tickLblPos val="nextTo"/>
        <c:crossAx val="73220480"/>
        <c:crosses val="autoZero"/>
        <c:crossBetween val="midCat"/>
      </c:valAx>
      <c:spPr>
        <a:noFill/>
        <a:ln w="25400">
          <a:noFill/>
        </a:ln>
      </c:spPr>
    </c:plotArea>
    <c:legend>
      <c:legendPos val="b"/>
    </c:legend>
    <c:plotVisOnly val="1"/>
    <c:dispBlanksAs val="gap"/>
  </c:chart>
  <c:externalData r:id="rId1"/>
</c:chartSpace>
</file>

<file path=word/charts/chart19.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Q8 - </a:t>
            </a:r>
            <a:r>
              <a:rPr lang="pt-BR"/>
              <a:t>CSR - 3 Gauss Points - Coloring </a:t>
            </a:r>
          </a:p>
        </c:rich>
      </c:tx>
    </c:title>
    <c:plotArea>
      <c:layout/>
      <c:lineChart>
        <c:grouping val="standard"/>
        <c:ser>
          <c:idx val="0"/>
          <c:order val="0"/>
          <c:tx>
            <c:v>CPU_1</c:v>
          </c:tx>
          <c:cat>
            <c:numRef>
              <c:f>'Q8-Col'!$A$10:$A$15</c:f>
              <c:numCache>
                <c:formatCode>General</c:formatCode>
                <c:ptCount val="6"/>
                <c:pt idx="0">
                  <c:v>1666</c:v>
                </c:pt>
                <c:pt idx="1">
                  <c:v>14210</c:v>
                </c:pt>
                <c:pt idx="2">
                  <c:v>19266</c:v>
                </c:pt>
                <c:pt idx="3">
                  <c:v>25090</c:v>
                </c:pt>
                <c:pt idx="4">
                  <c:v>99330</c:v>
                </c:pt>
                <c:pt idx="5">
                  <c:v>395266</c:v>
                </c:pt>
              </c:numCache>
            </c:numRef>
          </c:cat>
          <c:val>
            <c:numRef>
              <c:f>'Q8-Col'!$M$10:$M$15</c:f>
              <c:numCache>
                <c:formatCode>0.00</c:formatCode>
                <c:ptCount val="6"/>
                <c:pt idx="0">
                  <c:v>1.6000000000000021E-2</c:v>
                </c:pt>
                <c:pt idx="1">
                  <c:v>0.15100000000000022</c:v>
                </c:pt>
                <c:pt idx="2">
                  <c:v>0.21000000000000021</c:v>
                </c:pt>
                <c:pt idx="3">
                  <c:v>0.26100000000000001</c:v>
                </c:pt>
                <c:pt idx="4">
                  <c:v>1.375</c:v>
                </c:pt>
                <c:pt idx="5">
                  <c:v>4.1929999999999916</c:v>
                </c:pt>
              </c:numCache>
            </c:numRef>
          </c:val>
        </c:ser>
        <c:ser>
          <c:idx val="1"/>
          <c:order val="1"/>
          <c:tx>
            <c:v>GPU_1</c:v>
          </c:tx>
          <c:cat>
            <c:numRef>
              <c:f>'Q8-Col'!$A$10:$A$15</c:f>
              <c:numCache>
                <c:formatCode>General</c:formatCode>
                <c:ptCount val="6"/>
                <c:pt idx="0">
                  <c:v>1666</c:v>
                </c:pt>
                <c:pt idx="1">
                  <c:v>14210</c:v>
                </c:pt>
                <c:pt idx="2">
                  <c:v>19266</c:v>
                </c:pt>
                <c:pt idx="3">
                  <c:v>25090</c:v>
                </c:pt>
                <c:pt idx="4">
                  <c:v>99330</c:v>
                </c:pt>
                <c:pt idx="5">
                  <c:v>395266</c:v>
                </c:pt>
              </c:numCache>
            </c:numRef>
          </c:cat>
          <c:val>
            <c:numRef>
              <c:f>'Q8-Col'!$N$10:$N$15</c:f>
              <c:numCache>
                <c:formatCode>0.00</c:formatCode>
                <c:ptCount val="6"/>
                <c:pt idx="0">
                  <c:v>9.6000000000000002E-2</c:v>
                </c:pt>
                <c:pt idx="1">
                  <c:v>7.6999999999999999E-2</c:v>
                </c:pt>
                <c:pt idx="2">
                  <c:v>0.1</c:v>
                </c:pt>
                <c:pt idx="3">
                  <c:v>0.14000000000000001</c:v>
                </c:pt>
                <c:pt idx="4">
                  <c:v>0.48400000000000032</c:v>
                </c:pt>
                <c:pt idx="5">
                  <c:v>2.0609999999999999</c:v>
                </c:pt>
              </c:numCache>
            </c:numRef>
          </c:val>
        </c:ser>
        <c:ser>
          <c:idx val="2"/>
          <c:order val="2"/>
          <c:tx>
            <c:v>CPU_2</c:v>
          </c:tx>
          <c:val>
            <c:numRef>
              <c:f>'Q8-Col'!$M$19:$M$24</c:f>
              <c:numCache>
                <c:formatCode>0.00</c:formatCode>
                <c:ptCount val="6"/>
                <c:pt idx="0">
                  <c:v>1.0000000000000005E-2</c:v>
                </c:pt>
                <c:pt idx="1">
                  <c:v>0.10299999999999998</c:v>
                </c:pt>
                <c:pt idx="2">
                  <c:v>0.13700000000000001</c:v>
                </c:pt>
                <c:pt idx="3">
                  <c:v>0.16700000000000001</c:v>
                </c:pt>
                <c:pt idx="4">
                  <c:v>0.77200000000000102</c:v>
                </c:pt>
                <c:pt idx="5">
                  <c:v>2.9</c:v>
                </c:pt>
              </c:numCache>
            </c:numRef>
          </c:val>
        </c:ser>
        <c:ser>
          <c:idx val="3"/>
          <c:order val="3"/>
          <c:tx>
            <c:v>GPU_2</c:v>
          </c:tx>
          <c:val>
            <c:numRef>
              <c:f>'Q8-Col'!$N$19:$N$24</c:f>
              <c:numCache>
                <c:formatCode>0.00</c:formatCode>
                <c:ptCount val="6"/>
                <c:pt idx="0">
                  <c:v>1.4E-2</c:v>
                </c:pt>
                <c:pt idx="1">
                  <c:v>8.0000000000000043E-2</c:v>
                </c:pt>
                <c:pt idx="2">
                  <c:v>0.11799999999999998</c:v>
                </c:pt>
                <c:pt idx="3">
                  <c:v>0.14600000000000021</c:v>
                </c:pt>
                <c:pt idx="4">
                  <c:v>0.49100000000000038</c:v>
                </c:pt>
                <c:pt idx="5">
                  <c:v>1.9680000000000017</c:v>
                </c:pt>
              </c:numCache>
            </c:numRef>
          </c:val>
        </c:ser>
        <c:ser>
          <c:idx val="4"/>
          <c:order val="4"/>
          <c:tx>
            <c:v>CPU_4</c:v>
          </c:tx>
          <c:val>
            <c:numRef>
              <c:f>'Q8-Col'!$M$28:$M$33</c:f>
              <c:numCache>
                <c:formatCode>0.00</c:formatCode>
                <c:ptCount val="6"/>
                <c:pt idx="0">
                  <c:v>1.0000000000000005E-2</c:v>
                </c:pt>
                <c:pt idx="1">
                  <c:v>9.300000000000018E-2</c:v>
                </c:pt>
                <c:pt idx="2">
                  <c:v>0.12100000000000002</c:v>
                </c:pt>
                <c:pt idx="3">
                  <c:v>0.15100000000000022</c:v>
                </c:pt>
                <c:pt idx="4">
                  <c:v>0.66500000000000115</c:v>
                </c:pt>
                <c:pt idx="5">
                  <c:v>2.4739999999999998</c:v>
                </c:pt>
              </c:numCache>
            </c:numRef>
          </c:val>
        </c:ser>
        <c:ser>
          <c:idx val="5"/>
          <c:order val="5"/>
          <c:tx>
            <c:v>GPU_4</c:v>
          </c:tx>
          <c:val>
            <c:numRef>
              <c:f>'Q8-Col'!$N$28:$N$33</c:f>
              <c:numCache>
                <c:formatCode>0.00</c:formatCode>
                <c:ptCount val="6"/>
                <c:pt idx="0">
                  <c:v>1.4999999999999998E-2</c:v>
                </c:pt>
                <c:pt idx="1">
                  <c:v>0.10100000000000002</c:v>
                </c:pt>
                <c:pt idx="2">
                  <c:v>0.13300000000000001</c:v>
                </c:pt>
                <c:pt idx="3">
                  <c:v>0.17600000000000021</c:v>
                </c:pt>
                <c:pt idx="4">
                  <c:v>0.51800000000000002</c:v>
                </c:pt>
                <c:pt idx="5">
                  <c:v>1.9359999999999982</c:v>
                </c:pt>
              </c:numCache>
            </c:numRef>
          </c:val>
        </c:ser>
        <c:ser>
          <c:idx val="6"/>
          <c:order val="6"/>
          <c:tx>
            <c:v>CPU_8</c:v>
          </c:tx>
          <c:val>
            <c:numRef>
              <c:f>'Q8-Col'!$M$37:$M$42</c:f>
              <c:numCache>
                <c:formatCode>0.00</c:formatCode>
                <c:ptCount val="6"/>
                <c:pt idx="0">
                  <c:v>1.0999999999999998E-2</c:v>
                </c:pt>
                <c:pt idx="1">
                  <c:v>9.6000000000000002E-2</c:v>
                </c:pt>
                <c:pt idx="2">
                  <c:v>0.13500000000000001</c:v>
                </c:pt>
                <c:pt idx="3">
                  <c:v>0.16900000000000001</c:v>
                </c:pt>
                <c:pt idx="4">
                  <c:v>0.64500000000000102</c:v>
                </c:pt>
                <c:pt idx="5">
                  <c:v>2.5359999999999987</c:v>
                </c:pt>
              </c:numCache>
            </c:numRef>
          </c:val>
        </c:ser>
        <c:ser>
          <c:idx val="7"/>
          <c:order val="7"/>
          <c:tx>
            <c:v>GPU_8</c:v>
          </c:tx>
          <c:val>
            <c:numRef>
              <c:f>'Q8-Col'!$N$37:$N$42</c:f>
              <c:numCache>
                <c:formatCode>0.00</c:formatCode>
                <c:ptCount val="6"/>
                <c:pt idx="0">
                  <c:v>1.4999999999999998E-2</c:v>
                </c:pt>
                <c:pt idx="1">
                  <c:v>0.11</c:v>
                </c:pt>
                <c:pt idx="2">
                  <c:v>0.14700000000000021</c:v>
                </c:pt>
                <c:pt idx="3">
                  <c:v>0.18100000000000022</c:v>
                </c:pt>
                <c:pt idx="4">
                  <c:v>0.52300000000000002</c:v>
                </c:pt>
                <c:pt idx="5">
                  <c:v>1.9440000000000017</c:v>
                </c:pt>
              </c:numCache>
            </c:numRef>
          </c:val>
        </c:ser>
        <c:marker val="1"/>
        <c:axId val="73251840"/>
        <c:axId val="73274112"/>
      </c:lineChart>
      <c:dateAx>
        <c:axId val="73251840"/>
        <c:scaling>
          <c:orientation val="minMax"/>
        </c:scaling>
        <c:axPos val="b"/>
        <c:numFmt formatCode="General" sourceLinked="1"/>
        <c:tickLblPos val="nextTo"/>
        <c:crossAx val="73274112"/>
        <c:crosses val="autoZero"/>
        <c:lblOffset val="100"/>
        <c:baseTimeUnit val="years"/>
      </c:dateAx>
      <c:valAx>
        <c:axId val="73274112"/>
        <c:scaling>
          <c:orientation val="minMax"/>
        </c:scaling>
        <c:axPos val="l"/>
        <c:majorGridlines/>
        <c:numFmt formatCode="0.00" sourceLinked="1"/>
        <c:tickLblPos val="nextTo"/>
        <c:crossAx val="73251840"/>
        <c:crosses val="autoZero"/>
        <c:crossBetween val="midCat"/>
      </c:valAx>
      <c:spPr>
        <a:noFill/>
        <a:ln w="25400">
          <a:noFill/>
        </a:ln>
      </c:spPr>
    </c:plotArea>
    <c:legend>
      <c:legendPos val="b"/>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Q4 - </a:t>
            </a:r>
            <a:r>
              <a:rPr lang="pt-BR"/>
              <a:t>CSR - 2 Gauss Points - No Coloring </a:t>
            </a:r>
          </a:p>
        </c:rich>
      </c:tx>
    </c:title>
    <c:plotArea>
      <c:layout/>
      <c:lineChart>
        <c:grouping val="standard"/>
        <c:ser>
          <c:idx val="0"/>
          <c:order val="0"/>
          <c:tx>
            <c:v>CPU_1</c:v>
          </c:tx>
          <c:cat>
            <c:numRef>
              <c:f>'Q4-NoCol'!$A$10:$A$15</c:f>
              <c:numCache>
                <c:formatCode>General</c:formatCode>
                <c:ptCount val="6"/>
                <c:pt idx="0">
                  <c:v>578</c:v>
                </c:pt>
                <c:pt idx="1">
                  <c:v>8450</c:v>
                </c:pt>
                <c:pt idx="2">
                  <c:v>13122</c:v>
                </c:pt>
                <c:pt idx="3">
                  <c:v>18818</c:v>
                </c:pt>
                <c:pt idx="4">
                  <c:v>33282</c:v>
                </c:pt>
                <c:pt idx="5">
                  <c:v>132098</c:v>
                </c:pt>
              </c:numCache>
            </c:numRef>
          </c:cat>
          <c:val>
            <c:numRef>
              <c:f>'Q4-NoCol'!$E$10:$E$15</c:f>
              <c:numCache>
                <c:formatCode>0.00</c:formatCode>
                <c:ptCount val="6"/>
                <c:pt idx="0">
                  <c:v>3.000000000000004E-3</c:v>
                </c:pt>
                <c:pt idx="1">
                  <c:v>4.3000000000000003E-2</c:v>
                </c:pt>
                <c:pt idx="2">
                  <c:v>7.8000000000000014E-2</c:v>
                </c:pt>
                <c:pt idx="3">
                  <c:v>0.10199999999999998</c:v>
                </c:pt>
                <c:pt idx="4">
                  <c:v>0.18600000000000025</c:v>
                </c:pt>
                <c:pt idx="5">
                  <c:v>0.70400000000000063</c:v>
                </c:pt>
              </c:numCache>
            </c:numRef>
          </c:val>
        </c:ser>
        <c:ser>
          <c:idx val="1"/>
          <c:order val="1"/>
          <c:tx>
            <c:v>GPU_1</c:v>
          </c:tx>
          <c:cat>
            <c:numRef>
              <c:f>'Q4-NoCol'!$A$10:$A$15</c:f>
              <c:numCache>
                <c:formatCode>General</c:formatCode>
                <c:ptCount val="6"/>
                <c:pt idx="0">
                  <c:v>578</c:v>
                </c:pt>
                <c:pt idx="1">
                  <c:v>8450</c:v>
                </c:pt>
                <c:pt idx="2">
                  <c:v>13122</c:v>
                </c:pt>
                <c:pt idx="3">
                  <c:v>18818</c:v>
                </c:pt>
                <c:pt idx="4">
                  <c:v>33282</c:v>
                </c:pt>
                <c:pt idx="5">
                  <c:v>132098</c:v>
                </c:pt>
              </c:numCache>
            </c:numRef>
          </c:cat>
          <c:val>
            <c:numRef>
              <c:f>'Q4-NoCol'!$F$10:$F$15</c:f>
              <c:numCache>
                <c:formatCode>0.00</c:formatCode>
                <c:ptCount val="6"/>
                <c:pt idx="0">
                  <c:v>6.0000000000000079E-3</c:v>
                </c:pt>
                <c:pt idx="1">
                  <c:v>2.9000000000000001E-2</c:v>
                </c:pt>
                <c:pt idx="2">
                  <c:v>4.5999999999999999E-2</c:v>
                </c:pt>
                <c:pt idx="3">
                  <c:v>5.900000000000008E-2</c:v>
                </c:pt>
                <c:pt idx="4">
                  <c:v>9.300000000000018E-2</c:v>
                </c:pt>
                <c:pt idx="5">
                  <c:v>0.35100000000000031</c:v>
                </c:pt>
              </c:numCache>
            </c:numRef>
          </c:val>
        </c:ser>
        <c:ser>
          <c:idx val="2"/>
          <c:order val="2"/>
          <c:tx>
            <c:v>CPU_2</c:v>
          </c:tx>
          <c:val>
            <c:numRef>
              <c:f>'Q4-NoCol'!$E$19:$E$24</c:f>
              <c:numCache>
                <c:formatCode>0.00</c:formatCode>
                <c:ptCount val="6"/>
                <c:pt idx="0">
                  <c:v>2.0000000000000035E-3</c:v>
                </c:pt>
                <c:pt idx="1">
                  <c:v>2.9000000000000001E-2</c:v>
                </c:pt>
                <c:pt idx="2">
                  <c:v>0.05</c:v>
                </c:pt>
                <c:pt idx="3">
                  <c:v>5.900000000000008E-2</c:v>
                </c:pt>
                <c:pt idx="4">
                  <c:v>0.114</c:v>
                </c:pt>
                <c:pt idx="5">
                  <c:v>0.46300000000000002</c:v>
                </c:pt>
              </c:numCache>
            </c:numRef>
          </c:val>
        </c:ser>
        <c:ser>
          <c:idx val="3"/>
          <c:order val="3"/>
          <c:tx>
            <c:v>GPU_2</c:v>
          </c:tx>
          <c:val>
            <c:numRef>
              <c:f>'Q4-NoCol'!$F$19:$F$24</c:f>
              <c:numCache>
                <c:formatCode>0.00</c:formatCode>
                <c:ptCount val="6"/>
                <c:pt idx="0">
                  <c:v>6.0000000000000079E-3</c:v>
                </c:pt>
                <c:pt idx="1">
                  <c:v>3.0000000000000002E-2</c:v>
                </c:pt>
                <c:pt idx="2">
                  <c:v>4.5000000000000012E-2</c:v>
                </c:pt>
                <c:pt idx="3">
                  <c:v>7.3999999999999996E-2</c:v>
                </c:pt>
                <c:pt idx="4">
                  <c:v>0.10900000000000011</c:v>
                </c:pt>
                <c:pt idx="5">
                  <c:v>0.37500000000000044</c:v>
                </c:pt>
              </c:numCache>
            </c:numRef>
          </c:val>
        </c:ser>
        <c:ser>
          <c:idx val="4"/>
          <c:order val="4"/>
          <c:tx>
            <c:v>CPU_4</c:v>
          </c:tx>
          <c:val>
            <c:numRef>
              <c:f>'Q4-NoCol'!$E$28:$E$33</c:f>
              <c:numCache>
                <c:formatCode>0.00</c:formatCode>
                <c:ptCount val="6"/>
                <c:pt idx="0">
                  <c:v>2.0000000000000035E-3</c:v>
                </c:pt>
                <c:pt idx="1">
                  <c:v>3.6999999999999998E-2</c:v>
                </c:pt>
                <c:pt idx="2">
                  <c:v>4.5999999999999999E-2</c:v>
                </c:pt>
                <c:pt idx="3">
                  <c:v>6.7000000000000004E-2</c:v>
                </c:pt>
                <c:pt idx="4">
                  <c:v>0.10900000000000011</c:v>
                </c:pt>
                <c:pt idx="5">
                  <c:v>0.43100000000000038</c:v>
                </c:pt>
              </c:numCache>
            </c:numRef>
          </c:val>
        </c:ser>
        <c:ser>
          <c:idx val="5"/>
          <c:order val="5"/>
          <c:tx>
            <c:v>GPU_4</c:v>
          </c:tx>
          <c:val>
            <c:numRef>
              <c:f>'Q4-NoCol'!$F$28:$F$33</c:f>
              <c:numCache>
                <c:formatCode>0.00</c:formatCode>
                <c:ptCount val="6"/>
                <c:pt idx="0">
                  <c:v>6.0000000000000079E-3</c:v>
                </c:pt>
                <c:pt idx="1">
                  <c:v>3.500000000000001E-2</c:v>
                </c:pt>
                <c:pt idx="2">
                  <c:v>5.3000000000000012E-2</c:v>
                </c:pt>
                <c:pt idx="3">
                  <c:v>7.6999999999999999E-2</c:v>
                </c:pt>
                <c:pt idx="4">
                  <c:v>0.128</c:v>
                </c:pt>
                <c:pt idx="5">
                  <c:v>0.37800000000000045</c:v>
                </c:pt>
              </c:numCache>
            </c:numRef>
          </c:val>
        </c:ser>
        <c:ser>
          <c:idx val="6"/>
          <c:order val="6"/>
          <c:tx>
            <c:v>CPU_8</c:v>
          </c:tx>
          <c:val>
            <c:numRef>
              <c:f>'Q4-NoCol'!$E$37:$E$42</c:f>
              <c:numCache>
                <c:formatCode>0.00</c:formatCode>
                <c:ptCount val="6"/>
                <c:pt idx="0">
                  <c:v>3.000000000000004E-3</c:v>
                </c:pt>
                <c:pt idx="1">
                  <c:v>3.0000000000000002E-2</c:v>
                </c:pt>
                <c:pt idx="2">
                  <c:v>4.9000000000000071E-2</c:v>
                </c:pt>
                <c:pt idx="3">
                  <c:v>6.8000000000000019E-2</c:v>
                </c:pt>
                <c:pt idx="4">
                  <c:v>0.114</c:v>
                </c:pt>
                <c:pt idx="5">
                  <c:v>0.46300000000000002</c:v>
                </c:pt>
              </c:numCache>
            </c:numRef>
          </c:val>
        </c:ser>
        <c:ser>
          <c:idx val="7"/>
          <c:order val="7"/>
          <c:tx>
            <c:v>GPU_8</c:v>
          </c:tx>
          <c:val>
            <c:numRef>
              <c:f>'Q4-NoCol'!$F$37:$F$42</c:f>
              <c:numCache>
                <c:formatCode>0.00</c:formatCode>
                <c:ptCount val="6"/>
                <c:pt idx="0">
                  <c:v>6.0000000000000079E-3</c:v>
                </c:pt>
                <c:pt idx="1">
                  <c:v>3.9000000000000014E-2</c:v>
                </c:pt>
                <c:pt idx="2">
                  <c:v>5.3999999999999999E-2</c:v>
                </c:pt>
                <c:pt idx="3">
                  <c:v>7.5999999999999998E-2</c:v>
                </c:pt>
                <c:pt idx="4">
                  <c:v>0.12400000000000011</c:v>
                </c:pt>
                <c:pt idx="5">
                  <c:v>0.3790000000000005</c:v>
                </c:pt>
              </c:numCache>
            </c:numRef>
          </c:val>
        </c:ser>
        <c:marker val="1"/>
        <c:axId val="60087680"/>
        <c:axId val="60093568"/>
      </c:lineChart>
      <c:dateAx>
        <c:axId val="60087680"/>
        <c:scaling>
          <c:orientation val="minMax"/>
        </c:scaling>
        <c:axPos val="b"/>
        <c:numFmt formatCode="General" sourceLinked="1"/>
        <c:tickLblPos val="nextTo"/>
        <c:crossAx val="60093568"/>
        <c:crosses val="autoZero"/>
        <c:lblOffset val="100"/>
        <c:baseTimeUnit val="years"/>
      </c:dateAx>
      <c:valAx>
        <c:axId val="60093568"/>
        <c:scaling>
          <c:orientation val="minMax"/>
        </c:scaling>
        <c:axPos val="l"/>
        <c:majorGridlines/>
        <c:numFmt formatCode="0.00" sourceLinked="1"/>
        <c:tickLblPos val="nextTo"/>
        <c:crossAx val="60087680"/>
        <c:crosses val="autoZero"/>
        <c:crossBetween val="midCat"/>
      </c:valAx>
      <c:spPr>
        <a:noFill/>
        <a:ln w="25400">
          <a:noFill/>
        </a:ln>
      </c:spPr>
    </c:plotArea>
    <c:legend>
      <c:legendPos val="b"/>
    </c:legend>
    <c:plotVisOnly val="1"/>
    <c:dispBlanksAs val="gap"/>
  </c:chart>
  <c:externalData r:id="rId1"/>
</c:chartSpace>
</file>

<file path=word/charts/chart20.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Q8 - </a:t>
            </a:r>
            <a:r>
              <a:rPr lang="pt-BR"/>
              <a:t>CSR - 3 Gauss Points - No Coloring </a:t>
            </a:r>
          </a:p>
        </c:rich>
      </c:tx>
    </c:title>
    <c:plotArea>
      <c:layout/>
      <c:lineChart>
        <c:grouping val="standard"/>
        <c:ser>
          <c:idx val="0"/>
          <c:order val="0"/>
          <c:tx>
            <c:v>CPU_1</c:v>
          </c:tx>
          <c:cat>
            <c:numRef>
              <c:f>'Q8-NoCol'!$A$10:$A$15</c:f>
              <c:numCache>
                <c:formatCode>General</c:formatCode>
                <c:ptCount val="6"/>
                <c:pt idx="0">
                  <c:v>1666</c:v>
                </c:pt>
                <c:pt idx="1">
                  <c:v>14210</c:v>
                </c:pt>
                <c:pt idx="2">
                  <c:v>19266</c:v>
                </c:pt>
                <c:pt idx="3">
                  <c:v>25090</c:v>
                </c:pt>
                <c:pt idx="4">
                  <c:v>99330</c:v>
                </c:pt>
                <c:pt idx="5">
                  <c:v>395266</c:v>
                </c:pt>
              </c:numCache>
            </c:numRef>
          </c:cat>
          <c:val>
            <c:numRef>
              <c:f>'Q8-NoCol'!$M$10:$M$15</c:f>
              <c:numCache>
                <c:formatCode>0.00</c:formatCode>
                <c:ptCount val="6"/>
                <c:pt idx="0">
                  <c:v>1.4999999999999998E-2</c:v>
                </c:pt>
                <c:pt idx="1">
                  <c:v>0.2</c:v>
                </c:pt>
                <c:pt idx="2">
                  <c:v>0.20900000000000021</c:v>
                </c:pt>
                <c:pt idx="3">
                  <c:v>0.27800000000000002</c:v>
                </c:pt>
                <c:pt idx="4">
                  <c:v>1.103</c:v>
                </c:pt>
                <c:pt idx="5">
                  <c:v>4.3609999999999927</c:v>
                </c:pt>
              </c:numCache>
            </c:numRef>
          </c:val>
        </c:ser>
        <c:ser>
          <c:idx val="1"/>
          <c:order val="1"/>
          <c:tx>
            <c:v>GPU_1</c:v>
          </c:tx>
          <c:cat>
            <c:numRef>
              <c:f>'Q8-NoCol'!$A$10:$A$15</c:f>
              <c:numCache>
                <c:formatCode>General</c:formatCode>
                <c:ptCount val="6"/>
                <c:pt idx="0">
                  <c:v>1666</c:v>
                </c:pt>
                <c:pt idx="1">
                  <c:v>14210</c:v>
                </c:pt>
                <c:pt idx="2">
                  <c:v>19266</c:v>
                </c:pt>
                <c:pt idx="3">
                  <c:v>25090</c:v>
                </c:pt>
                <c:pt idx="4">
                  <c:v>99330</c:v>
                </c:pt>
                <c:pt idx="5">
                  <c:v>395266</c:v>
                </c:pt>
              </c:numCache>
            </c:numRef>
          </c:cat>
          <c:val>
            <c:numRef>
              <c:f>'Q8-NoCol'!$N$10:$N$15</c:f>
              <c:numCache>
                <c:formatCode>0.00</c:formatCode>
                <c:ptCount val="6"/>
                <c:pt idx="0">
                  <c:v>1.2999999999999998E-2</c:v>
                </c:pt>
                <c:pt idx="1">
                  <c:v>9.5000000000000043E-2</c:v>
                </c:pt>
                <c:pt idx="2">
                  <c:v>0.1</c:v>
                </c:pt>
                <c:pt idx="3">
                  <c:v>0.11700000000000002</c:v>
                </c:pt>
                <c:pt idx="4">
                  <c:v>0.48500000000000032</c:v>
                </c:pt>
                <c:pt idx="5">
                  <c:v>1.9100000000000001</c:v>
                </c:pt>
              </c:numCache>
            </c:numRef>
          </c:val>
        </c:ser>
        <c:ser>
          <c:idx val="2"/>
          <c:order val="2"/>
          <c:tx>
            <c:v>CPU_2</c:v>
          </c:tx>
          <c:val>
            <c:numRef>
              <c:f>'Q8-NoCol'!$M$19:$M$24</c:f>
              <c:numCache>
                <c:formatCode>0.00</c:formatCode>
                <c:ptCount val="6"/>
                <c:pt idx="0">
                  <c:v>1.2E-2</c:v>
                </c:pt>
                <c:pt idx="1">
                  <c:v>9.4000000000000028E-2</c:v>
                </c:pt>
                <c:pt idx="2">
                  <c:v>0.129</c:v>
                </c:pt>
                <c:pt idx="3">
                  <c:v>0.2</c:v>
                </c:pt>
                <c:pt idx="4">
                  <c:v>0.72700000000000065</c:v>
                </c:pt>
                <c:pt idx="5">
                  <c:v>2.9059999999999997</c:v>
                </c:pt>
              </c:numCache>
            </c:numRef>
          </c:val>
        </c:ser>
        <c:ser>
          <c:idx val="3"/>
          <c:order val="3"/>
          <c:tx>
            <c:v>GPU_2</c:v>
          </c:tx>
          <c:val>
            <c:numRef>
              <c:f>'Q8-NoCol'!$N$19:$N$24</c:f>
              <c:numCache>
                <c:formatCode>0.00</c:formatCode>
                <c:ptCount val="6"/>
                <c:pt idx="0">
                  <c:v>1.2E-2</c:v>
                </c:pt>
                <c:pt idx="1">
                  <c:v>9.2000000000000026E-2</c:v>
                </c:pt>
                <c:pt idx="2">
                  <c:v>0.11899999999999998</c:v>
                </c:pt>
                <c:pt idx="3">
                  <c:v>0.13500000000000001</c:v>
                </c:pt>
                <c:pt idx="4">
                  <c:v>0.48300000000000032</c:v>
                </c:pt>
                <c:pt idx="5">
                  <c:v>1.917</c:v>
                </c:pt>
              </c:numCache>
            </c:numRef>
          </c:val>
        </c:ser>
        <c:ser>
          <c:idx val="4"/>
          <c:order val="4"/>
          <c:tx>
            <c:v>CPU_4</c:v>
          </c:tx>
          <c:val>
            <c:numRef>
              <c:f>'Q8-NoCol'!$M$28:$M$33</c:f>
              <c:numCache>
                <c:formatCode>0.00</c:formatCode>
                <c:ptCount val="6"/>
                <c:pt idx="0">
                  <c:v>1.0000000000000005E-2</c:v>
                </c:pt>
                <c:pt idx="1">
                  <c:v>9.7000000000000003E-2</c:v>
                </c:pt>
                <c:pt idx="2">
                  <c:v>0.12100000000000002</c:v>
                </c:pt>
                <c:pt idx="3">
                  <c:v>0.15900000000000025</c:v>
                </c:pt>
                <c:pt idx="4">
                  <c:v>0.61800000000000088</c:v>
                </c:pt>
                <c:pt idx="5">
                  <c:v>2.69</c:v>
                </c:pt>
              </c:numCache>
            </c:numRef>
          </c:val>
        </c:ser>
        <c:ser>
          <c:idx val="5"/>
          <c:order val="5"/>
          <c:tx>
            <c:v>GPU_4</c:v>
          </c:tx>
          <c:val>
            <c:numRef>
              <c:f>'Q8-NoCol'!$N$28:$N$33</c:f>
              <c:numCache>
                <c:formatCode>0.00</c:formatCode>
                <c:ptCount val="6"/>
                <c:pt idx="0">
                  <c:v>1.4999999999999998E-2</c:v>
                </c:pt>
                <c:pt idx="1">
                  <c:v>0.10100000000000002</c:v>
                </c:pt>
                <c:pt idx="2">
                  <c:v>0.13400000000000001</c:v>
                </c:pt>
                <c:pt idx="3">
                  <c:v>0.16200000000000001</c:v>
                </c:pt>
                <c:pt idx="4">
                  <c:v>0.50900000000000001</c:v>
                </c:pt>
                <c:pt idx="5">
                  <c:v>1.9950000000000001</c:v>
                </c:pt>
              </c:numCache>
            </c:numRef>
          </c:val>
        </c:ser>
        <c:ser>
          <c:idx val="6"/>
          <c:order val="6"/>
          <c:tx>
            <c:v>CPU_8</c:v>
          </c:tx>
          <c:val>
            <c:numRef>
              <c:f>'Q8-NoCol'!$M$37:$M$42</c:f>
              <c:numCache>
                <c:formatCode>0.00</c:formatCode>
                <c:ptCount val="6"/>
                <c:pt idx="0">
                  <c:v>2.3E-2</c:v>
                </c:pt>
                <c:pt idx="1">
                  <c:v>0.10500000000000002</c:v>
                </c:pt>
                <c:pt idx="2">
                  <c:v>0.13700000000000001</c:v>
                </c:pt>
                <c:pt idx="3">
                  <c:v>0.20400000000000001</c:v>
                </c:pt>
                <c:pt idx="4">
                  <c:v>0.68</c:v>
                </c:pt>
                <c:pt idx="5">
                  <c:v>2.6259999999999999</c:v>
                </c:pt>
              </c:numCache>
            </c:numRef>
          </c:val>
        </c:ser>
        <c:ser>
          <c:idx val="7"/>
          <c:order val="7"/>
          <c:tx>
            <c:v>GPU_8</c:v>
          </c:tx>
          <c:val>
            <c:numRef>
              <c:f>'Q8-NoCol'!$N$37:$N$42</c:f>
              <c:numCache>
                <c:formatCode>0.00</c:formatCode>
                <c:ptCount val="6"/>
                <c:pt idx="0">
                  <c:v>1.7000000000000001E-2</c:v>
                </c:pt>
                <c:pt idx="1">
                  <c:v>0.114</c:v>
                </c:pt>
                <c:pt idx="2">
                  <c:v>0.14800000000000021</c:v>
                </c:pt>
                <c:pt idx="3">
                  <c:v>0.17100000000000001</c:v>
                </c:pt>
                <c:pt idx="4">
                  <c:v>0.53</c:v>
                </c:pt>
                <c:pt idx="5">
                  <c:v>2.0129999999999977</c:v>
                </c:pt>
              </c:numCache>
            </c:numRef>
          </c:val>
        </c:ser>
        <c:marker val="1"/>
        <c:axId val="73316224"/>
        <c:axId val="73317760"/>
      </c:lineChart>
      <c:dateAx>
        <c:axId val="73316224"/>
        <c:scaling>
          <c:orientation val="minMax"/>
        </c:scaling>
        <c:axPos val="b"/>
        <c:numFmt formatCode="General" sourceLinked="1"/>
        <c:tickLblPos val="nextTo"/>
        <c:crossAx val="73317760"/>
        <c:crosses val="autoZero"/>
        <c:lblOffset val="100"/>
        <c:baseTimeUnit val="years"/>
      </c:dateAx>
      <c:valAx>
        <c:axId val="73317760"/>
        <c:scaling>
          <c:orientation val="minMax"/>
        </c:scaling>
        <c:axPos val="l"/>
        <c:majorGridlines/>
        <c:numFmt formatCode="0.00" sourceLinked="1"/>
        <c:tickLblPos val="nextTo"/>
        <c:crossAx val="73316224"/>
        <c:crosses val="autoZero"/>
        <c:crossBetween val="midCat"/>
      </c:valAx>
      <c:spPr>
        <a:noFill/>
        <a:ln w="25400">
          <a:noFill/>
        </a:ln>
      </c:spPr>
    </c:plotArea>
    <c:legend>
      <c:legendPos val="b"/>
    </c:legend>
    <c:plotVisOnly val="1"/>
    <c:dispBlanksAs val="gap"/>
  </c:chart>
  <c:externalData r:id="rId1"/>
</c:chartSpace>
</file>

<file path=word/charts/chart21.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Q8 - </a:t>
            </a:r>
            <a:r>
              <a:rPr lang="pt-BR"/>
              <a:t>ELL - 3 Gauss Points - Coloring </a:t>
            </a:r>
          </a:p>
        </c:rich>
      </c:tx>
    </c:title>
    <c:plotArea>
      <c:layout/>
      <c:lineChart>
        <c:grouping val="standard"/>
        <c:ser>
          <c:idx val="0"/>
          <c:order val="0"/>
          <c:tx>
            <c:v>CPU_1</c:v>
          </c:tx>
          <c:cat>
            <c:numRef>
              <c:f>'Q8-Col'!$A$10:$A$15</c:f>
              <c:numCache>
                <c:formatCode>General</c:formatCode>
                <c:ptCount val="6"/>
                <c:pt idx="0">
                  <c:v>1666</c:v>
                </c:pt>
                <c:pt idx="1">
                  <c:v>14210</c:v>
                </c:pt>
                <c:pt idx="2">
                  <c:v>19266</c:v>
                </c:pt>
                <c:pt idx="3">
                  <c:v>25090</c:v>
                </c:pt>
                <c:pt idx="4">
                  <c:v>99330</c:v>
                </c:pt>
                <c:pt idx="5">
                  <c:v>395266</c:v>
                </c:pt>
              </c:numCache>
            </c:numRef>
          </c:cat>
          <c:val>
            <c:numRef>
              <c:f>'Q8-Col'!$M$48:$M$53</c:f>
              <c:numCache>
                <c:formatCode>0.00</c:formatCode>
                <c:ptCount val="6"/>
                <c:pt idx="0">
                  <c:v>2.1999999999999999E-2</c:v>
                </c:pt>
                <c:pt idx="1">
                  <c:v>0.18600000000000025</c:v>
                </c:pt>
                <c:pt idx="2">
                  <c:v>0.29900000000000032</c:v>
                </c:pt>
                <c:pt idx="3">
                  <c:v>0.29200000000000031</c:v>
                </c:pt>
                <c:pt idx="4">
                  <c:v>1.6020000000000001</c:v>
                </c:pt>
                <c:pt idx="5">
                  <c:v>5.3069999999999995</c:v>
                </c:pt>
              </c:numCache>
            </c:numRef>
          </c:val>
        </c:ser>
        <c:ser>
          <c:idx val="1"/>
          <c:order val="1"/>
          <c:tx>
            <c:v>GPU_1</c:v>
          </c:tx>
          <c:cat>
            <c:numRef>
              <c:f>'Q8-Col'!$A$10:$A$15</c:f>
              <c:numCache>
                <c:formatCode>General</c:formatCode>
                <c:ptCount val="6"/>
                <c:pt idx="0">
                  <c:v>1666</c:v>
                </c:pt>
                <c:pt idx="1">
                  <c:v>14210</c:v>
                </c:pt>
                <c:pt idx="2">
                  <c:v>19266</c:v>
                </c:pt>
                <c:pt idx="3">
                  <c:v>25090</c:v>
                </c:pt>
                <c:pt idx="4">
                  <c:v>99330</c:v>
                </c:pt>
                <c:pt idx="5">
                  <c:v>395266</c:v>
                </c:pt>
              </c:numCache>
            </c:numRef>
          </c:cat>
          <c:val>
            <c:numRef>
              <c:f>'Q8-Col'!$N$48:$N$53</c:f>
              <c:numCache>
                <c:formatCode>0.00</c:formatCode>
                <c:ptCount val="6"/>
                <c:pt idx="0">
                  <c:v>1.7000000000000001E-2</c:v>
                </c:pt>
                <c:pt idx="1">
                  <c:v>8.8000000000000064E-2</c:v>
                </c:pt>
                <c:pt idx="2">
                  <c:v>0.125</c:v>
                </c:pt>
                <c:pt idx="3">
                  <c:v>0.23300000000000001</c:v>
                </c:pt>
                <c:pt idx="4">
                  <c:v>0.72000000000000064</c:v>
                </c:pt>
                <c:pt idx="5">
                  <c:v>2.8099999999999987</c:v>
                </c:pt>
              </c:numCache>
            </c:numRef>
          </c:val>
        </c:ser>
        <c:ser>
          <c:idx val="2"/>
          <c:order val="2"/>
          <c:tx>
            <c:v>CPU_2</c:v>
          </c:tx>
          <c:val>
            <c:numRef>
              <c:f>'Q8-Col'!$M$57:$M$62</c:f>
              <c:numCache>
                <c:formatCode>0.00</c:formatCode>
                <c:ptCount val="6"/>
                <c:pt idx="0">
                  <c:v>1.2999999999999998E-2</c:v>
                </c:pt>
                <c:pt idx="1">
                  <c:v>0.10299999999999998</c:v>
                </c:pt>
                <c:pt idx="2">
                  <c:v>0.15700000000000025</c:v>
                </c:pt>
                <c:pt idx="3">
                  <c:v>0.20700000000000021</c:v>
                </c:pt>
                <c:pt idx="4">
                  <c:v>0.91400000000000003</c:v>
                </c:pt>
                <c:pt idx="5">
                  <c:v>3.645</c:v>
                </c:pt>
              </c:numCache>
            </c:numRef>
          </c:val>
        </c:ser>
        <c:ser>
          <c:idx val="3"/>
          <c:order val="3"/>
          <c:tx>
            <c:v>GPU_2</c:v>
          </c:tx>
          <c:val>
            <c:numRef>
              <c:f>'Q8-Col'!$N$57:$N$62</c:f>
              <c:numCache>
                <c:formatCode>0.00</c:formatCode>
                <c:ptCount val="6"/>
                <c:pt idx="0">
                  <c:v>1.9000000000000027E-2</c:v>
                </c:pt>
                <c:pt idx="1">
                  <c:v>0.12000000000000002</c:v>
                </c:pt>
                <c:pt idx="2">
                  <c:v>0.15800000000000025</c:v>
                </c:pt>
                <c:pt idx="3">
                  <c:v>0.19</c:v>
                </c:pt>
                <c:pt idx="4">
                  <c:v>0.71500000000000064</c:v>
                </c:pt>
                <c:pt idx="5">
                  <c:v>2.8119999999999967</c:v>
                </c:pt>
              </c:numCache>
            </c:numRef>
          </c:val>
        </c:ser>
        <c:ser>
          <c:idx val="4"/>
          <c:order val="4"/>
          <c:tx>
            <c:v>CPU_4</c:v>
          </c:tx>
          <c:val>
            <c:numRef>
              <c:f>'Q8-Col'!$M$66:$M$71</c:f>
              <c:numCache>
                <c:formatCode>0.00</c:formatCode>
                <c:ptCount val="6"/>
                <c:pt idx="0">
                  <c:v>1.4E-2</c:v>
                </c:pt>
                <c:pt idx="1">
                  <c:v>0.12300000000000011</c:v>
                </c:pt>
                <c:pt idx="2">
                  <c:v>0.16500000000000001</c:v>
                </c:pt>
                <c:pt idx="3">
                  <c:v>0.21700000000000022</c:v>
                </c:pt>
                <c:pt idx="4">
                  <c:v>0.93300000000000005</c:v>
                </c:pt>
                <c:pt idx="5">
                  <c:v>3.8619999999999997</c:v>
                </c:pt>
              </c:numCache>
            </c:numRef>
          </c:val>
        </c:ser>
        <c:ser>
          <c:idx val="5"/>
          <c:order val="5"/>
          <c:tx>
            <c:v>GPU_4</c:v>
          </c:tx>
          <c:val>
            <c:numRef>
              <c:f>'Q8-Col'!$N$66:$N$71</c:f>
              <c:numCache>
                <c:formatCode>0.00</c:formatCode>
                <c:ptCount val="6"/>
                <c:pt idx="0">
                  <c:v>1.7999999999999999E-2</c:v>
                </c:pt>
                <c:pt idx="1">
                  <c:v>0.128</c:v>
                </c:pt>
                <c:pt idx="2">
                  <c:v>0.16900000000000001</c:v>
                </c:pt>
                <c:pt idx="3">
                  <c:v>0.19</c:v>
                </c:pt>
                <c:pt idx="4">
                  <c:v>0.71600000000000064</c:v>
                </c:pt>
                <c:pt idx="5">
                  <c:v>2.9159999999999977</c:v>
                </c:pt>
              </c:numCache>
            </c:numRef>
          </c:val>
        </c:ser>
        <c:ser>
          <c:idx val="6"/>
          <c:order val="6"/>
          <c:tx>
            <c:v>CPU_8</c:v>
          </c:tx>
          <c:val>
            <c:numRef>
              <c:f>'Q8-Col'!$M$75:$M$80</c:f>
              <c:numCache>
                <c:formatCode>0.00</c:formatCode>
                <c:ptCount val="6"/>
                <c:pt idx="0">
                  <c:v>1.2999999999999998E-2</c:v>
                </c:pt>
                <c:pt idx="1">
                  <c:v>0.128</c:v>
                </c:pt>
                <c:pt idx="2">
                  <c:v>0.16900000000000001</c:v>
                </c:pt>
                <c:pt idx="3">
                  <c:v>0.21300000000000022</c:v>
                </c:pt>
                <c:pt idx="4">
                  <c:v>0.96800000000000064</c:v>
                </c:pt>
                <c:pt idx="5">
                  <c:v>3.8059999999999987</c:v>
                </c:pt>
              </c:numCache>
            </c:numRef>
          </c:val>
        </c:ser>
        <c:ser>
          <c:idx val="7"/>
          <c:order val="7"/>
          <c:tx>
            <c:v>GPU_8</c:v>
          </c:tx>
          <c:val>
            <c:numRef>
              <c:f>'Q8-Col'!$N$75:$N$80</c:f>
              <c:numCache>
                <c:formatCode>0.00</c:formatCode>
                <c:ptCount val="6"/>
                <c:pt idx="0">
                  <c:v>1.7999999999999999E-2</c:v>
                </c:pt>
                <c:pt idx="1">
                  <c:v>0.14200000000000004</c:v>
                </c:pt>
                <c:pt idx="2">
                  <c:v>0.22700000000000001</c:v>
                </c:pt>
                <c:pt idx="3">
                  <c:v>0.19700000000000001</c:v>
                </c:pt>
                <c:pt idx="4">
                  <c:v>0.82299999999999995</c:v>
                </c:pt>
                <c:pt idx="5">
                  <c:v>3.048</c:v>
                </c:pt>
              </c:numCache>
            </c:numRef>
          </c:val>
        </c:ser>
        <c:marker val="1"/>
        <c:axId val="73364224"/>
        <c:axId val="73365760"/>
      </c:lineChart>
      <c:dateAx>
        <c:axId val="73364224"/>
        <c:scaling>
          <c:orientation val="minMax"/>
        </c:scaling>
        <c:axPos val="b"/>
        <c:numFmt formatCode="General" sourceLinked="1"/>
        <c:tickLblPos val="nextTo"/>
        <c:crossAx val="73365760"/>
        <c:crosses val="autoZero"/>
        <c:lblOffset val="100"/>
        <c:baseTimeUnit val="years"/>
      </c:dateAx>
      <c:valAx>
        <c:axId val="73365760"/>
        <c:scaling>
          <c:orientation val="minMax"/>
        </c:scaling>
        <c:axPos val="l"/>
        <c:majorGridlines/>
        <c:numFmt formatCode="0.00" sourceLinked="1"/>
        <c:tickLblPos val="nextTo"/>
        <c:crossAx val="73364224"/>
        <c:crosses val="autoZero"/>
        <c:crossBetween val="midCat"/>
      </c:valAx>
      <c:spPr>
        <a:noFill/>
        <a:ln w="25400">
          <a:noFill/>
        </a:ln>
      </c:spPr>
    </c:plotArea>
    <c:legend>
      <c:legendPos val="b"/>
    </c:legend>
    <c:plotVisOnly val="1"/>
    <c:dispBlanksAs val="gap"/>
  </c:chart>
  <c:externalData r:id="rId1"/>
</c:chartSpace>
</file>

<file path=word/charts/chart22.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Q8 - </a:t>
            </a:r>
            <a:r>
              <a:rPr lang="pt-BR"/>
              <a:t>ELL - 3 Gauss Points - No Coloring </a:t>
            </a:r>
          </a:p>
        </c:rich>
      </c:tx>
    </c:title>
    <c:plotArea>
      <c:layout/>
      <c:lineChart>
        <c:grouping val="standard"/>
        <c:ser>
          <c:idx val="0"/>
          <c:order val="0"/>
          <c:tx>
            <c:v>CPU_1</c:v>
          </c:tx>
          <c:cat>
            <c:numRef>
              <c:f>'Q8-NoCol'!$A$10:$A$15</c:f>
              <c:numCache>
                <c:formatCode>General</c:formatCode>
                <c:ptCount val="6"/>
                <c:pt idx="0">
                  <c:v>1666</c:v>
                </c:pt>
                <c:pt idx="1">
                  <c:v>14210</c:v>
                </c:pt>
                <c:pt idx="2">
                  <c:v>19266</c:v>
                </c:pt>
                <c:pt idx="3">
                  <c:v>25090</c:v>
                </c:pt>
                <c:pt idx="4">
                  <c:v>99330</c:v>
                </c:pt>
                <c:pt idx="5">
                  <c:v>395266</c:v>
                </c:pt>
              </c:numCache>
            </c:numRef>
          </c:cat>
          <c:val>
            <c:numRef>
              <c:f>'Q8-NoCol'!$M$48:$M$53</c:f>
              <c:numCache>
                <c:formatCode>0.00</c:formatCode>
                <c:ptCount val="6"/>
                <c:pt idx="0">
                  <c:v>2.7000000000000041E-2</c:v>
                </c:pt>
                <c:pt idx="1">
                  <c:v>0.16200000000000001</c:v>
                </c:pt>
                <c:pt idx="2">
                  <c:v>0.28000000000000008</c:v>
                </c:pt>
                <c:pt idx="3">
                  <c:v>0.29700000000000032</c:v>
                </c:pt>
                <c:pt idx="4">
                  <c:v>1.31</c:v>
                </c:pt>
                <c:pt idx="5">
                  <c:v>5.3599999999999985</c:v>
                </c:pt>
              </c:numCache>
            </c:numRef>
          </c:val>
        </c:ser>
        <c:ser>
          <c:idx val="1"/>
          <c:order val="1"/>
          <c:tx>
            <c:v>GPU_1</c:v>
          </c:tx>
          <c:cat>
            <c:numRef>
              <c:f>'Q8-NoCol'!$A$10:$A$15</c:f>
              <c:numCache>
                <c:formatCode>General</c:formatCode>
                <c:ptCount val="6"/>
                <c:pt idx="0">
                  <c:v>1666</c:v>
                </c:pt>
                <c:pt idx="1">
                  <c:v>14210</c:v>
                </c:pt>
                <c:pt idx="2">
                  <c:v>19266</c:v>
                </c:pt>
                <c:pt idx="3">
                  <c:v>25090</c:v>
                </c:pt>
                <c:pt idx="4">
                  <c:v>99330</c:v>
                </c:pt>
                <c:pt idx="5">
                  <c:v>395266</c:v>
                </c:pt>
              </c:numCache>
            </c:numRef>
          </c:cat>
          <c:val>
            <c:numRef>
              <c:f>'Q8-NoCol'!$N$48:$N$53</c:f>
              <c:numCache>
                <c:formatCode>0.00</c:formatCode>
                <c:ptCount val="6"/>
                <c:pt idx="0">
                  <c:v>1.6000000000000021E-2</c:v>
                </c:pt>
                <c:pt idx="1">
                  <c:v>0.10199999999999998</c:v>
                </c:pt>
                <c:pt idx="2">
                  <c:v>0.12100000000000002</c:v>
                </c:pt>
                <c:pt idx="3">
                  <c:v>0.17100000000000001</c:v>
                </c:pt>
                <c:pt idx="4">
                  <c:v>0.68700000000000061</c:v>
                </c:pt>
                <c:pt idx="5">
                  <c:v>3.0119999999999987</c:v>
                </c:pt>
              </c:numCache>
            </c:numRef>
          </c:val>
        </c:ser>
        <c:ser>
          <c:idx val="2"/>
          <c:order val="2"/>
          <c:tx>
            <c:v>CPU_2</c:v>
          </c:tx>
          <c:val>
            <c:numRef>
              <c:f>'Q8-NoCol'!$M$57:$M$62</c:f>
              <c:numCache>
                <c:formatCode>0.00</c:formatCode>
                <c:ptCount val="6"/>
                <c:pt idx="0">
                  <c:v>1.4E-2</c:v>
                </c:pt>
                <c:pt idx="1">
                  <c:v>0.128</c:v>
                </c:pt>
                <c:pt idx="2">
                  <c:v>0.15400000000000022</c:v>
                </c:pt>
                <c:pt idx="3">
                  <c:v>0.21300000000000022</c:v>
                </c:pt>
                <c:pt idx="4">
                  <c:v>0.95700000000000063</c:v>
                </c:pt>
                <c:pt idx="5">
                  <c:v>3.6549999999999998</c:v>
                </c:pt>
              </c:numCache>
            </c:numRef>
          </c:val>
        </c:ser>
        <c:ser>
          <c:idx val="3"/>
          <c:order val="3"/>
          <c:tx>
            <c:v>GPU_2</c:v>
          </c:tx>
          <c:val>
            <c:numRef>
              <c:f>'Q8-NoCol'!$N$57:$N$62</c:f>
              <c:numCache>
                <c:formatCode>0.00</c:formatCode>
                <c:ptCount val="6"/>
                <c:pt idx="0">
                  <c:v>1.7000000000000001E-2</c:v>
                </c:pt>
                <c:pt idx="1">
                  <c:v>0.12200000000000009</c:v>
                </c:pt>
                <c:pt idx="2">
                  <c:v>0.16800000000000001</c:v>
                </c:pt>
                <c:pt idx="3">
                  <c:v>0.17100000000000001</c:v>
                </c:pt>
                <c:pt idx="4">
                  <c:v>0.87400000000000089</c:v>
                </c:pt>
                <c:pt idx="5">
                  <c:v>2.8989999999999987</c:v>
                </c:pt>
              </c:numCache>
            </c:numRef>
          </c:val>
        </c:ser>
        <c:ser>
          <c:idx val="4"/>
          <c:order val="4"/>
          <c:tx>
            <c:v>CPU_4</c:v>
          </c:tx>
          <c:val>
            <c:numRef>
              <c:f>'Q8-NoCol'!$M$66:$M$71</c:f>
              <c:numCache>
                <c:formatCode>0.00</c:formatCode>
                <c:ptCount val="6"/>
                <c:pt idx="0">
                  <c:v>1.6000000000000021E-2</c:v>
                </c:pt>
                <c:pt idx="1">
                  <c:v>0.126</c:v>
                </c:pt>
                <c:pt idx="2">
                  <c:v>0.17200000000000001</c:v>
                </c:pt>
                <c:pt idx="3">
                  <c:v>0.22</c:v>
                </c:pt>
                <c:pt idx="4">
                  <c:v>0.95700000000000063</c:v>
                </c:pt>
                <c:pt idx="5">
                  <c:v>3.7690000000000001</c:v>
                </c:pt>
              </c:numCache>
            </c:numRef>
          </c:val>
        </c:ser>
        <c:ser>
          <c:idx val="5"/>
          <c:order val="5"/>
          <c:tx>
            <c:v>GPU_4</c:v>
          </c:tx>
          <c:val>
            <c:numRef>
              <c:f>'Q8-NoCol'!$N$66:$N$71</c:f>
              <c:numCache>
                <c:formatCode>0.00</c:formatCode>
                <c:ptCount val="6"/>
                <c:pt idx="0">
                  <c:v>1.7999999999999999E-2</c:v>
                </c:pt>
                <c:pt idx="1">
                  <c:v>0.129</c:v>
                </c:pt>
                <c:pt idx="2">
                  <c:v>0.17100000000000001</c:v>
                </c:pt>
                <c:pt idx="3">
                  <c:v>0.191</c:v>
                </c:pt>
                <c:pt idx="4">
                  <c:v>0.74300000000000088</c:v>
                </c:pt>
                <c:pt idx="5">
                  <c:v>2.8089999999999997</c:v>
                </c:pt>
              </c:numCache>
            </c:numRef>
          </c:val>
        </c:ser>
        <c:ser>
          <c:idx val="6"/>
          <c:order val="6"/>
          <c:tx>
            <c:v>CPU_8</c:v>
          </c:tx>
          <c:val>
            <c:numRef>
              <c:f>'Q8-NoCol'!$M$75:$M$80</c:f>
              <c:numCache>
                <c:formatCode>0.00</c:formatCode>
                <c:ptCount val="6"/>
                <c:pt idx="0">
                  <c:v>1.7000000000000001E-2</c:v>
                </c:pt>
                <c:pt idx="1">
                  <c:v>0.126</c:v>
                </c:pt>
                <c:pt idx="2">
                  <c:v>0.17</c:v>
                </c:pt>
                <c:pt idx="3">
                  <c:v>0.21000000000000021</c:v>
                </c:pt>
                <c:pt idx="4">
                  <c:v>0.95700000000000063</c:v>
                </c:pt>
                <c:pt idx="5">
                  <c:v>3.7669999999999999</c:v>
                </c:pt>
              </c:numCache>
            </c:numRef>
          </c:val>
        </c:ser>
        <c:ser>
          <c:idx val="7"/>
          <c:order val="7"/>
          <c:tx>
            <c:v>GPU_8</c:v>
          </c:tx>
          <c:val>
            <c:numRef>
              <c:f>'Q8-NoCol'!$N$75:$N$80</c:f>
              <c:numCache>
                <c:formatCode>0.00</c:formatCode>
                <c:ptCount val="6"/>
                <c:pt idx="0">
                  <c:v>3.0000000000000002E-2</c:v>
                </c:pt>
                <c:pt idx="1">
                  <c:v>0.14500000000000021</c:v>
                </c:pt>
                <c:pt idx="2">
                  <c:v>0.17800000000000021</c:v>
                </c:pt>
                <c:pt idx="3">
                  <c:v>0.191</c:v>
                </c:pt>
                <c:pt idx="4">
                  <c:v>0.70900000000000063</c:v>
                </c:pt>
                <c:pt idx="5">
                  <c:v>3.0339999999999998</c:v>
                </c:pt>
              </c:numCache>
            </c:numRef>
          </c:val>
        </c:ser>
        <c:marker val="1"/>
        <c:axId val="73416064"/>
        <c:axId val="73426048"/>
      </c:lineChart>
      <c:dateAx>
        <c:axId val="73416064"/>
        <c:scaling>
          <c:orientation val="minMax"/>
        </c:scaling>
        <c:axPos val="b"/>
        <c:numFmt formatCode="General" sourceLinked="1"/>
        <c:tickLblPos val="nextTo"/>
        <c:crossAx val="73426048"/>
        <c:crosses val="autoZero"/>
        <c:lblOffset val="100"/>
        <c:baseTimeUnit val="years"/>
      </c:dateAx>
      <c:valAx>
        <c:axId val="73426048"/>
        <c:scaling>
          <c:orientation val="minMax"/>
        </c:scaling>
        <c:axPos val="l"/>
        <c:majorGridlines/>
        <c:numFmt formatCode="0.00" sourceLinked="1"/>
        <c:tickLblPos val="nextTo"/>
        <c:crossAx val="73416064"/>
        <c:crosses val="autoZero"/>
        <c:crossBetween val="midCat"/>
      </c:valAx>
      <c:spPr>
        <a:noFill/>
        <a:ln w="25400">
          <a:noFill/>
        </a:ln>
      </c:spPr>
    </c:plotArea>
    <c:legend>
      <c:legendPos val="b"/>
    </c:legend>
    <c:plotVisOnly val="1"/>
    <c:dispBlanksAs val="gap"/>
  </c:chart>
  <c:externalData r:id="rId1"/>
</c:chartSpace>
</file>

<file path=word/charts/chart23.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Q8 - </a:t>
            </a:r>
            <a:r>
              <a:rPr lang="pt-BR"/>
              <a:t>EIG - 3 Gauss Points - Coloring </a:t>
            </a:r>
          </a:p>
        </c:rich>
      </c:tx>
    </c:title>
    <c:plotArea>
      <c:layout/>
      <c:lineChart>
        <c:grouping val="standard"/>
        <c:ser>
          <c:idx val="0"/>
          <c:order val="0"/>
          <c:tx>
            <c:v>CPU_1</c:v>
          </c:tx>
          <c:cat>
            <c:numRef>
              <c:f>'Q8-Col'!$A$10:$A$15</c:f>
              <c:numCache>
                <c:formatCode>General</c:formatCode>
                <c:ptCount val="6"/>
                <c:pt idx="0">
                  <c:v>1666</c:v>
                </c:pt>
                <c:pt idx="1">
                  <c:v>14210</c:v>
                </c:pt>
                <c:pt idx="2">
                  <c:v>19266</c:v>
                </c:pt>
                <c:pt idx="3">
                  <c:v>25090</c:v>
                </c:pt>
                <c:pt idx="4">
                  <c:v>99330</c:v>
                </c:pt>
                <c:pt idx="5">
                  <c:v>395266</c:v>
                </c:pt>
              </c:numCache>
            </c:numRef>
          </c:cat>
          <c:val>
            <c:numRef>
              <c:f>'Q8-Col'!$M$86:$M$91</c:f>
              <c:numCache>
                <c:formatCode>0.00</c:formatCode>
                <c:ptCount val="6"/>
                <c:pt idx="0">
                  <c:v>7.5999999999999998E-2</c:v>
                </c:pt>
                <c:pt idx="1">
                  <c:v>2.0470000000000002</c:v>
                </c:pt>
                <c:pt idx="2">
                  <c:v>2.9449999999999998</c:v>
                </c:pt>
                <c:pt idx="3">
                  <c:v>3.3659999999999997</c:v>
                </c:pt>
                <c:pt idx="4">
                  <c:v>4.3959999999999955</c:v>
                </c:pt>
                <c:pt idx="5">
                  <c:v>10.782</c:v>
                </c:pt>
              </c:numCache>
            </c:numRef>
          </c:val>
        </c:ser>
        <c:ser>
          <c:idx val="1"/>
          <c:order val="1"/>
          <c:tx>
            <c:v>GPU_1</c:v>
          </c:tx>
          <c:cat>
            <c:numRef>
              <c:f>'Q8-Col'!$A$10:$A$15</c:f>
              <c:numCache>
                <c:formatCode>General</c:formatCode>
                <c:ptCount val="6"/>
                <c:pt idx="0">
                  <c:v>1666</c:v>
                </c:pt>
                <c:pt idx="1">
                  <c:v>14210</c:v>
                </c:pt>
                <c:pt idx="2">
                  <c:v>19266</c:v>
                </c:pt>
                <c:pt idx="3">
                  <c:v>25090</c:v>
                </c:pt>
                <c:pt idx="4">
                  <c:v>99330</c:v>
                </c:pt>
                <c:pt idx="5">
                  <c:v>395266</c:v>
                </c:pt>
              </c:numCache>
            </c:numRef>
          </c:cat>
          <c:val>
            <c:numRef>
              <c:f>'Q8-Col'!$N$86:$N$91</c:f>
              <c:numCache>
                <c:formatCode>0.00</c:formatCode>
                <c:ptCount val="6"/>
                <c:pt idx="0">
                  <c:v>1.2999999999999998E-2</c:v>
                </c:pt>
                <c:pt idx="1">
                  <c:v>7.3999999999999996E-2</c:v>
                </c:pt>
                <c:pt idx="2">
                  <c:v>8.5000000000000006E-2</c:v>
                </c:pt>
                <c:pt idx="3">
                  <c:v>0.111</c:v>
                </c:pt>
                <c:pt idx="4">
                  <c:v>0.42800000000000032</c:v>
                </c:pt>
                <c:pt idx="5">
                  <c:v>1.75</c:v>
                </c:pt>
              </c:numCache>
            </c:numRef>
          </c:val>
        </c:ser>
        <c:ser>
          <c:idx val="2"/>
          <c:order val="2"/>
          <c:tx>
            <c:v>CPU_2</c:v>
          </c:tx>
          <c:val>
            <c:numRef>
              <c:f>'Q8-Col'!$M$95:$M$100</c:f>
              <c:numCache>
                <c:formatCode>0.00</c:formatCode>
                <c:ptCount val="6"/>
                <c:pt idx="0">
                  <c:v>4.7000000000000014E-2</c:v>
                </c:pt>
                <c:pt idx="1">
                  <c:v>0.50800000000000001</c:v>
                </c:pt>
                <c:pt idx="2">
                  <c:v>0.68300000000000005</c:v>
                </c:pt>
                <c:pt idx="3">
                  <c:v>0.92700000000000005</c:v>
                </c:pt>
                <c:pt idx="4">
                  <c:v>5.64</c:v>
                </c:pt>
                <c:pt idx="5">
                  <c:v>11.765000000000002</c:v>
                </c:pt>
              </c:numCache>
            </c:numRef>
          </c:val>
        </c:ser>
        <c:ser>
          <c:idx val="3"/>
          <c:order val="3"/>
          <c:tx>
            <c:v>GPU_2</c:v>
          </c:tx>
          <c:val>
            <c:numRef>
              <c:f>'Q8-Col'!$N$95:$N$100</c:f>
              <c:numCache>
                <c:formatCode>0.00</c:formatCode>
                <c:ptCount val="6"/>
                <c:pt idx="0">
                  <c:v>1.2999999999999998E-2</c:v>
                </c:pt>
                <c:pt idx="1">
                  <c:v>8.6000000000000021E-2</c:v>
                </c:pt>
                <c:pt idx="2">
                  <c:v>0.11</c:v>
                </c:pt>
                <c:pt idx="3">
                  <c:v>0.13600000000000001</c:v>
                </c:pt>
                <c:pt idx="4">
                  <c:v>0.44</c:v>
                </c:pt>
                <c:pt idx="5">
                  <c:v>1.645</c:v>
                </c:pt>
              </c:numCache>
            </c:numRef>
          </c:val>
        </c:ser>
        <c:ser>
          <c:idx val="4"/>
          <c:order val="4"/>
          <c:tx>
            <c:v>CPU_4</c:v>
          </c:tx>
          <c:val>
            <c:numRef>
              <c:f>'Q8-Col'!$M$104:$M$109</c:f>
              <c:numCache>
                <c:formatCode>0.00</c:formatCode>
                <c:ptCount val="6"/>
                <c:pt idx="0">
                  <c:v>4.7000000000000014E-2</c:v>
                </c:pt>
                <c:pt idx="1">
                  <c:v>0.76400000000000101</c:v>
                </c:pt>
                <c:pt idx="2">
                  <c:v>1.115</c:v>
                </c:pt>
                <c:pt idx="3">
                  <c:v>1.6060000000000001</c:v>
                </c:pt>
                <c:pt idx="4">
                  <c:v>9.0610000000000035</c:v>
                </c:pt>
                <c:pt idx="5">
                  <c:v>15.283000000000001</c:v>
                </c:pt>
              </c:numCache>
            </c:numRef>
          </c:val>
        </c:ser>
        <c:ser>
          <c:idx val="5"/>
          <c:order val="5"/>
          <c:tx>
            <c:v>GPU_4</c:v>
          </c:tx>
          <c:val>
            <c:numRef>
              <c:f>'Q8-Col'!$N$104:$N$109</c:f>
              <c:numCache>
                <c:formatCode>0.00</c:formatCode>
                <c:ptCount val="6"/>
                <c:pt idx="0">
                  <c:v>1.4999999999999998E-2</c:v>
                </c:pt>
                <c:pt idx="1">
                  <c:v>8.5000000000000006E-2</c:v>
                </c:pt>
                <c:pt idx="2">
                  <c:v>0.115</c:v>
                </c:pt>
                <c:pt idx="3">
                  <c:v>0.14200000000000004</c:v>
                </c:pt>
                <c:pt idx="4">
                  <c:v>0.47700000000000031</c:v>
                </c:pt>
                <c:pt idx="5">
                  <c:v>1.768</c:v>
                </c:pt>
              </c:numCache>
            </c:numRef>
          </c:val>
        </c:ser>
        <c:ser>
          <c:idx val="6"/>
          <c:order val="6"/>
          <c:tx>
            <c:v>CPU_8</c:v>
          </c:tx>
          <c:val>
            <c:numRef>
              <c:f>'Q8-Col'!$M$113:$M$118</c:f>
              <c:numCache>
                <c:formatCode>0.00</c:formatCode>
                <c:ptCount val="6"/>
                <c:pt idx="0">
                  <c:v>5.1999999999999998E-2</c:v>
                </c:pt>
                <c:pt idx="1">
                  <c:v>0.93799999999999994</c:v>
                </c:pt>
                <c:pt idx="2">
                  <c:v>1.4569999999999979</c:v>
                </c:pt>
                <c:pt idx="3">
                  <c:v>2.2799999999999998</c:v>
                </c:pt>
                <c:pt idx="4">
                  <c:v>10.64</c:v>
                </c:pt>
                <c:pt idx="5">
                  <c:v>16.106000000000005</c:v>
                </c:pt>
              </c:numCache>
            </c:numRef>
          </c:val>
        </c:ser>
        <c:ser>
          <c:idx val="7"/>
          <c:order val="7"/>
          <c:tx>
            <c:v>GPU_8</c:v>
          </c:tx>
          <c:val>
            <c:numRef>
              <c:f>'Q8-Col'!$N$113:$N$118</c:f>
              <c:numCache>
                <c:formatCode>0.00</c:formatCode>
                <c:ptCount val="6"/>
                <c:pt idx="0">
                  <c:v>1.6000000000000021E-2</c:v>
                </c:pt>
                <c:pt idx="1">
                  <c:v>0.10400000000000002</c:v>
                </c:pt>
                <c:pt idx="2">
                  <c:v>0.13300000000000001</c:v>
                </c:pt>
                <c:pt idx="3">
                  <c:v>0.17200000000000001</c:v>
                </c:pt>
                <c:pt idx="4">
                  <c:v>0.45600000000000002</c:v>
                </c:pt>
                <c:pt idx="5">
                  <c:v>1.6779999999999982</c:v>
                </c:pt>
              </c:numCache>
            </c:numRef>
          </c:val>
        </c:ser>
        <c:marker val="1"/>
        <c:axId val="73476352"/>
        <c:axId val="73486336"/>
      </c:lineChart>
      <c:dateAx>
        <c:axId val="73476352"/>
        <c:scaling>
          <c:orientation val="minMax"/>
        </c:scaling>
        <c:axPos val="b"/>
        <c:numFmt formatCode="General" sourceLinked="1"/>
        <c:tickLblPos val="nextTo"/>
        <c:crossAx val="73486336"/>
        <c:crosses val="autoZero"/>
        <c:lblOffset val="100"/>
        <c:baseTimeUnit val="years"/>
      </c:dateAx>
      <c:valAx>
        <c:axId val="73486336"/>
        <c:scaling>
          <c:orientation val="minMax"/>
        </c:scaling>
        <c:axPos val="l"/>
        <c:majorGridlines/>
        <c:numFmt formatCode="0.00" sourceLinked="1"/>
        <c:tickLblPos val="nextTo"/>
        <c:crossAx val="73476352"/>
        <c:crosses val="autoZero"/>
        <c:crossBetween val="midCat"/>
      </c:valAx>
      <c:spPr>
        <a:noFill/>
        <a:ln w="25400">
          <a:noFill/>
        </a:ln>
      </c:spPr>
    </c:plotArea>
    <c:legend>
      <c:legendPos val="b"/>
    </c:legend>
    <c:plotVisOnly val="1"/>
    <c:dispBlanksAs val="gap"/>
  </c:chart>
  <c:externalData r:id="rId1"/>
</c:chartSpace>
</file>

<file path=word/charts/chart24.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Q8 - </a:t>
            </a:r>
            <a:r>
              <a:rPr lang="pt-BR"/>
              <a:t>EIG - 3 Gauss Points - No Coloring </a:t>
            </a:r>
          </a:p>
        </c:rich>
      </c:tx>
    </c:title>
    <c:plotArea>
      <c:layout/>
      <c:lineChart>
        <c:grouping val="standard"/>
        <c:ser>
          <c:idx val="0"/>
          <c:order val="0"/>
          <c:tx>
            <c:v>CPU_1</c:v>
          </c:tx>
          <c:cat>
            <c:numRef>
              <c:f>'Q8-NoCol'!$A$10:$A$15</c:f>
              <c:numCache>
                <c:formatCode>General</c:formatCode>
                <c:ptCount val="6"/>
                <c:pt idx="0">
                  <c:v>1666</c:v>
                </c:pt>
                <c:pt idx="1">
                  <c:v>14210</c:v>
                </c:pt>
                <c:pt idx="2">
                  <c:v>19266</c:v>
                </c:pt>
                <c:pt idx="3">
                  <c:v>25090</c:v>
                </c:pt>
                <c:pt idx="4">
                  <c:v>99330</c:v>
                </c:pt>
                <c:pt idx="5">
                  <c:v>395266</c:v>
                </c:pt>
              </c:numCache>
            </c:numRef>
          </c:cat>
          <c:val>
            <c:numRef>
              <c:f>'Q8-NoCol'!$M$86:$M$91</c:f>
              <c:numCache>
                <c:formatCode>0.00</c:formatCode>
                <c:ptCount val="6"/>
                <c:pt idx="0">
                  <c:v>8.9000000000000065E-2</c:v>
                </c:pt>
                <c:pt idx="1">
                  <c:v>1.9790000000000001</c:v>
                </c:pt>
                <c:pt idx="2">
                  <c:v>2</c:v>
                </c:pt>
                <c:pt idx="3">
                  <c:v>1.901</c:v>
                </c:pt>
                <c:pt idx="4">
                  <c:v>3.226</c:v>
                </c:pt>
                <c:pt idx="5">
                  <c:v>9.4110000000000014</c:v>
                </c:pt>
              </c:numCache>
            </c:numRef>
          </c:val>
        </c:ser>
        <c:ser>
          <c:idx val="1"/>
          <c:order val="1"/>
          <c:tx>
            <c:v>GPU_1</c:v>
          </c:tx>
          <c:cat>
            <c:numRef>
              <c:f>'Q8-NoCol'!$A$10:$A$15</c:f>
              <c:numCache>
                <c:formatCode>General</c:formatCode>
                <c:ptCount val="6"/>
                <c:pt idx="0">
                  <c:v>1666</c:v>
                </c:pt>
                <c:pt idx="1">
                  <c:v>14210</c:v>
                </c:pt>
                <c:pt idx="2">
                  <c:v>19266</c:v>
                </c:pt>
                <c:pt idx="3">
                  <c:v>25090</c:v>
                </c:pt>
                <c:pt idx="4">
                  <c:v>99330</c:v>
                </c:pt>
                <c:pt idx="5">
                  <c:v>395266</c:v>
                </c:pt>
              </c:numCache>
            </c:numRef>
          </c:cat>
          <c:val>
            <c:numRef>
              <c:f>'Q8-NoCol'!$N$86:$N$91</c:f>
              <c:numCache>
                <c:formatCode>0.00</c:formatCode>
                <c:ptCount val="6"/>
                <c:pt idx="0">
                  <c:v>1.0999999999999998E-2</c:v>
                </c:pt>
                <c:pt idx="1">
                  <c:v>6.5000000000000002E-2</c:v>
                </c:pt>
                <c:pt idx="2">
                  <c:v>9.2000000000000026E-2</c:v>
                </c:pt>
                <c:pt idx="3">
                  <c:v>0.11</c:v>
                </c:pt>
                <c:pt idx="4">
                  <c:v>0.41900000000000032</c:v>
                </c:pt>
                <c:pt idx="5">
                  <c:v>1.7649999999999979</c:v>
                </c:pt>
              </c:numCache>
            </c:numRef>
          </c:val>
        </c:ser>
        <c:ser>
          <c:idx val="2"/>
          <c:order val="2"/>
          <c:tx>
            <c:v>CPU_2</c:v>
          </c:tx>
          <c:val>
            <c:numRef>
              <c:f>'Q8-NoCol'!$M$95:$M$100</c:f>
              <c:numCache>
                <c:formatCode>0.00</c:formatCode>
                <c:ptCount val="6"/>
                <c:pt idx="0">
                  <c:v>5.3999999999999999E-2</c:v>
                </c:pt>
                <c:pt idx="1">
                  <c:v>0.48400000000000032</c:v>
                </c:pt>
                <c:pt idx="2">
                  <c:v>0.67100000000000115</c:v>
                </c:pt>
                <c:pt idx="3">
                  <c:v>0.84000000000000064</c:v>
                </c:pt>
                <c:pt idx="4">
                  <c:v>4.4539999999999997</c:v>
                </c:pt>
                <c:pt idx="5">
                  <c:v>9.68</c:v>
                </c:pt>
              </c:numCache>
            </c:numRef>
          </c:val>
        </c:ser>
        <c:ser>
          <c:idx val="3"/>
          <c:order val="3"/>
          <c:tx>
            <c:v>GPU_2</c:v>
          </c:tx>
          <c:val>
            <c:numRef>
              <c:f>'Q8-NoCol'!$N$95:$N$100</c:f>
              <c:numCache>
                <c:formatCode>0.00</c:formatCode>
                <c:ptCount val="6"/>
                <c:pt idx="0">
                  <c:v>1.0999999999999998E-2</c:v>
                </c:pt>
                <c:pt idx="1">
                  <c:v>8.4000000000000047E-2</c:v>
                </c:pt>
                <c:pt idx="2">
                  <c:v>0.114</c:v>
                </c:pt>
                <c:pt idx="3">
                  <c:v>0.127</c:v>
                </c:pt>
                <c:pt idx="4">
                  <c:v>0.43400000000000044</c:v>
                </c:pt>
                <c:pt idx="5">
                  <c:v>1.6890000000000001</c:v>
                </c:pt>
              </c:numCache>
            </c:numRef>
          </c:val>
        </c:ser>
        <c:ser>
          <c:idx val="4"/>
          <c:order val="4"/>
          <c:tx>
            <c:v>CPU_4</c:v>
          </c:tx>
          <c:val>
            <c:numRef>
              <c:f>'Q8-NoCol'!$M$104:$M$109</c:f>
              <c:numCache>
                <c:formatCode>0.00</c:formatCode>
                <c:ptCount val="6"/>
                <c:pt idx="0">
                  <c:v>4.3999999999999997E-2</c:v>
                </c:pt>
                <c:pt idx="1">
                  <c:v>0.65400000000000114</c:v>
                </c:pt>
                <c:pt idx="2">
                  <c:v>1.0609999999999982</c:v>
                </c:pt>
                <c:pt idx="3">
                  <c:v>1.5820000000000001</c:v>
                </c:pt>
                <c:pt idx="4">
                  <c:v>7.7569999999999997</c:v>
                </c:pt>
                <c:pt idx="5">
                  <c:v>12.913</c:v>
                </c:pt>
              </c:numCache>
            </c:numRef>
          </c:val>
        </c:ser>
        <c:ser>
          <c:idx val="5"/>
          <c:order val="5"/>
          <c:tx>
            <c:v>GPU_4</c:v>
          </c:tx>
          <c:val>
            <c:numRef>
              <c:f>'Q8-NoCol'!$N$104:$N$109</c:f>
              <c:numCache>
                <c:formatCode>0.00</c:formatCode>
                <c:ptCount val="6"/>
                <c:pt idx="0">
                  <c:v>1.2E-2</c:v>
                </c:pt>
                <c:pt idx="1">
                  <c:v>9.6000000000000002E-2</c:v>
                </c:pt>
                <c:pt idx="2">
                  <c:v>0.128</c:v>
                </c:pt>
                <c:pt idx="3">
                  <c:v>0.14100000000000001</c:v>
                </c:pt>
                <c:pt idx="4">
                  <c:v>0.44900000000000001</c:v>
                </c:pt>
                <c:pt idx="5">
                  <c:v>1.679</c:v>
                </c:pt>
              </c:numCache>
            </c:numRef>
          </c:val>
        </c:ser>
        <c:ser>
          <c:idx val="6"/>
          <c:order val="6"/>
          <c:tx>
            <c:v>CPU_8</c:v>
          </c:tx>
          <c:val>
            <c:numRef>
              <c:f>'Q8-NoCol'!$M$113:$M$118</c:f>
              <c:numCache>
                <c:formatCode>0.00</c:formatCode>
                <c:ptCount val="6"/>
                <c:pt idx="0">
                  <c:v>5.1999999999999998E-2</c:v>
                </c:pt>
                <c:pt idx="1">
                  <c:v>0.97700000000000065</c:v>
                </c:pt>
                <c:pt idx="2">
                  <c:v>1.4269999999999976</c:v>
                </c:pt>
                <c:pt idx="3">
                  <c:v>2.0349999999999997</c:v>
                </c:pt>
                <c:pt idx="4">
                  <c:v>9.4730000000000008</c:v>
                </c:pt>
                <c:pt idx="5">
                  <c:v>14.647</c:v>
                </c:pt>
              </c:numCache>
            </c:numRef>
          </c:val>
        </c:ser>
        <c:ser>
          <c:idx val="7"/>
          <c:order val="7"/>
          <c:tx>
            <c:v>GPU_8</c:v>
          </c:tx>
          <c:val>
            <c:numRef>
              <c:f>'Q8-NoCol'!$N$113:$N$118</c:f>
              <c:numCache>
                <c:formatCode>0.00</c:formatCode>
                <c:ptCount val="6"/>
                <c:pt idx="0">
                  <c:v>1.2999999999999998E-2</c:v>
                </c:pt>
                <c:pt idx="1">
                  <c:v>0.10400000000000002</c:v>
                </c:pt>
                <c:pt idx="2">
                  <c:v>0.12100000000000002</c:v>
                </c:pt>
                <c:pt idx="3">
                  <c:v>0.14500000000000021</c:v>
                </c:pt>
                <c:pt idx="4">
                  <c:v>0.45</c:v>
                </c:pt>
                <c:pt idx="5">
                  <c:v>1.667</c:v>
                </c:pt>
              </c:numCache>
            </c:numRef>
          </c:val>
        </c:ser>
        <c:marker val="1"/>
        <c:axId val="73520256"/>
        <c:axId val="73521792"/>
      </c:lineChart>
      <c:dateAx>
        <c:axId val="73520256"/>
        <c:scaling>
          <c:orientation val="minMax"/>
        </c:scaling>
        <c:axPos val="b"/>
        <c:numFmt formatCode="General" sourceLinked="1"/>
        <c:tickLblPos val="nextTo"/>
        <c:crossAx val="73521792"/>
        <c:crosses val="autoZero"/>
        <c:lblOffset val="100"/>
        <c:baseTimeUnit val="years"/>
      </c:dateAx>
      <c:valAx>
        <c:axId val="73521792"/>
        <c:scaling>
          <c:orientation val="minMax"/>
        </c:scaling>
        <c:axPos val="l"/>
        <c:majorGridlines/>
        <c:numFmt formatCode="0.00" sourceLinked="1"/>
        <c:tickLblPos val="nextTo"/>
        <c:crossAx val="73520256"/>
        <c:crosses val="autoZero"/>
        <c:crossBetween val="midCat"/>
      </c:valAx>
      <c:spPr>
        <a:noFill/>
        <a:ln w="25400">
          <a:noFill/>
        </a:ln>
      </c:spPr>
    </c:plotArea>
    <c:legend>
      <c:legendPos val="b"/>
    </c:legend>
    <c:plotVisOnly val="1"/>
    <c:dispBlanksAs val="gap"/>
  </c:chart>
  <c:externalData r:id="rId1"/>
</c:chartSpace>
</file>

<file path=word/charts/chart25.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Brick8 - </a:t>
            </a:r>
            <a:r>
              <a:rPr lang="pt-BR"/>
              <a:t>CSR - 2 Gauss Points - Coloring </a:t>
            </a:r>
          </a:p>
        </c:rich>
      </c:tx>
    </c:title>
    <c:plotArea>
      <c:layout/>
      <c:lineChart>
        <c:grouping val="standard"/>
        <c:ser>
          <c:idx val="0"/>
          <c:order val="0"/>
          <c:tx>
            <c:v>CPU_1</c:v>
          </c:tx>
          <c:cat>
            <c:numRef>
              <c:f>'Brk8-Col'!$A$8:$A$13</c:f>
              <c:numCache>
                <c:formatCode>General</c:formatCode>
                <c:ptCount val="6"/>
                <c:pt idx="0">
                  <c:v>2187</c:v>
                </c:pt>
                <c:pt idx="1">
                  <c:v>3993</c:v>
                </c:pt>
                <c:pt idx="2">
                  <c:v>6591</c:v>
                </c:pt>
                <c:pt idx="3">
                  <c:v>14739</c:v>
                </c:pt>
                <c:pt idx="4">
                  <c:v>17496</c:v>
                </c:pt>
                <c:pt idx="5">
                  <c:v>20577</c:v>
                </c:pt>
              </c:numCache>
            </c:numRef>
          </c:cat>
          <c:val>
            <c:numRef>
              <c:f>'Brk8-Col'!$E$8:$E$13</c:f>
              <c:numCache>
                <c:formatCode>0.00</c:formatCode>
                <c:ptCount val="6"/>
                <c:pt idx="0">
                  <c:v>0.10600000000000002</c:v>
                </c:pt>
                <c:pt idx="1">
                  <c:v>0.17800000000000021</c:v>
                </c:pt>
                <c:pt idx="2">
                  <c:v>0.32800000000000051</c:v>
                </c:pt>
                <c:pt idx="3">
                  <c:v>0.76400000000000101</c:v>
                </c:pt>
                <c:pt idx="4">
                  <c:v>0.93400000000000005</c:v>
                </c:pt>
                <c:pt idx="5">
                  <c:v>1.0529999999999982</c:v>
                </c:pt>
              </c:numCache>
            </c:numRef>
          </c:val>
        </c:ser>
        <c:ser>
          <c:idx val="1"/>
          <c:order val="1"/>
          <c:tx>
            <c:v>GPU_1</c:v>
          </c:tx>
          <c:cat>
            <c:numRef>
              <c:f>'Brk8-Col'!$A$8:$A$13</c:f>
              <c:numCache>
                <c:formatCode>General</c:formatCode>
                <c:ptCount val="6"/>
                <c:pt idx="0">
                  <c:v>2187</c:v>
                </c:pt>
                <c:pt idx="1">
                  <c:v>3993</c:v>
                </c:pt>
                <c:pt idx="2">
                  <c:v>6591</c:v>
                </c:pt>
                <c:pt idx="3">
                  <c:v>14739</c:v>
                </c:pt>
                <c:pt idx="4">
                  <c:v>17496</c:v>
                </c:pt>
                <c:pt idx="5">
                  <c:v>20577</c:v>
                </c:pt>
              </c:numCache>
            </c:numRef>
          </c:cat>
          <c:val>
            <c:numRef>
              <c:f>'Brk8-Col'!$F$8:$F$13</c:f>
              <c:numCache>
                <c:formatCode>0.00</c:formatCode>
                <c:ptCount val="6"/>
                <c:pt idx="0">
                  <c:v>4.8000000000000001E-2</c:v>
                </c:pt>
                <c:pt idx="1">
                  <c:v>6.2000000000000034E-2</c:v>
                </c:pt>
                <c:pt idx="2">
                  <c:v>0.11</c:v>
                </c:pt>
                <c:pt idx="3">
                  <c:v>0.24300000000000022</c:v>
                </c:pt>
                <c:pt idx="4">
                  <c:v>0.28400000000000031</c:v>
                </c:pt>
                <c:pt idx="5">
                  <c:v>0.35900000000000032</c:v>
                </c:pt>
              </c:numCache>
            </c:numRef>
          </c:val>
        </c:ser>
        <c:ser>
          <c:idx val="2"/>
          <c:order val="2"/>
          <c:tx>
            <c:v>CPU_2</c:v>
          </c:tx>
          <c:val>
            <c:numRef>
              <c:f>'Brk8-Col'!$E$17:$E$22</c:f>
              <c:numCache>
                <c:formatCode>0.00</c:formatCode>
                <c:ptCount val="6"/>
                <c:pt idx="0">
                  <c:v>6.0000000000000032E-2</c:v>
                </c:pt>
                <c:pt idx="1">
                  <c:v>0.13800000000000001</c:v>
                </c:pt>
                <c:pt idx="2">
                  <c:v>0.22</c:v>
                </c:pt>
                <c:pt idx="3">
                  <c:v>0.50800000000000001</c:v>
                </c:pt>
                <c:pt idx="4">
                  <c:v>0.60200000000000065</c:v>
                </c:pt>
                <c:pt idx="5">
                  <c:v>0.74800000000000089</c:v>
                </c:pt>
              </c:numCache>
            </c:numRef>
          </c:val>
        </c:ser>
        <c:ser>
          <c:idx val="3"/>
          <c:order val="3"/>
          <c:tx>
            <c:v>GPU_2</c:v>
          </c:tx>
          <c:val>
            <c:numRef>
              <c:f>'Brk8-Col'!$F$17:$F$22</c:f>
              <c:numCache>
                <c:formatCode>0.00</c:formatCode>
                <c:ptCount val="6"/>
                <c:pt idx="0">
                  <c:v>4.0000000000000022E-2</c:v>
                </c:pt>
                <c:pt idx="1">
                  <c:v>8.7000000000000022E-2</c:v>
                </c:pt>
                <c:pt idx="2">
                  <c:v>0.12400000000000011</c:v>
                </c:pt>
                <c:pt idx="3">
                  <c:v>0.26300000000000001</c:v>
                </c:pt>
                <c:pt idx="4">
                  <c:v>0.30500000000000038</c:v>
                </c:pt>
                <c:pt idx="5">
                  <c:v>0.3790000000000005</c:v>
                </c:pt>
              </c:numCache>
            </c:numRef>
          </c:val>
        </c:ser>
        <c:ser>
          <c:idx val="4"/>
          <c:order val="4"/>
          <c:tx>
            <c:v>CPU_4</c:v>
          </c:tx>
          <c:val>
            <c:numRef>
              <c:f>'Brk8-Col'!$E$26:$E$31</c:f>
              <c:numCache>
                <c:formatCode>0.00</c:formatCode>
                <c:ptCount val="6"/>
                <c:pt idx="0">
                  <c:v>4.3000000000000003E-2</c:v>
                </c:pt>
                <c:pt idx="1">
                  <c:v>8.0000000000000043E-2</c:v>
                </c:pt>
                <c:pt idx="2">
                  <c:v>0.14300000000000004</c:v>
                </c:pt>
                <c:pt idx="3">
                  <c:v>0.39300000000000057</c:v>
                </c:pt>
                <c:pt idx="4">
                  <c:v>0.40500000000000008</c:v>
                </c:pt>
                <c:pt idx="5">
                  <c:v>0.47000000000000008</c:v>
                </c:pt>
              </c:numCache>
            </c:numRef>
          </c:val>
        </c:ser>
        <c:ser>
          <c:idx val="5"/>
          <c:order val="5"/>
          <c:tx>
            <c:v>GPU_4</c:v>
          </c:tx>
          <c:val>
            <c:numRef>
              <c:f>'Brk8-Col'!$F$26:$F$31</c:f>
              <c:numCache>
                <c:formatCode>0.00</c:formatCode>
                <c:ptCount val="6"/>
                <c:pt idx="0">
                  <c:v>0.05</c:v>
                </c:pt>
                <c:pt idx="1">
                  <c:v>0.1</c:v>
                </c:pt>
                <c:pt idx="2">
                  <c:v>0.14400000000000004</c:v>
                </c:pt>
                <c:pt idx="3">
                  <c:v>0.29200000000000031</c:v>
                </c:pt>
                <c:pt idx="4">
                  <c:v>0.33500000000000058</c:v>
                </c:pt>
                <c:pt idx="5">
                  <c:v>0.38700000000000051</c:v>
                </c:pt>
              </c:numCache>
            </c:numRef>
          </c:val>
        </c:ser>
        <c:ser>
          <c:idx val="6"/>
          <c:order val="6"/>
          <c:tx>
            <c:v>CPU_8</c:v>
          </c:tx>
          <c:val>
            <c:numRef>
              <c:f>'Brk8-Col'!$E$35:$E$40</c:f>
              <c:numCache>
                <c:formatCode>0.00</c:formatCode>
                <c:ptCount val="6"/>
                <c:pt idx="0">
                  <c:v>5.1999999999999998E-2</c:v>
                </c:pt>
                <c:pt idx="1">
                  <c:v>9.4000000000000028E-2</c:v>
                </c:pt>
                <c:pt idx="2">
                  <c:v>0.16</c:v>
                </c:pt>
                <c:pt idx="3">
                  <c:v>0.36700000000000038</c:v>
                </c:pt>
                <c:pt idx="4">
                  <c:v>0.43100000000000038</c:v>
                </c:pt>
                <c:pt idx="5">
                  <c:v>0.5</c:v>
                </c:pt>
              </c:numCache>
            </c:numRef>
          </c:val>
        </c:ser>
        <c:ser>
          <c:idx val="7"/>
          <c:order val="7"/>
          <c:tx>
            <c:v>GPU_8</c:v>
          </c:tx>
          <c:val>
            <c:numRef>
              <c:f>'Brk8-Col'!$F$35:$F$40</c:f>
              <c:numCache>
                <c:formatCode>0.00</c:formatCode>
                <c:ptCount val="6"/>
                <c:pt idx="0">
                  <c:v>4.5000000000000012E-2</c:v>
                </c:pt>
                <c:pt idx="1">
                  <c:v>9.2000000000000026E-2</c:v>
                </c:pt>
                <c:pt idx="2">
                  <c:v>0.15900000000000025</c:v>
                </c:pt>
                <c:pt idx="3">
                  <c:v>0.28900000000000031</c:v>
                </c:pt>
                <c:pt idx="4">
                  <c:v>0.33100000000000057</c:v>
                </c:pt>
                <c:pt idx="5">
                  <c:v>0.37300000000000044</c:v>
                </c:pt>
              </c:numCache>
            </c:numRef>
          </c:val>
        </c:ser>
        <c:marker val="1"/>
        <c:axId val="73584640"/>
        <c:axId val="73586176"/>
      </c:lineChart>
      <c:dateAx>
        <c:axId val="73584640"/>
        <c:scaling>
          <c:orientation val="minMax"/>
        </c:scaling>
        <c:axPos val="b"/>
        <c:numFmt formatCode="General" sourceLinked="1"/>
        <c:tickLblPos val="nextTo"/>
        <c:crossAx val="73586176"/>
        <c:crosses val="autoZero"/>
        <c:lblOffset val="100"/>
        <c:baseTimeUnit val="years"/>
      </c:dateAx>
      <c:valAx>
        <c:axId val="73586176"/>
        <c:scaling>
          <c:orientation val="minMax"/>
        </c:scaling>
        <c:axPos val="l"/>
        <c:majorGridlines/>
        <c:numFmt formatCode="0.00" sourceLinked="1"/>
        <c:tickLblPos val="nextTo"/>
        <c:crossAx val="73584640"/>
        <c:crosses val="autoZero"/>
        <c:crossBetween val="midCat"/>
      </c:valAx>
      <c:spPr>
        <a:noFill/>
        <a:ln w="25400">
          <a:noFill/>
        </a:ln>
      </c:spPr>
    </c:plotArea>
    <c:legend>
      <c:legendPos val="b"/>
    </c:legend>
    <c:plotVisOnly val="1"/>
    <c:dispBlanksAs val="gap"/>
  </c:chart>
  <c:externalData r:id="rId1"/>
</c:chartSpace>
</file>

<file path=word/charts/chart26.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Brick8 - </a:t>
            </a:r>
            <a:r>
              <a:rPr lang="pt-BR"/>
              <a:t>CSR - 2 Gauss Points - No Coloring </a:t>
            </a:r>
          </a:p>
        </c:rich>
      </c:tx>
    </c:title>
    <c:plotArea>
      <c:layout/>
      <c:lineChart>
        <c:grouping val="standard"/>
        <c:ser>
          <c:idx val="0"/>
          <c:order val="0"/>
          <c:tx>
            <c:v>CPU_1</c:v>
          </c:tx>
          <c:cat>
            <c:numRef>
              <c:f>'Brk8-NoCol'!$A$8:$A$13</c:f>
              <c:numCache>
                <c:formatCode>General</c:formatCode>
                <c:ptCount val="6"/>
                <c:pt idx="0">
                  <c:v>2187</c:v>
                </c:pt>
                <c:pt idx="1">
                  <c:v>3993</c:v>
                </c:pt>
                <c:pt idx="2">
                  <c:v>6591</c:v>
                </c:pt>
                <c:pt idx="3">
                  <c:v>14739</c:v>
                </c:pt>
                <c:pt idx="4">
                  <c:v>17496</c:v>
                </c:pt>
                <c:pt idx="5">
                  <c:v>20577</c:v>
                </c:pt>
              </c:numCache>
            </c:numRef>
          </c:cat>
          <c:val>
            <c:numRef>
              <c:f>'Brk8-NoCol'!$E$8:$E$13</c:f>
              <c:numCache>
                <c:formatCode>0.00</c:formatCode>
                <c:ptCount val="6"/>
                <c:pt idx="0">
                  <c:v>0.11600000000000002</c:v>
                </c:pt>
                <c:pt idx="1">
                  <c:v>0.193</c:v>
                </c:pt>
                <c:pt idx="2">
                  <c:v>0.32700000000000051</c:v>
                </c:pt>
                <c:pt idx="3">
                  <c:v>0.76800000000000102</c:v>
                </c:pt>
                <c:pt idx="4">
                  <c:v>0.94499999999999995</c:v>
                </c:pt>
                <c:pt idx="5">
                  <c:v>1.105</c:v>
                </c:pt>
              </c:numCache>
            </c:numRef>
          </c:val>
        </c:ser>
        <c:ser>
          <c:idx val="1"/>
          <c:order val="1"/>
          <c:tx>
            <c:v>GPU_1</c:v>
          </c:tx>
          <c:cat>
            <c:numRef>
              <c:f>'Brk8-NoCol'!$A$8:$A$13</c:f>
              <c:numCache>
                <c:formatCode>General</c:formatCode>
                <c:ptCount val="6"/>
                <c:pt idx="0">
                  <c:v>2187</c:v>
                </c:pt>
                <c:pt idx="1">
                  <c:v>3993</c:v>
                </c:pt>
                <c:pt idx="2">
                  <c:v>6591</c:v>
                </c:pt>
                <c:pt idx="3">
                  <c:v>14739</c:v>
                </c:pt>
                <c:pt idx="4">
                  <c:v>17496</c:v>
                </c:pt>
                <c:pt idx="5">
                  <c:v>20577</c:v>
                </c:pt>
              </c:numCache>
            </c:numRef>
          </c:cat>
          <c:val>
            <c:numRef>
              <c:f>'Brk8-NoCol'!$F$8:$F$13</c:f>
              <c:numCache>
                <c:formatCode>0.00</c:formatCode>
                <c:ptCount val="6"/>
                <c:pt idx="0">
                  <c:v>4.3000000000000003E-2</c:v>
                </c:pt>
                <c:pt idx="1">
                  <c:v>7.8000000000000014E-2</c:v>
                </c:pt>
                <c:pt idx="2">
                  <c:v>0.112</c:v>
                </c:pt>
                <c:pt idx="3">
                  <c:v>0.26300000000000001</c:v>
                </c:pt>
                <c:pt idx="4">
                  <c:v>0.3170000000000005</c:v>
                </c:pt>
                <c:pt idx="5">
                  <c:v>0.35400000000000031</c:v>
                </c:pt>
              </c:numCache>
            </c:numRef>
          </c:val>
        </c:ser>
        <c:ser>
          <c:idx val="2"/>
          <c:order val="2"/>
          <c:tx>
            <c:v>CPU_2</c:v>
          </c:tx>
          <c:val>
            <c:numRef>
              <c:f>'Brk8-NoCol'!$E$17:$E$22</c:f>
              <c:numCache>
                <c:formatCode>0.00</c:formatCode>
                <c:ptCount val="6"/>
                <c:pt idx="0">
                  <c:v>6.6000000000000003E-2</c:v>
                </c:pt>
                <c:pt idx="1">
                  <c:v>0.125</c:v>
                </c:pt>
                <c:pt idx="2">
                  <c:v>0.20700000000000021</c:v>
                </c:pt>
                <c:pt idx="3">
                  <c:v>0.505</c:v>
                </c:pt>
                <c:pt idx="4">
                  <c:v>0.62000000000000088</c:v>
                </c:pt>
                <c:pt idx="5">
                  <c:v>0.73800000000000088</c:v>
                </c:pt>
              </c:numCache>
            </c:numRef>
          </c:val>
        </c:ser>
        <c:ser>
          <c:idx val="3"/>
          <c:order val="3"/>
          <c:tx>
            <c:v>GPU_2</c:v>
          </c:tx>
          <c:val>
            <c:numRef>
              <c:f>'Brk8-NoCol'!$F$17:$F$22</c:f>
              <c:numCache>
                <c:formatCode>0.00</c:formatCode>
                <c:ptCount val="6"/>
                <c:pt idx="0">
                  <c:v>3.7999999999999999E-2</c:v>
                </c:pt>
                <c:pt idx="1">
                  <c:v>8.0000000000000043E-2</c:v>
                </c:pt>
                <c:pt idx="2">
                  <c:v>0.14300000000000004</c:v>
                </c:pt>
                <c:pt idx="3">
                  <c:v>0.26700000000000002</c:v>
                </c:pt>
                <c:pt idx="4">
                  <c:v>0.33900000000000058</c:v>
                </c:pt>
                <c:pt idx="5">
                  <c:v>0.37100000000000044</c:v>
                </c:pt>
              </c:numCache>
            </c:numRef>
          </c:val>
        </c:ser>
        <c:ser>
          <c:idx val="4"/>
          <c:order val="4"/>
          <c:tx>
            <c:v>CPU_4</c:v>
          </c:tx>
          <c:val>
            <c:numRef>
              <c:f>'Brk8-NoCol'!$E$26:$E$31</c:f>
              <c:numCache>
                <c:formatCode>0.00</c:formatCode>
                <c:ptCount val="6"/>
                <c:pt idx="0">
                  <c:v>9.300000000000018E-2</c:v>
                </c:pt>
                <c:pt idx="1">
                  <c:v>8.5000000000000006E-2</c:v>
                </c:pt>
                <c:pt idx="2">
                  <c:v>0.14200000000000004</c:v>
                </c:pt>
                <c:pt idx="3">
                  <c:v>0.34700000000000031</c:v>
                </c:pt>
                <c:pt idx="4">
                  <c:v>0.4</c:v>
                </c:pt>
                <c:pt idx="5">
                  <c:v>0.46800000000000008</c:v>
                </c:pt>
              </c:numCache>
            </c:numRef>
          </c:val>
        </c:ser>
        <c:ser>
          <c:idx val="5"/>
          <c:order val="5"/>
          <c:tx>
            <c:v>GPU_4</c:v>
          </c:tx>
          <c:val>
            <c:numRef>
              <c:f>'Brk8-NoCol'!$F$26:$F$31</c:f>
              <c:numCache>
                <c:formatCode>0.00</c:formatCode>
                <c:ptCount val="6"/>
                <c:pt idx="0">
                  <c:v>4.5999999999999999E-2</c:v>
                </c:pt>
                <c:pt idx="1">
                  <c:v>8.6000000000000021E-2</c:v>
                </c:pt>
                <c:pt idx="2">
                  <c:v>0.14400000000000004</c:v>
                </c:pt>
                <c:pt idx="3">
                  <c:v>0.29000000000000031</c:v>
                </c:pt>
                <c:pt idx="4">
                  <c:v>0.32700000000000051</c:v>
                </c:pt>
                <c:pt idx="5">
                  <c:v>0.39200000000000057</c:v>
                </c:pt>
              </c:numCache>
            </c:numRef>
          </c:val>
        </c:ser>
        <c:ser>
          <c:idx val="6"/>
          <c:order val="6"/>
          <c:tx>
            <c:v>CPU_8</c:v>
          </c:tx>
          <c:val>
            <c:numRef>
              <c:f>'Brk8-NoCol'!$E$35:$E$40</c:f>
              <c:numCache>
                <c:formatCode>0.00</c:formatCode>
                <c:ptCount val="6"/>
                <c:pt idx="0">
                  <c:v>7.5000000000000011E-2</c:v>
                </c:pt>
                <c:pt idx="1">
                  <c:v>0.1</c:v>
                </c:pt>
                <c:pt idx="2">
                  <c:v>0.16200000000000001</c:v>
                </c:pt>
                <c:pt idx="3">
                  <c:v>0.35300000000000031</c:v>
                </c:pt>
                <c:pt idx="4">
                  <c:v>0.42900000000000038</c:v>
                </c:pt>
                <c:pt idx="5">
                  <c:v>0.51100000000000001</c:v>
                </c:pt>
              </c:numCache>
            </c:numRef>
          </c:val>
        </c:ser>
        <c:ser>
          <c:idx val="7"/>
          <c:order val="7"/>
          <c:tx>
            <c:v>GPU_8</c:v>
          </c:tx>
          <c:val>
            <c:numRef>
              <c:f>'Brk8-NoCol'!$F$35:$F$40</c:f>
              <c:numCache>
                <c:formatCode>0.00</c:formatCode>
                <c:ptCount val="6"/>
                <c:pt idx="0">
                  <c:v>4.5000000000000012E-2</c:v>
                </c:pt>
                <c:pt idx="1">
                  <c:v>8.5000000000000006E-2</c:v>
                </c:pt>
                <c:pt idx="2">
                  <c:v>0.14400000000000004</c:v>
                </c:pt>
                <c:pt idx="3">
                  <c:v>0.29500000000000032</c:v>
                </c:pt>
                <c:pt idx="4">
                  <c:v>0.34500000000000008</c:v>
                </c:pt>
                <c:pt idx="5">
                  <c:v>0.38600000000000051</c:v>
                </c:pt>
              </c:numCache>
            </c:numRef>
          </c:val>
        </c:ser>
        <c:marker val="1"/>
        <c:axId val="73693824"/>
        <c:axId val="73712000"/>
      </c:lineChart>
      <c:dateAx>
        <c:axId val="73693824"/>
        <c:scaling>
          <c:orientation val="minMax"/>
        </c:scaling>
        <c:axPos val="b"/>
        <c:numFmt formatCode="General" sourceLinked="1"/>
        <c:tickLblPos val="nextTo"/>
        <c:crossAx val="73712000"/>
        <c:crosses val="autoZero"/>
        <c:lblOffset val="100"/>
        <c:baseTimeUnit val="years"/>
      </c:dateAx>
      <c:valAx>
        <c:axId val="73712000"/>
        <c:scaling>
          <c:orientation val="minMax"/>
        </c:scaling>
        <c:axPos val="l"/>
        <c:majorGridlines/>
        <c:numFmt formatCode="0.00" sourceLinked="1"/>
        <c:tickLblPos val="nextTo"/>
        <c:crossAx val="73693824"/>
        <c:crosses val="autoZero"/>
        <c:crossBetween val="midCat"/>
      </c:valAx>
      <c:spPr>
        <a:noFill/>
        <a:ln w="25400">
          <a:noFill/>
        </a:ln>
      </c:spPr>
    </c:plotArea>
    <c:legend>
      <c:legendPos val="b"/>
    </c:legend>
    <c:plotVisOnly val="1"/>
    <c:dispBlanksAs val="gap"/>
  </c:chart>
  <c:externalData r:id="rId1"/>
</c:chartSpace>
</file>

<file path=word/charts/chart27.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Brick8 - </a:t>
            </a:r>
            <a:r>
              <a:rPr lang="pt-BR"/>
              <a:t>ELL - 2 Gauss Points - Coloring </a:t>
            </a:r>
          </a:p>
        </c:rich>
      </c:tx>
    </c:title>
    <c:plotArea>
      <c:layout/>
      <c:lineChart>
        <c:grouping val="standard"/>
        <c:ser>
          <c:idx val="0"/>
          <c:order val="0"/>
          <c:tx>
            <c:v>CPU_1</c:v>
          </c:tx>
          <c:cat>
            <c:numRef>
              <c:f>'Brk8-Col'!$A$8:$A$13</c:f>
              <c:numCache>
                <c:formatCode>General</c:formatCode>
                <c:ptCount val="6"/>
                <c:pt idx="0">
                  <c:v>2187</c:v>
                </c:pt>
                <c:pt idx="1">
                  <c:v>3993</c:v>
                </c:pt>
                <c:pt idx="2">
                  <c:v>6591</c:v>
                </c:pt>
                <c:pt idx="3">
                  <c:v>14739</c:v>
                </c:pt>
                <c:pt idx="4">
                  <c:v>17496</c:v>
                </c:pt>
                <c:pt idx="5">
                  <c:v>20577</c:v>
                </c:pt>
              </c:numCache>
            </c:numRef>
          </c:cat>
          <c:val>
            <c:numRef>
              <c:f>'Brk8-Col'!$E$46:$E$51</c:f>
              <c:numCache>
                <c:formatCode>0.00</c:formatCode>
                <c:ptCount val="6"/>
                <c:pt idx="0">
                  <c:v>0.113</c:v>
                </c:pt>
                <c:pt idx="1">
                  <c:v>0.20600000000000004</c:v>
                </c:pt>
                <c:pt idx="2">
                  <c:v>0.37200000000000044</c:v>
                </c:pt>
                <c:pt idx="3">
                  <c:v>0.88900000000000001</c:v>
                </c:pt>
                <c:pt idx="4">
                  <c:v>1.0640000000000001</c:v>
                </c:pt>
                <c:pt idx="5">
                  <c:v>1.25</c:v>
                </c:pt>
              </c:numCache>
            </c:numRef>
          </c:val>
        </c:ser>
        <c:ser>
          <c:idx val="1"/>
          <c:order val="1"/>
          <c:tx>
            <c:v>GPU_1</c:v>
          </c:tx>
          <c:cat>
            <c:numRef>
              <c:f>'Brk8-Col'!$A$8:$A$13</c:f>
              <c:numCache>
                <c:formatCode>General</c:formatCode>
                <c:ptCount val="6"/>
                <c:pt idx="0">
                  <c:v>2187</c:v>
                </c:pt>
                <c:pt idx="1">
                  <c:v>3993</c:v>
                </c:pt>
                <c:pt idx="2">
                  <c:v>6591</c:v>
                </c:pt>
                <c:pt idx="3">
                  <c:v>14739</c:v>
                </c:pt>
                <c:pt idx="4">
                  <c:v>17496</c:v>
                </c:pt>
                <c:pt idx="5">
                  <c:v>20577</c:v>
                </c:pt>
              </c:numCache>
            </c:numRef>
          </c:cat>
          <c:val>
            <c:numRef>
              <c:f>'Brk8-Col'!$F$46:$F$51</c:f>
              <c:numCache>
                <c:formatCode>0.00</c:formatCode>
                <c:ptCount val="6"/>
                <c:pt idx="0">
                  <c:v>4.7000000000000014E-2</c:v>
                </c:pt>
                <c:pt idx="1">
                  <c:v>0.10299999999999998</c:v>
                </c:pt>
                <c:pt idx="2">
                  <c:v>0.15100000000000022</c:v>
                </c:pt>
                <c:pt idx="3">
                  <c:v>0.36300000000000032</c:v>
                </c:pt>
                <c:pt idx="4">
                  <c:v>0.43500000000000044</c:v>
                </c:pt>
                <c:pt idx="5">
                  <c:v>0.51</c:v>
                </c:pt>
              </c:numCache>
            </c:numRef>
          </c:val>
        </c:ser>
        <c:ser>
          <c:idx val="2"/>
          <c:order val="2"/>
          <c:tx>
            <c:v>CPU_2</c:v>
          </c:tx>
          <c:val>
            <c:numRef>
              <c:f>'Brk8-Col'!$E$55:$E$60</c:f>
              <c:numCache>
                <c:formatCode>0.00</c:formatCode>
                <c:ptCount val="6"/>
                <c:pt idx="0">
                  <c:v>7.5999999999999998E-2</c:v>
                </c:pt>
                <c:pt idx="1">
                  <c:v>0.14700000000000021</c:v>
                </c:pt>
                <c:pt idx="2">
                  <c:v>0.23800000000000004</c:v>
                </c:pt>
                <c:pt idx="3">
                  <c:v>0.63400000000000101</c:v>
                </c:pt>
                <c:pt idx="4">
                  <c:v>0.69599999999999995</c:v>
                </c:pt>
                <c:pt idx="5">
                  <c:v>0.85400000000000065</c:v>
                </c:pt>
              </c:numCache>
            </c:numRef>
          </c:val>
        </c:ser>
        <c:ser>
          <c:idx val="3"/>
          <c:order val="3"/>
          <c:tx>
            <c:v>GPU_2</c:v>
          </c:tx>
          <c:val>
            <c:numRef>
              <c:f>'Brk8-Col'!$F$55:$F$60</c:f>
              <c:numCache>
                <c:formatCode>0.00</c:formatCode>
                <c:ptCount val="6"/>
                <c:pt idx="0">
                  <c:v>5.900000000000008E-2</c:v>
                </c:pt>
                <c:pt idx="1">
                  <c:v>0.111</c:v>
                </c:pt>
                <c:pt idx="2">
                  <c:v>0.18800000000000025</c:v>
                </c:pt>
                <c:pt idx="3">
                  <c:v>0.38400000000000051</c:v>
                </c:pt>
                <c:pt idx="4">
                  <c:v>0.46200000000000002</c:v>
                </c:pt>
                <c:pt idx="5">
                  <c:v>0.55100000000000005</c:v>
                </c:pt>
              </c:numCache>
            </c:numRef>
          </c:val>
        </c:ser>
        <c:ser>
          <c:idx val="4"/>
          <c:order val="4"/>
          <c:tx>
            <c:v>CPU_4</c:v>
          </c:tx>
          <c:val>
            <c:numRef>
              <c:f>'Brk8-Col'!$E$64:$E$69</c:f>
              <c:numCache>
                <c:formatCode>0.00</c:formatCode>
                <c:ptCount val="6"/>
                <c:pt idx="0">
                  <c:v>7.0000000000000021E-2</c:v>
                </c:pt>
                <c:pt idx="1">
                  <c:v>0.126</c:v>
                </c:pt>
                <c:pt idx="2">
                  <c:v>0.20800000000000021</c:v>
                </c:pt>
                <c:pt idx="3">
                  <c:v>0.51800000000000002</c:v>
                </c:pt>
                <c:pt idx="4">
                  <c:v>0.58699999999999997</c:v>
                </c:pt>
                <c:pt idx="5">
                  <c:v>0.73800000000000088</c:v>
                </c:pt>
              </c:numCache>
            </c:numRef>
          </c:val>
        </c:ser>
        <c:ser>
          <c:idx val="5"/>
          <c:order val="5"/>
          <c:tx>
            <c:v>GPU_4</c:v>
          </c:tx>
          <c:val>
            <c:numRef>
              <c:f>'Brk8-Col'!$F$64:$F$69</c:f>
              <c:numCache>
                <c:formatCode>0.00</c:formatCode>
                <c:ptCount val="6"/>
                <c:pt idx="0">
                  <c:v>6.2000000000000034E-2</c:v>
                </c:pt>
                <c:pt idx="1">
                  <c:v>0.126</c:v>
                </c:pt>
                <c:pt idx="2">
                  <c:v>0.19500000000000001</c:v>
                </c:pt>
                <c:pt idx="3">
                  <c:v>0.38900000000000051</c:v>
                </c:pt>
                <c:pt idx="4">
                  <c:v>0.46</c:v>
                </c:pt>
                <c:pt idx="5">
                  <c:v>0.56000000000000005</c:v>
                </c:pt>
              </c:numCache>
            </c:numRef>
          </c:val>
        </c:ser>
        <c:ser>
          <c:idx val="6"/>
          <c:order val="6"/>
          <c:tx>
            <c:v>CPU_8</c:v>
          </c:tx>
          <c:val>
            <c:numRef>
              <c:f>'Brk8-Col'!$E$73:$E$78</c:f>
              <c:numCache>
                <c:formatCode>0.00</c:formatCode>
                <c:ptCount val="6"/>
                <c:pt idx="0">
                  <c:v>6.9000000000000034E-2</c:v>
                </c:pt>
                <c:pt idx="1">
                  <c:v>0.125</c:v>
                </c:pt>
                <c:pt idx="2">
                  <c:v>0.20700000000000021</c:v>
                </c:pt>
                <c:pt idx="3">
                  <c:v>0.48400000000000032</c:v>
                </c:pt>
                <c:pt idx="4">
                  <c:v>0.58699999999999997</c:v>
                </c:pt>
                <c:pt idx="5">
                  <c:v>0.70400000000000063</c:v>
                </c:pt>
              </c:numCache>
            </c:numRef>
          </c:val>
        </c:ser>
        <c:ser>
          <c:idx val="7"/>
          <c:order val="7"/>
          <c:tx>
            <c:v>GPU_8</c:v>
          </c:tx>
          <c:val>
            <c:numRef>
              <c:f>'Brk8-Col'!$F$73:$F$78</c:f>
              <c:numCache>
                <c:formatCode>0.00</c:formatCode>
                <c:ptCount val="6"/>
                <c:pt idx="0">
                  <c:v>7.3999999999999996E-2</c:v>
                </c:pt>
                <c:pt idx="1">
                  <c:v>0.13500000000000001</c:v>
                </c:pt>
                <c:pt idx="2">
                  <c:v>0.19800000000000001</c:v>
                </c:pt>
                <c:pt idx="3">
                  <c:v>0.39400000000000057</c:v>
                </c:pt>
                <c:pt idx="4">
                  <c:v>0.48700000000000032</c:v>
                </c:pt>
                <c:pt idx="5">
                  <c:v>0.55900000000000005</c:v>
                </c:pt>
              </c:numCache>
            </c:numRef>
          </c:val>
        </c:ser>
        <c:marker val="1"/>
        <c:axId val="73774592"/>
        <c:axId val="73776128"/>
      </c:lineChart>
      <c:dateAx>
        <c:axId val="73774592"/>
        <c:scaling>
          <c:orientation val="minMax"/>
        </c:scaling>
        <c:axPos val="b"/>
        <c:numFmt formatCode="General" sourceLinked="1"/>
        <c:tickLblPos val="nextTo"/>
        <c:crossAx val="73776128"/>
        <c:crosses val="autoZero"/>
        <c:lblOffset val="100"/>
        <c:baseTimeUnit val="years"/>
      </c:dateAx>
      <c:valAx>
        <c:axId val="73776128"/>
        <c:scaling>
          <c:orientation val="minMax"/>
        </c:scaling>
        <c:axPos val="l"/>
        <c:majorGridlines/>
        <c:numFmt formatCode="0.00" sourceLinked="1"/>
        <c:tickLblPos val="nextTo"/>
        <c:crossAx val="73774592"/>
        <c:crosses val="autoZero"/>
        <c:crossBetween val="midCat"/>
      </c:valAx>
      <c:spPr>
        <a:noFill/>
        <a:ln w="25400">
          <a:noFill/>
        </a:ln>
      </c:spPr>
    </c:plotArea>
    <c:legend>
      <c:legendPos val="b"/>
    </c:legend>
    <c:plotVisOnly val="1"/>
    <c:dispBlanksAs val="gap"/>
  </c:chart>
  <c:externalData r:id="rId1"/>
</c:chartSpace>
</file>

<file path=word/charts/chart28.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Brick8 - </a:t>
            </a:r>
            <a:r>
              <a:rPr lang="pt-BR"/>
              <a:t>ELL - 2 Gauss Points - No Coloring </a:t>
            </a:r>
          </a:p>
        </c:rich>
      </c:tx>
    </c:title>
    <c:plotArea>
      <c:layout/>
      <c:lineChart>
        <c:grouping val="standard"/>
        <c:ser>
          <c:idx val="0"/>
          <c:order val="0"/>
          <c:tx>
            <c:v>CPU_1</c:v>
          </c:tx>
          <c:cat>
            <c:numRef>
              <c:f>'Brk8-NoCol'!$A$8:$A$13</c:f>
              <c:numCache>
                <c:formatCode>General</c:formatCode>
                <c:ptCount val="6"/>
                <c:pt idx="0">
                  <c:v>2187</c:v>
                </c:pt>
                <c:pt idx="1">
                  <c:v>3993</c:v>
                </c:pt>
                <c:pt idx="2">
                  <c:v>6591</c:v>
                </c:pt>
                <c:pt idx="3">
                  <c:v>14739</c:v>
                </c:pt>
                <c:pt idx="4">
                  <c:v>17496</c:v>
                </c:pt>
                <c:pt idx="5">
                  <c:v>20577</c:v>
                </c:pt>
              </c:numCache>
            </c:numRef>
          </c:cat>
          <c:val>
            <c:numRef>
              <c:f>'Brk8-NoCol'!$E$46:$E$51</c:f>
              <c:numCache>
                <c:formatCode>0.00</c:formatCode>
                <c:ptCount val="6"/>
                <c:pt idx="0">
                  <c:v>0.11700000000000002</c:v>
                </c:pt>
                <c:pt idx="1">
                  <c:v>0.21700000000000022</c:v>
                </c:pt>
                <c:pt idx="2">
                  <c:v>0.40500000000000008</c:v>
                </c:pt>
                <c:pt idx="3">
                  <c:v>0.88700000000000001</c:v>
                </c:pt>
                <c:pt idx="4">
                  <c:v>1.0389999999999981</c:v>
                </c:pt>
                <c:pt idx="5">
                  <c:v>1.2409999999999981</c:v>
                </c:pt>
              </c:numCache>
            </c:numRef>
          </c:val>
        </c:ser>
        <c:ser>
          <c:idx val="1"/>
          <c:order val="1"/>
          <c:tx>
            <c:v>GPU_1</c:v>
          </c:tx>
          <c:cat>
            <c:numRef>
              <c:f>'Brk8-NoCol'!$A$8:$A$13</c:f>
              <c:numCache>
                <c:formatCode>General</c:formatCode>
                <c:ptCount val="6"/>
                <c:pt idx="0">
                  <c:v>2187</c:v>
                </c:pt>
                <c:pt idx="1">
                  <c:v>3993</c:v>
                </c:pt>
                <c:pt idx="2">
                  <c:v>6591</c:v>
                </c:pt>
                <c:pt idx="3">
                  <c:v>14739</c:v>
                </c:pt>
                <c:pt idx="4">
                  <c:v>17496</c:v>
                </c:pt>
                <c:pt idx="5">
                  <c:v>20577</c:v>
                </c:pt>
              </c:numCache>
            </c:numRef>
          </c:cat>
          <c:val>
            <c:numRef>
              <c:f>'Brk8-NoCol'!$F$46:$F$51</c:f>
              <c:numCache>
                <c:formatCode>0.00</c:formatCode>
                <c:ptCount val="6"/>
                <c:pt idx="0">
                  <c:v>5.7000000000000023E-2</c:v>
                </c:pt>
                <c:pt idx="1">
                  <c:v>0.112</c:v>
                </c:pt>
                <c:pt idx="2">
                  <c:v>0.15200000000000022</c:v>
                </c:pt>
                <c:pt idx="3">
                  <c:v>0.36900000000000038</c:v>
                </c:pt>
                <c:pt idx="4">
                  <c:v>0.43800000000000044</c:v>
                </c:pt>
                <c:pt idx="5">
                  <c:v>0.52100000000000002</c:v>
                </c:pt>
              </c:numCache>
            </c:numRef>
          </c:val>
        </c:ser>
        <c:ser>
          <c:idx val="2"/>
          <c:order val="2"/>
          <c:tx>
            <c:v>CPU_2</c:v>
          </c:tx>
          <c:val>
            <c:numRef>
              <c:f>'Brk8-NoCol'!$E$55:$E$60</c:f>
              <c:numCache>
                <c:formatCode>0.00</c:formatCode>
                <c:ptCount val="6"/>
                <c:pt idx="0">
                  <c:v>7.1999999999999995E-2</c:v>
                </c:pt>
                <c:pt idx="1">
                  <c:v>0.15500000000000025</c:v>
                </c:pt>
                <c:pt idx="2">
                  <c:v>0.23700000000000004</c:v>
                </c:pt>
                <c:pt idx="3">
                  <c:v>0.59699999999999998</c:v>
                </c:pt>
                <c:pt idx="4">
                  <c:v>0.73800000000000088</c:v>
                </c:pt>
                <c:pt idx="5">
                  <c:v>0.81499999999999995</c:v>
                </c:pt>
              </c:numCache>
            </c:numRef>
          </c:val>
        </c:ser>
        <c:ser>
          <c:idx val="3"/>
          <c:order val="3"/>
          <c:tx>
            <c:v>GPU_2</c:v>
          </c:tx>
          <c:val>
            <c:numRef>
              <c:f>'Brk8-NoCol'!$F$55:$F$60</c:f>
              <c:numCache>
                <c:formatCode>0.00</c:formatCode>
                <c:ptCount val="6"/>
                <c:pt idx="0">
                  <c:v>6.4000000000000112E-2</c:v>
                </c:pt>
                <c:pt idx="1">
                  <c:v>0.114</c:v>
                </c:pt>
                <c:pt idx="2">
                  <c:v>0.18700000000000025</c:v>
                </c:pt>
                <c:pt idx="3">
                  <c:v>0.37600000000000044</c:v>
                </c:pt>
                <c:pt idx="4">
                  <c:v>0.45800000000000002</c:v>
                </c:pt>
                <c:pt idx="5">
                  <c:v>0.55100000000000005</c:v>
                </c:pt>
              </c:numCache>
            </c:numRef>
          </c:val>
        </c:ser>
        <c:ser>
          <c:idx val="4"/>
          <c:order val="4"/>
          <c:tx>
            <c:v>CPU_4</c:v>
          </c:tx>
          <c:val>
            <c:numRef>
              <c:f>'Brk8-NoCol'!$E$64:$E$69</c:f>
              <c:numCache>
                <c:formatCode>0.00</c:formatCode>
                <c:ptCount val="6"/>
                <c:pt idx="0">
                  <c:v>6.4000000000000112E-2</c:v>
                </c:pt>
                <c:pt idx="1">
                  <c:v>0.12300000000000011</c:v>
                </c:pt>
                <c:pt idx="2">
                  <c:v>0.20800000000000021</c:v>
                </c:pt>
                <c:pt idx="3">
                  <c:v>0.49600000000000044</c:v>
                </c:pt>
                <c:pt idx="4">
                  <c:v>0.64200000000000101</c:v>
                </c:pt>
                <c:pt idx="5">
                  <c:v>0.73700000000000065</c:v>
                </c:pt>
              </c:numCache>
            </c:numRef>
          </c:val>
        </c:ser>
        <c:ser>
          <c:idx val="5"/>
          <c:order val="5"/>
          <c:tx>
            <c:v>GPU_4</c:v>
          </c:tx>
          <c:val>
            <c:numRef>
              <c:f>'Brk8-NoCol'!$F$64:$F$69</c:f>
              <c:numCache>
                <c:formatCode>0.00</c:formatCode>
                <c:ptCount val="6"/>
                <c:pt idx="0">
                  <c:v>6.7000000000000004E-2</c:v>
                </c:pt>
                <c:pt idx="1">
                  <c:v>0.12200000000000009</c:v>
                </c:pt>
                <c:pt idx="2">
                  <c:v>0.192</c:v>
                </c:pt>
                <c:pt idx="3">
                  <c:v>0.40400000000000008</c:v>
                </c:pt>
                <c:pt idx="4">
                  <c:v>0.47300000000000031</c:v>
                </c:pt>
                <c:pt idx="5">
                  <c:v>0.55600000000000005</c:v>
                </c:pt>
              </c:numCache>
            </c:numRef>
          </c:val>
        </c:ser>
        <c:ser>
          <c:idx val="6"/>
          <c:order val="6"/>
          <c:tx>
            <c:v>CPU_8</c:v>
          </c:tx>
          <c:val>
            <c:numRef>
              <c:f>'Brk8-NoCol'!$E$73:$E$78</c:f>
              <c:numCache>
                <c:formatCode>0.00</c:formatCode>
                <c:ptCount val="6"/>
                <c:pt idx="0">
                  <c:v>6.8000000000000019E-2</c:v>
                </c:pt>
                <c:pt idx="1">
                  <c:v>0.129</c:v>
                </c:pt>
                <c:pt idx="2">
                  <c:v>0.20900000000000021</c:v>
                </c:pt>
                <c:pt idx="3">
                  <c:v>0.51400000000000001</c:v>
                </c:pt>
                <c:pt idx="4">
                  <c:v>0.58599999999999997</c:v>
                </c:pt>
                <c:pt idx="5">
                  <c:v>0.71100000000000063</c:v>
                </c:pt>
              </c:numCache>
            </c:numRef>
          </c:val>
        </c:ser>
        <c:ser>
          <c:idx val="7"/>
          <c:order val="7"/>
          <c:tx>
            <c:v>GPU_8</c:v>
          </c:tx>
          <c:val>
            <c:numRef>
              <c:f>'Brk8-NoCol'!$F$73:$F$78</c:f>
              <c:numCache>
                <c:formatCode>0.00</c:formatCode>
                <c:ptCount val="6"/>
                <c:pt idx="0">
                  <c:v>6.4000000000000112E-2</c:v>
                </c:pt>
                <c:pt idx="1">
                  <c:v>0.14200000000000004</c:v>
                </c:pt>
                <c:pt idx="2">
                  <c:v>0.21600000000000022</c:v>
                </c:pt>
                <c:pt idx="3">
                  <c:v>0.41300000000000031</c:v>
                </c:pt>
                <c:pt idx="4">
                  <c:v>0.47600000000000031</c:v>
                </c:pt>
                <c:pt idx="5">
                  <c:v>0.57700000000000062</c:v>
                </c:pt>
              </c:numCache>
            </c:numRef>
          </c:val>
        </c:ser>
        <c:marker val="1"/>
        <c:axId val="73806208"/>
        <c:axId val="73807744"/>
      </c:lineChart>
      <c:dateAx>
        <c:axId val="73806208"/>
        <c:scaling>
          <c:orientation val="minMax"/>
        </c:scaling>
        <c:axPos val="b"/>
        <c:numFmt formatCode="General" sourceLinked="1"/>
        <c:tickLblPos val="nextTo"/>
        <c:crossAx val="73807744"/>
        <c:crosses val="autoZero"/>
        <c:lblOffset val="100"/>
        <c:baseTimeUnit val="years"/>
      </c:dateAx>
      <c:valAx>
        <c:axId val="73807744"/>
        <c:scaling>
          <c:orientation val="minMax"/>
        </c:scaling>
        <c:axPos val="l"/>
        <c:majorGridlines/>
        <c:numFmt formatCode="0.00" sourceLinked="1"/>
        <c:tickLblPos val="nextTo"/>
        <c:crossAx val="73806208"/>
        <c:crosses val="autoZero"/>
        <c:crossBetween val="midCat"/>
      </c:valAx>
      <c:spPr>
        <a:noFill/>
        <a:ln w="25400">
          <a:noFill/>
        </a:ln>
      </c:spPr>
    </c:plotArea>
    <c:legend>
      <c:legendPos val="b"/>
    </c:legend>
    <c:plotVisOnly val="1"/>
    <c:dispBlanksAs val="gap"/>
  </c:chart>
  <c:externalData r:id="rId1"/>
</c:chartSpace>
</file>

<file path=word/charts/chart29.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Brick8 - </a:t>
            </a:r>
            <a:r>
              <a:rPr lang="pt-BR"/>
              <a:t>EIG - 2 Gauss Points - Coloring </a:t>
            </a:r>
          </a:p>
        </c:rich>
      </c:tx>
    </c:title>
    <c:plotArea>
      <c:layout/>
      <c:lineChart>
        <c:grouping val="standard"/>
        <c:ser>
          <c:idx val="0"/>
          <c:order val="0"/>
          <c:tx>
            <c:v>CPU_1</c:v>
          </c:tx>
          <c:cat>
            <c:numRef>
              <c:f>'Brk8-Col'!$A$8:$A$13</c:f>
              <c:numCache>
                <c:formatCode>General</c:formatCode>
                <c:ptCount val="6"/>
                <c:pt idx="0">
                  <c:v>2187</c:v>
                </c:pt>
                <c:pt idx="1">
                  <c:v>3993</c:v>
                </c:pt>
                <c:pt idx="2">
                  <c:v>6591</c:v>
                </c:pt>
                <c:pt idx="3">
                  <c:v>14739</c:v>
                </c:pt>
                <c:pt idx="4">
                  <c:v>17496</c:v>
                </c:pt>
                <c:pt idx="5">
                  <c:v>20577</c:v>
                </c:pt>
              </c:numCache>
            </c:numRef>
          </c:cat>
          <c:val>
            <c:numRef>
              <c:f>'Brk8-Col'!$E$84:$E$89</c:f>
              <c:numCache>
                <c:formatCode>0.00</c:formatCode>
                <c:ptCount val="6"/>
                <c:pt idx="0">
                  <c:v>0.33800000000000058</c:v>
                </c:pt>
                <c:pt idx="1">
                  <c:v>0.46800000000000008</c:v>
                </c:pt>
                <c:pt idx="2">
                  <c:v>0.59099999999999997</c:v>
                </c:pt>
                <c:pt idx="3">
                  <c:v>1.2269999999999981</c:v>
                </c:pt>
                <c:pt idx="4">
                  <c:v>1.462</c:v>
                </c:pt>
                <c:pt idx="5">
                  <c:v>1.627</c:v>
                </c:pt>
              </c:numCache>
            </c:numRef>
          </c:val>
        </c:ser>
        <c:ser>
          <c:idx val="1"/>
          <c:order val="1"/>
          <c:tx>
            <c:v>GPU_1</c:v>
          </c:tx>
          <c:cat>
            <c:numRef>
              <c:f>'Brk8-Col'!$A$8:$A$13</c:f>
              <c:numCache>
                <c:formatCode>General</c:formatCode>
                <c:ptCount val="6"/>
                <c:pt idx="0">
                  <c:v>2187</c:v>
                </c:pt>
                <c:pt idx="1">
                  <c:v>3993</c:v>
                </c:pt>
                <c:pt idx="2">
                  <c:v>6591</c:v>
                </c:pt>
                <c:pt idx="3">
                  <c:v>14739</c:v>
                </c:pt>
                <c:pt idx="4">
                  <c:v>17496</c:v>
                </c:pt>
                <c:pt idx="5">
                  <c:v>20577</c:v>
                </c:pt>
              </c:numCache>
            </c:numRef>
          </c:cat>
          <c:val>
            <c:numRef>
              <c:f>'Brk8-Col'!$F$84:$F$89</c:f>
              <c:numCache>
                <c:formatCode>0.00</c:formatCode>
                <c:ptCount val="6"/>
                <c:pt idx="0">
                  <c:v>3.7999999999999999E-2</c:v>
                </c:pt>
                <c:pt idx="1">
                  <c:v>6.5000000000000002E-2</c:v>
                </c:pt>
                <c:pt idx="2">
                  <c:v>0.11700000000000002</c:v>
                </c:pt>
                <c:pt idx="3">
                  <c:v>0.29100000000000031</c:v>
                </c:pt>
                <c:pt idx="4">
                  <c:v>0.33200000000000057</c:v>
                </c:pt>
                <c:pt idx="5">
                  <c:v>0.38700000000000051</c:v>
                </c:pt>
              </c:numCache>
            </c:numRef>
          </c:val>
        </c:ser>
        <c:ser>
          <c:idx val="2"/>
          <c:order val="2"/>
          <c:tx>
            <c:v>CPU_2</c:v>
          </c:tx>
          <c:val>
            <c:numRef>
              <c:f>'Brk8-Col'!$E$93:$E$98</c:f>
              <c:numCache>
                <c:formatCode>0.00</c:formatCode>
                <c:ptCount val="6"/>
                <c:pt idx="0">
                  <c:v>0.222</c:v>
                </c:pt>
                <c:pt idx="1">
                  <c:v>0.54500000000000004</c:v>
                </c:pt>
                <c:pt idx="2">
                  <c:v>0.59799999999999998</c:v>
                </c:pt>
                <c:pt idx="3">
                  <c:v>0.92400000000000004</c:v>
                </c:pt>
                <c:pt idx="4">
                  <c:v>1.327</c:v>
                </c:pt>
                <c:pt idx="5">
                  <c:v>1.26</c:v>
                </c:pt>
              </c:numCache>
            </c:numRef>
          </c:val>
        </c:ser>
        <c:ser>
          <c:idx val="3"/>
          <c:order val="3"/>
          <c:tx>
            <c:v>GPU_2</c:v>
          </c:tx>
          <c:val>
            <c:numRef>
              <c:f>'Brk8-Col'!$F$93:$F$98</c:f>
              <c:numCache>
                <c:formatCode>0.00</c:formatCode>
                <c:ptCount val="6"/>
                <c:pt idx="0">
                  <c:v>4.3999999999999997E-2</c:v>
                </c:pt>
                <c:pt idx="1">
                  <c:v>8.8000000000000064E-2</c:v>
                </c:pt>
                <c:pt idx="2">
                  <c:v>0.14600000000000021</c:v>
                </c:pt>
                <c:pt idx="3">
                  <c:v>0.29700000000000032</c:v>
                </c:pt>
                <c:pt idx="4">
                  <c:v>0.35800000000000032</c:v>
                </c:pt>
                <c:pt idx="5">
                  <c:v>0.4</c:v>
                </c:pt>
              </c:numCache>
            </c:numRef>
          </c:val>
        </c:ser>
        <c:ser>
          <c:idx val="4"/>
          <c:order val="4"/>
          <c:tx>
            <c:v>CPU_4</c:v>
          </c:tx>
          <c:val>
            <c:numRef>
              <c:f>'Brk8-Col'!$E$102:$E$107</c:f>
              <c:numCache>
                <c:formatCode>0.00</c:formatCode>
                <c:ptCount val="6"/>
                <c:pt idx="0">
                  <c:v>0.23200000000000001</c:v>
                </c:pt>
                <c:pt idx="1">
                  <c:v>0.58099999999999996</c:v>
                </c:pt>
                <c:pt idx="2">
                  <c:v>0.79800000000000004</c:v>
                </c:pt>
                <c:pt idx="3">
                  <c:v>1.0429999999999982</c:v>
                </c:pt>
                <c:pt idx="4">
                  <c:v>1.109</c:v>
                </c:pt>
                <c:pt idx="5">
                  <c:v>1.2169999999999979</c:v>
                </c:pt>
              </c:numCache>
            </c:numRef>
          </c:val>
        </c:ser>
        <c:ser>
          <c:idx val="5"/>
          <c:order val="5"/>
          <c:tx>
            <c:v>GPU_4</c:v>
          </c:tx>
          <c:val>
            <c:numRef>
              <c:f>'Brk8-Col'!$F$102:$F$107</c:f>
              <c:numCache>
                <c:formatCode>0.00</c:formatCode>
                <c:ptCount val="6"/>
                <c:pt idx="0">
                  <c:v>4.9000000000000071E-2</c:v>
                </c:pt>
                <c:pt idx="1">
                  <c:v>9.8000000000000184E-2</c:v>
                </c:pt>
                <c:pt idx="2">
                  <c:v>0.15600000000000025</c:v>
                </c:pt>
                <c:pt idx="3">
                  <c:v>0.29900000000000032</c:v>
                </c:pt>
                <c:pt idx="4">
                  <c:v>0.35700000000000032</c:v>
                </c:pt>
                <c:pt idx="5">
                  <c:v>0.42800000000000032</c:v>
                </c:pt>
              </c:numCache>
            </c:numRef>
          </c:val>
        </c:ser>
        <c:ser>
          <c:idx val="6"/>
          <c:order val="6"/>
          <c:tx>
            <c:v>CPU_8</c:v>
          </c:tx>
          <c:val>
            <c:numRef>
              <c:f>'Brk8-Col'!$E$111:$E$116</c:f>
              <c:numCache>
                <c:formatCode>0.00</c:formatCode>
                <c:ptCount val="6"/>
                <c:pt idx="0">
                  <c:v>0.23800000000000004</c:v>
                </c:pt>
                <c:pt idx="1">
                  <c:v>0.46900000000000008</c:v>
                </c:pt>
                <c:pt idx="2">
                  <c:v>0.76200000000000101</c:v>
                </c:pt>
                <c:pt idx="3">
                  <c:v>0.92200000000000004</c:v>
                </c:pt>
                <c:pt idx="4">
                  <c:v>1.548</c:v>
                </c:pt>
                <c:pt idx="5">
                  <c:v>1.444</c:v>
                </c:pt>
              </c:numCache>
            </c:numRef>
          </c:val>
        </c:ser>
        <c:ser>
          <c:idx val="7"/>
          <c:order val="7"/>
          <c:tx>
            <c:v>GPU_8</c:v>
          </c:tx>
          <c:val>
            <c:numRef>
              <c:f>'Brk8-Col'!$F$111:$F$116</c:f>
              <c:numCache>
                <c:formatCode>0.00</c:formatCode>
                <c:ptCount val="6"/>
                <c:pt idx="0">
                  <c:v>0.05</c:v>
                </c:pt>
                <c:pt idx="1">
                  <c:v>9.4000000000000028E-2</c:v>
                </c:pt>
                <c:pt idx="2">
                  <c:v>0.15800000000000025</c:v>
                </c:pt>
                <c:pt idx="3">
                  <c:v>0.30900000000000044</c:v>
                </c:pt>
                <c:pt idx="4">
                  <c:v>0.35300000000000031</c:v>
                </c:pt>
                <c:pt idx="5">
                  <c:v>0.41500000000000031</c:v>
                </c:pt>
              </c:numCache>
            </c:numRef>
          </c:val>
        </c:ser>
        <c:marker val="1"/>
        <c:axId val="73849856"/>
        <c:axId val="74076928"/>
      </c:lineChart>
      <c:dateAx>
        <c:axId val="73849856"/>
        <c:scaling>
          <c:orientation val="minMax"/>
        </c:scaling>
        <c:axPos val="b"/>
        <c:numFmt formatCode="General" sourceLinked="1"/>
        <c:tickLblPos val="nextTo"/>
        <c:crossAx val="74076928"/>
        <c:crosses val="autoZero"/>
        <c:lblOffset val="100"/>
        <c:baseTimeUnit val="years"/>
      </c:dateAx>
      <c:valAx>
        <c:axId val="74076928"/>
        <c:scaling>
          <c:orientation val="minMax"/>
        </c:scaling>
        <c:axPos val="l"/>
        <c:majorGridlines/>
        <c:numFmt formatCode="0.00" sourceLinked="1"/>
        <c:tickLblPos val="nextTo"/>
        <c:crossAx val="73849856"/>
        <c:crosses val="autoZero"/>
        <c:crossBetween val="midCat"/>
      </c:valAx>
      <c:spPr>
        <a:noFill/>
        <a:ln w="25400">
          <a:noFill/>
        </a:ln>
      </c:spPr>
    </c:plotArea>
    <c:legend>
      <c:legendPos val="b"/>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Q4 - </a:t>
            </a:r>
            <a:r>
              <a:rPr lang="pt-BR"/>
              <a:t>ELL - 2 Gauss Points - Coloring </a:t>
            </a:r>
          </a:p>
        </c:rich>
      </c:tx>
    </c:title>
    <c:plotArea>
      <c:layout/>
      <c:lineChart>
        <c:grouping val="standard"/>
        <c:ser>
          <c:idx val="0"/>
          <c:order val="0"/>
          <c:tx>
            <c:v>CPU_1</c:v>
          </c:tx>
          <c:cat>
            <c:numRef>
              <c:f>'Q4-Col'!$A$10:$A$15</c:f>
              <c:numCache>
                <c:formatCode>General</c:formatCode>
                <c:ptCount val="6"/>
                <c:pt idx="0">
                  <c:v>578</c:v>
                </c:pt>
                <c:pt idx="1">
                  <c:v>8450</c:v>
                </c:pt>
                <c:pt idx="2">
                  <c:v>13122</c:v>
                </c:pt>
                <c:pt idx="3">
                  <c:v>18818</c:v>
                </c:pt>
                <c:pt idx="4">
                  <c:v>33282</c:v>
                </c:pt>
                <c:pt idx="5">
                  <c:v>132098</c:v>
                </c:pt>
              </c:numCache>
            </c:numRef>
          </c:cat>
          <c:val>
            <c:numRef>
              <c:f>'Q4-Col'!$E$48:$E$53</c:f>
              <c:numCache>
                <c:formatCode>0.00</c:formatCode>
                <c:ptCount val="6"/>
                <c:pt idx="0">
                  <c:v>4.000000000000007E-3</c:v>
                </c:pt>
                <c:pt idx="1">
                  <c:v>0.05</c:v>
                </c:pt>
                <c:pt idx="2">
                  <c:v>9.2000000000000026E-2</c:v>
                </c:pt>
                <c:pt idx="3">
                  <c:v>0.11</c:v>
                </c:pt>
                <c:pt idx="4">
                  <c:v>0.19800000000000001</c:v>
                </c:pt>
                <c:pt idx="5">
                  <c:v>0.87300000000000089</c:v>
                </c:pt>
              </c:numCache>
            </c:numRef>
          </c:val>
        </c:ser>
        <c:ser>
          <c:idx val="1"/>
          <c:order val="1"/>
          <c:tx>
            <c:v>GPU_1</c:v>
          </c:tx>
          <c:cat>
            <c:numRef>
              <c:f>'Q4-Col'!$A$10:$A$15</c:f>
              <c:numCache>
                <c:formatCode>General</c:formatCode>
                <c:ptCount val="6"/>
                <c:pt idx="0">
                  <c:v>578</c:v>
                </c:pt>
                <c:pt idx="1">
                  <c:v>8450</c:v>
                </c:pt>
                <c:pt idx="2">
                  <c:v>13122</c:v>
                </c:pt>
                <c:pt idx="3">
                  <c:v>18818</c:v>
                </c:pt>
                <c:pt idx="4">
                  <c:v>33282</c:v>
                </c:pt>
                <c:pt idx="5">
                  <c:v>132098</c:v>
                </c:pt>
              </c:numCache>
            </c:numRef>
          </c:cat>
          <c:val>
            <c:numRef>
              <c:f>'Q4-Col'!$F$48:$F$53</c:f>
              <c:numCache>
                <c:formatCode>0.00</c:formatCode>
                <c:ptCount val="6"/>
                <c:pt idx="0">
                  <c:v>6.0000000000000079E-3</c:v>
                </c:pt>
                <c:pt idx="1">
                  <c:v>3.6999999999999998E-2</c:v>
                </c:pt>
                <c:pt idx="2">
                  <c:v>5.3000000000000012E-2</c:v>
                </c:pt>
                <c:pt idx="3">
                  <c:v>7.1999999999999995E-2</c:v>
                </c:pt>
                <c:pt idx="4">
                  <c:v>0.113</c:v>
                </c:pt>
                <c:pt idx="5">
                  <c:v>0.502</c:v>
                </c:pt>
              </c:numCache>
            </c:numRef>
          </c:val>
        </c:ser>
        <c:ser>
          <c:idx val="2"/>
          <c:order val="2"/>
          <c:tx>
            <c:v>CPU_2</c:v>
          </c:tx>
          <c:val>
            <c:numRef>
              <c:f>'Q4-Col'!$E$57:$E$62</c:f>
              <c:numCache>
                <c:formatCode>0.00</c:formatCode>
                <c:ptCount val="6"/>
                <c:pt idx="0">
                  <c:v>2.0000000000000035E-3</c:v>
                </c:pt>
                <c:pt idx="1">
                  <c:v>3.1000000000000041E-2</c:v>
                </c:pt>
                <c:pt idx="2">
                  <c:v>5.3999999999999999E-2</c:v>
                </c:pt>
                <c:pt idx="3">
                  <c:v>7.1999999999999995E-2</c:v>
                </c:pt>
                <c:pt idx="4">
                  <c:v>0.13200000000000001</c:v>
                </c:pt>
                <c:pt idx="5">
                  <c:v>0.60600000000000065</c:v>
                </c:pt>
              </c:numCache>
            </c:numRef>
          </c:val>
        </c:ser>
        <c:ser>
          <c:idx val="3"/>
          <c:order val="3"/>
          <c:tx>
            <c:v>GPU_2</c:v>
          </c:tx>
          <c:val>
            <c:numRef>
              <c:f>'Q4-Col'!$F$57:$F$62</c:f>
              <c:numCache>
                <c:formatCode>0.00</c:formatCode>
                <c:ptCount val="6"/>
                <c:pt idx="0">
                  <c:v>6.0000000000000079E-3</c:v>
                </c:pt>
                <c:pt idx="1">
                  <c:v>3.6999999999999998E-2</c:v>
                </c:pt>
                <c:pt idx="2">
                  <c:v>6.6000000000000003E-2</c:v>
                </c:pt>
                <c:pt idx="3">
                  <c:v>8.5000000000000006E-2</c:v>
                </c:pt>
                <c:pt idx="4">
                  <c:v>0.14700000000000021</c:v>
                </c:pt>
                <c:pt idx="5">
                  <c:v>0.51900000000000002</c:v>
                </c:pt>
              </c:numCache>
            </c:numRef>
          </c:val>
        </c:ser>
        <c:ser>
          <c:idx val="4"/>
          <c:order val="4"/>
          <c:tx>
            <c:v>CPU_4</c:v>
          </c:tx>
          <c:val>
            <c:numRef>
              <c:f>'Q4-Col'!$E$66:$E$71</c:f>
              <c:numCache>
                <c:formatCode>0.00</c:formatCode>
                <c:ptCount val="6"/>
                <c:pt idx="0">
                  <c:v>4.000000000000007E-3</c:v>
                </c:pt>
                <c:pt idx="1">
                  <c:v>3.7999999999999999E-2</c:v>
                </c:pt>
                <c:pt idx="2">
                  <c:v>6.0000000000000032E-2</c:v>
                </c:pt>
                <c:pt idx="3">
                  <c:v>0.1</c:v>
                </c:pt>
                <c:pt idx="4">
                  <c:v>0.14800000000000021</c:v>
                </c:pt>
                <c:pt idx="5">
                  <c:v>0.64700000000000102</c:v>
                </c:pt>
              </c:numCache>
            </c:numRef>
          </c:val>
        </c:ser>
        <c:ser>
          <c:idx val="5"/>
          <c:order val="5"/>
          <c:tx>
            <c:v>GPU_4</c:v>
          </c:tx>
          <c:val>
            <c:numRef>
              <c:f>'Q4-Col'!$F$66:$F$71</c:f>
              <c:numCache>
                <c:formatCode>0.00</c:formatCode>
                <c:ptCount val="6"/>
                <c:pt idx="0">
                  <c:v>6.0000000000000079E-3</c:v>
                </c:pt>
                <c:pt idx="1">
                  <c:v>4.8000000000000001E-2</c:v>
                </c:pt>
                <c:pt idx="2">
                  <c:v>7.0000000000000021E-2</c:v>
                </c:pt>
                <c:pt idx="3">
                  <c:v>0.10700000000000011</c:v>
                </c:pt>
                <c:pt idx="4">
                  <c:v>0.16</c:v>
                </c:pt>
                <c:pt idx="5">
                  <c:v>0.52300000000000002</c:v>
                </c:pt>
              </c:numCache>
            </c:numRef>
          </c:val>
        </c:ser>
        <c:ser>
          <c:idx val="6"/>
          <c:order val="6"/>
          <c:tx>
            <c:v>CPU_8</c:v>
          </c:tx>
          <c:val>
            <c:numRef>
              <c:f>'Q4-Col'!$E$75:$E$80</c:f>
              <c:numCache>
                <c:formatCode>0.00</c:formatCode>
                <c:ptCount val="6"/>
                <c:pt idx="0">
                  <c:v>3.000000000000004E-3</c:v>
                </c:pt>
                <c:pt idx="1">
                  <c:v>4.0000000000000022E-2</c:v>
                </c:pt>
                <c:pt idx="2">
                  <c:v>6.1000000000000013E-2</c:v>
                </c:pt>
                <c:pt idx="3">
                  <c:v>9.0000000000000024E-2</c:v>
                </c:pt>
                <c:pt idx="4">
                  <c:v>0.15100000000000022</c:v>
                </c:pt>
                <c:pt idx="5">
                  <c:v>0.65000000000000113</c:v>
                </c:pt>
              </c:numCache>
            </c:numRef>
          </c:val>
        </c:ser>
        <c:ser>
          <c:idx val="7"/>
          <c:order val="7"/>
          <c:tx>
            <c:v>GPU_8</c:v>
          </c:tx>
          <c:val>
            <c:numRef>
              <c:f>'Q4-Col'!$F$75:$F$80</c:f>
              <c:numCache>
                <c:formatCode>0.00</c:formatCode>
                <c:ptCount val="6"/>
                <c:pt idx="0">
                  <c:v>1.0999999999999998E-2</c:v>
                </c:pt>
                <c:pt idx="1">
                  <c:v>5.1999999999999998E-2</c:v>
                </c:pt>
                <c:pt idx="2">
                  <c:v>6.7000000000000004E-2</c:v>
                </c:pt>
                <c:pt idx="3">
                  <c:v>0.112</c:v>
                </c:pt>
                <c:pt idx="4">
                  <c:v>0.16600000000000001</c:v>
                </c:pt>
                <c:pt idx="5">
                  <c:v>0.56200000000000061</c:v>
                </c:pt>
              </c:numCache>
            </c:numRef>
          </c:val>
        </c:ser>
        <c:marker val="1"/>
        <c:axId val="60197120"/>
        <c:axId val="60211200"/>
      </c:lineChart>
      <c:dateAx>
        <c:axId val="60197120"/>
        <c:scaling>
          <c:orientation val="minMax"/>
        </c:scaling>
        <c:axPos val="b"/>
        <c:numFmt formatCode="General" sourceLinked="1"/>
        <c:tickLblPos val="nextTo"/>
        <c:crossAx val="60211200"/>
        <c:crosses val="autoZero"/>
        <c:lblOffset val="100"/>
        <c:baseTimeUnit val="years"/>
      </c:dateAx>
      <c:valAx>
        <c:axId val="60211200"/>
        <c:scaling>
          <c:orientation val="minMax"/>
        </c:scaling>
        <c:axPos val="l"/>
        <c:majorGridlines/>
        <c:numFmt formatCode="0.00" sourceLinked="1"/>
        <c:tickLblPos val="nextTo"/>
        <c:crossAx val="60197120"/>
        <c:crosses val="autoZero"/>
        <c:crossBetween val="midCat"/>
      </c:valAx>
      <c:spPr>
        <a:noFill/>
        <a:ln w="25400">
          <a:noFill/>
        </a:ln>
      </c:spPr>
    </c:plotArea>
    <c:legend>
      <c:legendPos val="b"/>
    </c:legend>
    <c:plotVisOnly val="1"/>
    <c:dispBlanksAs val="gap"/>
  </c:chart>
  <c:externalData r:id="rId1"/>
</c:chartSpace>
</file>

<file path=word/charts/chart30.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Brick8 - </a:t>
            </a:r>
            <a:r>
              <a:rPr lang="pt-BR"/>
              <a:t>EIG - 2 Gauss Points - No Coloring </a:t>
            </a:r>
          </a:p>
        </c:rich>
      </c:tx>
    </c:title>
    <c:plotArea>
      <c:layout/>
      <c:lineChart>
        <c:grouping val="standard"/>
        <c:ser>
          <c:idx val="0"/>
          <c:order val="0"/>
          <c:tx>
            <c:v>CPU_1</c:v>
          </c:tx>
          <c:cat>
            <c:numRef>
              <c:f>'Brk8-NoCol'!$A$8:$A$13</c:f>
              <c:numCache>
                <c:formatCode>General</c:formatCode>
                <c:ptCount val="6"/>
                <c:pt idx="0">
                  <c:v>2187</c:v>
                </c:pt>
                <c:pt idx="1">
                  <c:v>3993</c:v>
                </c:pt>
                <c:pt idx="2">
                  <c:v>6591</c:v>
                </c:pt>
                <c:pt idx="3">
                  <c:v>14739</c:v>
                </c:pt>
                <c:pt idx="4">
                  <c:v>17496</c:v>
                </c:pt>
                <c:pt idx="5">
                  <c:v>20577</c:v>
                </c:pt>
              </c:numCache>
            </c:numRef>
          </c:cat>
          <c:val>
            <c:numRef>
              <c:f>'Brk8-NoCol'!$E$84:$E$89</c:f>
              <c:numCache>
                <c:formatCode>0.00</c:formatCode>
                <c:ptCount val="6"/>
                <c:pt idx="0">
                  <c:v>0.34800000000000031</c:v>
                </c:pt>
                <c:pt idx="1">
                  <c:v>0.70400000000000063</c:v>
                </c:pt>
                <c:pt idx="2">
                  <c:v>0.76900000000000102</c:v>
                </c:pt>
                <c:pt idx="3">
                  <c:v>1.35</c:v>
                </c:pt>
                <c:pt idx="4">
                  <c:v>1.4429999999999978</c:v>
                </c:pt>
                <c:pt idx="5">
                  <c:v>1.6919999999999982</c:v>
                </c:pt>
              </c:numCache>
            </c:numRef>
          </c:val>
        </c:ser>
        <c:ser>
          <c:idx val="1"/>
          <c:order val="1"/>
          <c:tx>
            <c:v>GPU_1</c:v>
          </c:tx>
          <c:cat>
            <c:numRef>
              <c:f>'Brk8-NoCol'!$A$8:$A$13</c:f>
              <c:numCache>
                <c:formatCode>General</c:formatCode>
                <c:ptCount val="6"/>
                <c:pt idx="0">
                  <c:v>2187</c:v>
                </c:pt>
                <c:pt idx="1">
                  <c:v>3993</c:v>
                </c:pt>
                <c:pt idx="2">
                  <c:v>6591</c:v>
                </c:pt>
                <c:pt idx="3">
                  <c:v>14739</c:v>
                </c:pt>
                <c:pt idx="4">
                  <c:v>17496</c:v>
                </c:pt>
                <c:pt idx="5">
                  <c:v>20577</c:v>
                </c:pt>
              </c:numCache>
            </c:numRef>
          </c:cat>
          <c:val>
            <c:numRef>
              <c:f>'Brk8-NoCol'!$F$84:$F$89</c:f>
              <c:numCache>
                <c:formatCode>0.00</c:formatCode>
                <c:ptCount val="6"/>
                <c:pt idx="0">
                  <c:v>3.500000000000001E-2</c:v>
                </c:pt>
                <c:pt idx="1">
                  <c:v>6.6000000000000003E-2</c:v>
                </c:pt>
                <c:pt idx="2">
                  <c:v>0.114</c:v>
                </c:pt>
                <c:pt idx="3">
                  <c:v>0.27300000000000002</c:v>
                </c:pt>
                <c:pt idx="4">
                  <c:v>0.3180000000000005</c:v>
                </c:pt>
                <c:pt idx="5">
                  <c:v>0.38700000000000051</c:v>
                </c:pt>
              </c:numCache>
            </c:numRef>
          </c:val>
        </c:ser>
        <c:ser>
          <c:idx val="2"/>
          <c:order val="2"/>
          <c:tx>
            <c:v>CPU_2</c:v>
          </c:tx>
          <c:val>
            <c:numRef>
              <c:f>'Brk8-NoCol'!$E$93:$E$98</c:f>
              <c:numCache>
                <c:formatCode>0.00</c:formatCode>
                <c:ptCount val="6"/>
                <c:pt idx="0">
                  <c:v>0.23600000000000004</c:v>
                </c:pt>
                <c:pt idx="1">
                  <c:v>0.57500000000000062</c:v>
                </c:pt>
                <c:pt idx="2">
                  <c:v>0.84500000000000064</c:v>
                </c:pt>
                <c:pt idx="3">
                  <c:v>1.2529999999999979</c:v>
                </c:pt>
                <c:pt idx="4">
                  <c:v>1.1960000000000017</c:v>
                </c:pt>
                <c:pt idx="5">
                  <c:v>1.635</c:v>
                </c:pt>
              </c:numCache>
            </c:numRef>
          </c:val>
        </c:ser>
        <c:ser>
          <c:idx val="3"/>
          <c:order val="3"/>
          <c:tx>
            <c:v>GPU_2</c:v>
          </c:tx>
          <c:val>
            <c:numRef>
              <c:f>'Brk8-NoCol'!$F$93:$F$98</c:f>
              <c:numCache>
                <c:formatCode>0.00</c:formatCode>
                <c:ptCount val="6"/>
                <c:pt idx="0">
                  <c:v>4.5000000000000012E-2</c:v>
                </c:pt>
                <c:pt idx="1">
                  <c:v>7.8000000000000014E-2</c:v>
                </c:pt>
                <c:pt idx="2">
                  <c:v>0.13400000000000001</c:v>
                </c:pt>
                <c:pt idx="3">
                  <c:v>0.28500000000000031</c:v>
                </c:pt>
                <c:pt idx="4">
                  <c:v>0.34200000000000008</c:v>
                </c:pt>
                <c:pt idx="5">
                  <c:v>0.42300000000000032</c:v>
                </c:pt>
              </c:numCache>
            </c:numRef>
          </c:val>
        </c:ser>
        <c:ser>
          <c:idx val="4"/>
          <c:order val="4"/>
          <c:tx>
            <c:v>CPU_4</c:v>
          </c:tx>
          <c:val>
            <c:numRef>
              <c:f>'Brk8-NoCol'!$E$102:$E$107</c:f>
              <c:numCache>
                <c:formatCode>0.00</c:formatCode>
                <c:ptCount val="6"/>
                <c:pt idx="0">
                  <c:v>0.23700000000000004</c:v>
                </c:pt>
                <c:pt idx="1">
                  <c:v>0.56599999999999995</c:v>
                </c:pt>
                <c:pt idx="2">
                  <c:v>0.82500000000000062</c:v>
                </c:pt>
                <c:pt idx="3">
                  <c:v>1.143</c:v>
                </c:pt>
                <c:pt idx="4">
                  <c:v>1.331</c:v>
                </c:pt>
                <c:pt idx="5">
                  <c:v>1.2889999999999981</c:v>
                </c:pt>
              </c:numCache>
            </c:numRef>
          </c:val>
        </c:ser>
        <c:ser>
          <c:idx val="5"/>
          <c:order val="5"/>
          <c:tx>
            <c:v>GPU_4</c:v>
          </c:tx>
          <c:val>
            <c:numRef>
              <c:f>'Brk8-NoCol'!$F$102:$F$107</c:f>
              <c:numCache>
                <c:formatCode>0.00</c:formatCode>
                <c:ptCount val="6"/>
                <c:pt idx="0">
                  <c:v>4.8000000000000001E-2</c:v>
                </c:pt>
                <c:pt idx="1">
                  <c:v>9.6000000000000002E-2</c:v>
                </c:pt>
                <c:pt idx="2">
                  <c:v>0.17200000000000001</c:v>
                </c:pt>
                <c:pt idx="3">
                  <c:v>0.31100000000000044</c:v>
                </c:pt>
                <c:pt idx="4">
                  <c:v>0.36300000000000032</c:v>
                </c:pt>
                <c:pt idx="5">
                  <c:v>0.42500000000000032</c:v>
                </c:pt>
              </c:numCache>
            </c:numRef>
          </c:val>
        </c:ser>
        <c:ser>
          <c:idx val="6"/>
          <c:order val="6"/>
          <c:tx>
            <c:v>CPU_8</c:v>
          </c:tx>
          <c:val>
            <c:numRef>
              <c:f>'Brk8-NoCol'!$E$111:$E$116</c:f>
              <c:numCache>
                <c:formatCode>0.00</c:formatCode>
                <c:ptCount val="6"/>
                <c:pt idx="0">
                  <c:v>0.25800000000000001</c:v>
                </c:pt>
                <c:pt idx="1">
                  <c:v>0.52500000000000002</c:v>
                </c:pt>
                <c:pt idx="2">
                  <c:v>0.87400000000000089</c:v>
                </c:pt>
                <c:pt idx="3">
                  <c:v>0.90400000000000003</c:v>
                </c:pt>
                <c:pt idx="4">
                  <c:v>0.96900000000000064</c:v>
                </c:pt>
                <c:pt idx="5">
                  <c:v>1.4089999999999976</c:v>
                </c:pt>
              </c:numCache>
            </c:numRef>
          </c:val>
        </c:ser>
        <c:ser>
          <c:idx val="7"/>
          <c:order val="7"/>
          <c:tx>
            <c:v>GPU_8</c:v>
          </c:tx>
          <c:val>
            <c:numRef>
              <c:f>'Brk8-NoCol'!$F$111:$F$116</c:f>
              <c:numCache>
                <c:formatCode>0.00</c:formatCode>
                <c:ptCount val="6"/>
                <c:pt idx="0">
                  <c:v>6.0000000000000032E-2</c:v>
                </c:pt>
                <c:pt idx="1">
                  <c:v>0.11700000000000002</c:v>
                </c:pt>
                <c:pt idx="2">
                  <c:v>0.17300000000000001</c:v>
                </c:pt>
                <c:pt idx="3">
                  <c:v>0.31300000000000044</c:v>
                </c:pt>
                <c:pt idx="4">
                  <c:v>0.37000000000000038</c:v>
                </c:pt>
                <c:pt idx="5">
                  <c:v>0.44</c:v>
                </c:pt>
              </c:numCache>
            </c:numRef>
          </c:val>
        </c:ser>
        <c:marker val="1"/>
        <c:axId val="74172288"/>
        <c:axId val="74173824"/>
      </c:lineChart>
      <c:dateAx>
        <c:axId val="74172288"/>
        <c:scaling>
          <c:orientation val="minMax"/>
        </c:scaling>
        <c:axPos val="b"/>
        <c:numFmt formatCode="General" sourceLinked="1"/>
        <c:tickLblPos val="nextTo"/>
        <c:crossAx val="74173824"/>
        <c:crosses val="autoZero"/>
        <c:lblOffset val="100"/>
        <c:baseTimeUnit val="years"/>
      </c:dateAx>
      <c:valAx>
        <c:axId val="74173824"/>
        <c:scaling>
          <c:orientation val="minMax"/>
        </c:scaling>
        <c:axPos val="l"/>
        <c:majorGridlines/>
        <c:numFmt formatCode="0.00" sourceLinked="1"/>
        <c:tickLblPos val="nextTo"/>
        <c:crossAx val="74172288"/>
        <c:crosses val="autoZero"/>
        <c:crossBetween val="midCat"/>
      </c:valAx>
      <c:spPr>
        <a:noFill/>
        <a:ln w="25400">
          <a:noFill/>
        </a:ln>
      </c:spPr>
    </c:plotArea>
    <c:legend>
      <c:legendPos val="b"/>
    </c:legend>
    <c:plotVisOnly val="1"/>
    <c:dispBlanksAs val="gap"/>
  </c:chart>
  <c:externalData r:id="rId1"/>
</c:chartSpace>
</file>

<file path=word/charts/chart31.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Brick8 - </a:t>
            </a:r>
            <a:r>
              <a:rPr lang="pt-BR"/>
              <a:t>CSR - 3 Gauss Points - Coloring </a:t>
            </a:r>
          </a:p>
        </c:rich>
      </c:tx>
    </c:title>
    <c:plotArea>
      <c:layout/>
      <c:lineChart>
        <c:grouping val="standard"/>
        <c:ser>
          <c:idx val="0"/>
          <c:order val="0"/>
          <c:tx>
            <c:v>CPU_1</c:v>
          </c:tx>
          <c:cat>
            <c:numRef>
              <c:f>'Brk8-Col'!$A$8:$A$13</c:f>
              <c:numCache>
                <c:formatCode>General</c:formatCode>
                <c:ptCount val="6"/>
                <c:pt idx="0">
                  <c:v>2187</c:v>
                </c:pt>
                <c:pt idx="1">
                  <c:v>3993</c:v>
                </c:pt>
                <c:pt idx="2">
                  <c:v>6591</c:v>
                </c:pt>
                <c:pt idx="3">
                  <c:v>14739</c:v>
                </c:pt>
                <c:pt idx="4">
                  <c:v>17496</c:v>
                </c:pt>
                <c:pt idx="5">
                  <c:v>20577</c:v>
                </c:pt>
              </c:numCache>
            </c:numRef>
          </c:cat>
          <c:val>
            <c:numRef>
              <c:f>'Brk8-Col'!$M$8:$M$13</c:f>
              <c:numCache>
                <c:formatCode>0.00</c:formatCode>
                <c:ptCount val="6"/>
                <c:pt idx="0">
                  <c:v>0.24300000000000022</c:v>
                </c:pt>
                <c:pt idx="1">
                  <c:v>0.504</c:v>
                </c:pt>
                <c:pt idx="2">
                  <c:v>0.85000000000000064</c:v>
                </c:pt>
                <c:pt idx="3">
                  <c:v>2.0569999999999977</c:v>
                </c:pt>
                <c:pt idx="4">
                  <c:v>2.468</c:v>
                </c:pt>
                <c:pt idx="5">
                  <c:v>2.9389999999999987</c:v>
                </c:pt>
              </c:numCache>
            </c:numRef>
          </c:val>
        </c:ser>
        <c:ser>
          <c:idx val="1"/>
          <c:order val="1"/>
          <c:tx>
            <c:v>GPU_1</c:v>
          </c:tx>
          <c:cat>
            <c:numRef>
              <c:f>'Brk8-Col'!$A$8:$A$13</c:f>
              <c:numCache>
                <c:formatCode>General</c:formatCode>
                <c:ptCount val="6"/>
                <c:pt idx="0">
                  <c:v>2187</c:v>
                </c:pt>
                <c:pt idx="1">
                  <c:v>3993</c:v>
                </c:pt>
                <c:pt idx="2">
                  <c:v>6591</c:v>
                </c:pt>
                <c:pt idx="3">
                  <c:v>14739</c:v>
                </c:pt>
                <c:pt idx="4">
                  <c:v>17496</c:v>
                </c:pt>
                <c:pt idx="5">
                  <c:v>20577</c:v>
                </c:pt>
              </c:numCache>
            </c:numRef>
          </c:cat>
          <c:val>
            <c:numRef>
              <c:f>'Brk8-Col'!$N$8:$N$13</c:f>
              <c:numCache>
                <c:formatCode>0.00</c:formatCode>
                <c:ptCount val="6"/>
                <c:pt idx="0">
                  <c:v>4.3999999999999997E-2</c:v>
                </c:pt>
                <c:pt idx="1">
                  <c:v>7.8000000000000014E-2</c:v>
                </c:pt>
                <c:pt idx="2">
                  <c:v>0.13800000000000001</c:v>
                </c:pt>
                <c:pt idx="3">
                  <c:v>0.30600000000000038</c:v>
                </c:pt>
                <c:pt idx="4">
                  <c:v>0.36100000000000032</c:v>
                </c:pt>
                <c:pt idx="5">
                  <c:v>0.43000000000000038</c:v>
                </c:pt>
              </c:numCache>
            </c:numRef>
          </c:val>
        </c:ser>
        <c:ser>
          <c:idx val="2"/>
          <c:order val="2"/>
          <c:tx>
            <c:v>CPU_2</c:v>
          </c:tx>
          <c:val>
            <c:numRef>
              <c:f>'Brk8-Col'!$M$17:$M$22</c:f>
              <c:numCache>
                <c:formatCode>0.00</c:formatCode>
                <c:ptCount val="6"/>
                <c:pt idx="0">
                  <c:v>0.15500000000000025</c:v>
                </c:pt>
                <c:pt idx="1">
                  <c:v>0.34</c:v>
                </c:pt>
                <c:pt idx="2">
                  <c:v>0.59399999999999997</c:v>
                </c:pt>
                <c:pt idx="3">
                  <c:v>1.5129999999999979</c:v>
                </c:pt>
                <c:pt idx="4">
                  <c:v>1.669</c:v>
                </c:pt>
                <c:pt idx="5">
                  <c:v>2.0209999999999999</c:v>
                </c:pt>
              </c:numCache>
            </c:numRef>
          </c:val>
        </c:ser>
        <c:ser>
          <c:idx val="3"/>
          <c:order val="3"/>
          <c:tx>
            <c:v>GPU_2</c:v>
          </c:tx>
          <c:val>
            <c:numRef>
              <c:f>'Brk8-Col'!$N$17:$N$22</c:f>
              <c:numCache>
                <c:formatCode>0.00</c:formatCode>
                <c:ptCount val="6"/>
                <c:pt idx="0">
                  <c:v>4.3999999999999997E-2</c:v>
                </c:pt>
                <c:pt idx="1">
                  <c:v>8.7000000000000022E-2</c:v>
                </c:pt>
                <c:pt idx="2">
                  <c:v>0.14100000000000001</c:v>
                </c:pt>
                <c:pt idx="3">
                  <c:v>0.34400000000000008</c:v>
                </c:pt>
                <c:pt idx="4">
                  <c:v>0.35900000000000032</c:v>
                </c:pt>
                <c:pt idx="5">
                  <c:v>0.43500000000000044</c:v>
                </c:pt>
              </c:numCache>
            </c:numRef>
          </c:val>
        </c:ser>
        <c:ser>
          <c:idx val="4"/>
          <c:order val="4"/>
          <c:tx>
            <c:v>CPU_4</c:v>
          </c:tx>
          <c:val>
            <c:numRef>
              <c:f>'Brk8-Col'!$M$26:$M$31</c:f>
              <c:numCache>
                <c:formatCode>0.00</c:formatCode>
                <c:ptCount val="6"/>
                <c:pt idx="0">
                  <c:v>0.11700000000000002</c:v>
                </c:pt>
                <c:pt idx="1">
                  <c:v>0.22500000000000001</c:v>
                </c:pt>
                <c:pt idx="2">
                  <c:v>0.38400000000000051</c:v>
                </c:pt>
                <c:pt idx="3">
                  <c:v>0.87000000000000088</c:v>
                </c:pt>
                <c:pt idx="4">
                  <c:v>1.111</c:v>
                </c:pt>
                <c:pt idx="5">
                  <c:v>1.3069999999999982</c:v>
                </c:pt>
              </c:numCache>
            </c:numRef>
          </c:val>
        </c:ser>
        <c:ser>
          <c:idx val="5"/>
          <c:order val="5"/>
          <c:tx>
            <c:v>GPU_4</c:v>
          </c:tx>
          <c:val>
            <c:numRef>
              <c:f>'Brk8-Col'!$N$26:$N$31</c:f>
              <c:numCache>
                <c:formatCode>0.00</c:formatCode>
                <c:ptCount val="6"/>
                <c:pt idx="0">
                  <c:v>5.3000000000000012E-2</c:v>
                </c:pt>
                <c:pt idx="1">
                  <c:v>0.10600000000000002</c:v>
                </c:pt>
                <c:pt idx="2">
                  <c:v>0.16900000000000001</c:v>
                </c:pt>
                <c:pt idx="3">
                  <c:v>0.32300000000000051</c:v>
                </c:pt>
                <c:pt idx="4">
                  <c:v>0.36800000000000038</c:v>
                </c:pt>
                <c:pt idx="5">
                  <c:v>0.443</c:v>
                </c:pt>
              </c:numCache>
            </c:numRef>
          </c:val>
        </c:ser>
        <c:ser>
          <c:idx val="6"/>
          <c:order val="6"/>
          <c:tx>
            <c:v>CPU_8</c:v>
          </c:tx>
          <c:val>
            <c:numRef>
              <c:f>'Brk8-Col'!$M$35:$M$40</c:f>
              <c:numCache>
                <c:formatCode>0.00</c:formatCode>
                <c:ptCount val="6"/>
                <c:pt idx="0">
                  <c:v>0.115</c:v>
                </c:pt>
                <c:pt idx="1">
                  <c:v>0.21800000000000025</c:v>
                </c:pt>
                <c:pt idx="2">
                  <c:v>0.32200000000000051</c:v>
                </c:pt>
                <c:pt idx="3">
                  <c:v>0.74400000000000088</c:v>
                </c:pt>
                <c:pt idx="4">
                  <c:v>0.95100000000000062</c:v>
                </c:pt>
                <c:pt idx="5">
                  <c:v>1.0740000000000001</c:v>
                </c:pt>
              </c:numCache>
            </c:numRef>
          </c:val>
        </c:ser>
        <c:ser>
          <c:idx val="7"/>
          <c:order val="7"/>
          <c:tx>
            <c:v>GPU_8</c:v>
          </c:tx>
          <c:val>
            <c:numRef>
              <c:f>'Brk8-Col'!$N$35:$N$40</c:f>
              <c:numCache>
                <c:formatCode>0.00</c:formatCode>
                <c:ptCount val="6"/>
                <c:pt idx="0">
                  <c:v>6.1000000000000013E-2</c:v>
                </c:pt>
                <c:pt idx="1">
                  <c:v>0.11</c:v>
                </c:pt>
                <c:pt idx="2">
                  <c:v>0.17800000000000021</c:v>
                </c:pt>
                <c:pt idx="3">
                  <c:v>0.31900000000000051</c:v>
                </c:pt>
                <c:pt idx="4">
                  <c:v>0.38200000000000051</c:v>
                </c:pt>
                <c:pt idx="5">
                  <c:v>0.43600000000000044</c:v>
                </c:pt>
              </c:numCache>
            </c:numRef>
          </c:val>
        </c:ser>
        <c:marker val="1"/>
        <c:axId val="74224384"/>
        <c:axId val="74225920"/>
      </c:lineChart>
      <c:dateAx>
        <c:axId val="74224384"/>
        <c:scaling>
          <c:orientation val="minMax"/>
        </c:scaling>
        <c:axPos val="b"/>
        <c:numFmt formatCode="General" sourceLinked="1"/>
        <c:tickLblPos val="nextTo"/>
        <c:crossAx val="74225920"/>
        <c:crosses val="autoZero"/>
        <c:lblOffset val="100"/>
        <c:baseTimeUnit val="years"/>
      </c:dateAx>
      <c:valAx>
        <c:axId val="74225920"/>
        <c:scaling>
          <c:orientation val="minMax"/>
        </c:scaling>
        <c:axPos val="l"/>
        <c:majorGridlines/>
        <c:numFmt formatCode="0.00" sourceLinked="1"/>
        <c:tickLblPos val="nextTo"/>
        <c:crossAx val="74224384"/>
        <c:crosses val="autoZero"/>
        <c:crossBetween val="midCat"/>
      </c:valAx>
      <c:spPr>
        <a:noFill/>
        <a:ln w="25400">
          <a:noFill/>
        </a:ln>
      </c:spPr>
    </c:plotArea>
    <c:legend>
      <c:legendPos val="b"/>
    </c:legend>
    <c:plotVisOnly val="1"/>
    <c:dispBlanksAs val="gap"/>
  </c:chart>
  <c:externalData r:id="rId1"/>
</c:chartSpace>
</file>

<file path=word/charts/chart32.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Brick8 - </a:t>
            </a:r>
            <a:r>
              <a:rPr lang="pt-BR"/>
              <a:t>CSR - 3 Gauss Points - No Coloring </a:t>
            </a:r>
          </a:p>
        </c:rich>
      </c:tx>
    </c:title>
    <c:plotArea>
      <c:layout/>
      <c:lineChart>
        <c:grouping val="standard"/>
        <c:ser>
          <c:idx val="0"/>
          <c:order val="0"/>
          <c:tx>
            <c:v>CPU_1</c:v>
          </c:tx>
          <c:cat>
            <c:numRef>
              <c:f>'Brk8-NoCol'!$A$8:$A$13</c:f>
              <c:numCache>
                <c:formatCode>General</c:formatCode>
                <c:ptCount val="6"/>
                <c:pt idx="0">
                  <c:v>2187</c:v>
                </c:pt>
                <c:pt idx="1">
                  <c:v>3993</c:v>
                </c:pt>
                <c:pt idx="2">
                  <c:v>6591</c:v>
                </c:pt>
                <c:pt idx="3">
                  <c:v>14739</c:v>
                </c:pt>
                <c:pt idx="4">
                  <c:v>17496</c:v>
                </c:pt>
                <c:pt idx="5">
                  <c:v>20577</c:v>
                </c:pt>
              </c:numCache>
            </c:numRef>
          </c:cat>
          <c:val>
            <c:numRef>
              <c:f>'Brk8-NoCol'!$M$8:$M$13</c:f>
              <c:numCache>
                <c:formatCode>0.00</c:formatCode>
                <c:ptCount val="6"/>
                <c:pt idx="0">
                  <c:v>0.26900000000000002</c:v>
                </c:pt>
                <c:pt idx="1">
                  <c:v>0.51400000000000001</c:v>
                </c:pt>
                <c:pt idx="2">
                  <c:v>0.88300000000000001</c:v>
                </c:pt>
                <c:pt idx="3">
                  <c:v>2.0979999999999999</c:v>
                </c:pt>
                <c:pt idx="4">
                  <c:v>2.4670000000000001</c:v>
                </c:pt>
                <c:pt idx="5">
                  <c:v>2.9209999999999998</c:v>
                </c:pt>
              </c:numCache>
            </c:numRef>
          </c:val>
        </c:ser>
        <c:ser>
          <c:idx val="1"/>
          <c:order val="1"/>
          <c:tx>
            <c:v>GPU_1</c:v>
          </c:tx>
          <c:cat>
            <c:numRef>
              <c:f>'Brk8-NoCol'!$A$8:$A$13</c:f>
              <c:numCache>
                <c:formatCode>General</c:formatCode>
                <c:ptCount val="6"/>
                <c:pt idx="0">
                  <c:v>2187</c:v>
                </c:pt>
                <c:pt idx="1">
                  <c:v>3993</c:v>
                </c:pt>
                <c:pt idx="2">
                  <c:v>6591</c:v>
                </c:pt>
                <c:pt idx="3">
                  <c:v>14739</c:v>
                </c:pt>
                <c:pt idx="4">
                  <c:v>17496</c:v>
                </c:pt>
                <c:pt idx="5">
                  <c:v>20577</c:v>
                </c:pt>
              </c:numCache>
            </c:numRef>
          </c:cat>
          <c:val>
            <c:numRef>
              <c:f>'Brk8-NoCol'!$N$8:$N$13</c:f>
              <c:numCache>
                <c:formatCode>0.00</c:formatCode>
                <c:ptCount val="6"/>
                <c:pt idx="0">
                  <c:v>4.2000000000000023E-2</c:v>
                </c:pt>
                <c:pt idx="1">
                  <c:v>8.6000000000000021E-2</c:v>
                </c:pt>
                <c:pt idx="2">
                  <c:v>0.13200000000000001</c:v>
                </c:pt>
                <c:pt idx="3">
                  <c:v>0.33300000000000057</c:v>
                </c:pt>
                <c:pt idx="4">
                  <c:v>0.36400000000000032</c:v>
                </c:pt>
                <c:pt idx="5">
                  <c:v>0.45400000000000001</c:v>
                </c:pt>
              </c:numCache>
            </c:numRef>
          </c:val>
        </c:ser>
        <c:ser>
          <c:idx val="2"/>
          <c:order val="2"/>
          <c:tx>
            <c:v>CPU_2</c:v>
          </c:tx>
          <c:val>
            <c:numRef>
              <c:f>'Brk8-NoCol'!$M$17:$M$22</c:f>
              <c:numCache>
                <c:formatCode>0.00</c:formatCode>
                <c:ptCount val="6"/>
                <c:pt idx="0">
                  <c:v>0.17600000000000021</c:v>
                </c:pt>
                <c:pt idx="1">
                  <c:v>0.35600000000000032</c:v>
                </c:pt>
                <c:pt idx="2">
                  <c:v>0.60000000000000064</c:v>
                </c:pt>
                <c:pt idx="3">
                  <c:v>1.37</c:v>
                </c:pt>
                <c:pt idx="4">
                  <c:v>1.6800000000000017</c:v>
                </c:pt>
                <c:pt idx="5">
                  <c:v>2.0019999999999998</c:v>
                </c:pt>
              </c:numCache>
            </c:numRef>
          </c:val>
        </c:ser>
        <c:ser>
          <c:idx val="3"/>
          <c:order val="3"/>
          <c:tx>
            <c:v>GPU_2</c:v>
          </c:tx>
          <c:val>
            <c:numRef>
              <c:f>'Brk8-NoCol'!$N$17:$N$22</c:f>
              <c:numCache>
                <c:formatCode>0.00</c:formatCode>
                <c:ptCount val="6"/>
                <c:pt idx="0">
                  <c:v>4.8000000000000001E-2</c:v>
                </c:pt>
                <c:pt idx="1">
                  <c:v>8.6000000000000021E-2</c:v>
                </c:pt>
                <c:pt idx="2">
                  <c:v>0.15500000000000025</c:v>
                </c:pt>
                <c:pt idx="3">
                  <c:v>0.3170000000000005</c:v>
                </c:pt>
                <c:pt idx="4">
                  <c:v>0.35700000000000032</c:v>
                </c:pt>
                <c:pt idx="5">
                  <c:v>0.43900000000000045</c:v>
                </c:pt>
              </c:numCache>
            </c:numRef>
          </c:val>
        </c:ser>
        <c:ser>
          <c:idx val="4"/>
          <c:order val="4"/>
          <c:tx>
            <c:v>CPU_4</c:v>
          </c:tx>
          <c:val>
            <c:numRef>
              <c:f>'Brk8-NoCol'!$M$26:$M$31</c:f>
              <c:numCache>
                <c:formatCode>0.00</c:formatCode>
                <c:ptCount val="6"/>
                <c:pt idx="0">
                  <c:v>0.11700000000000002</c:v>
                </c:pt>
                <c:pt idx="1">
                  <c:v>0.23600000000000004</c:v>
                </c:pt>
                <c:pt idx="2">
                  <c:v>0.39600000000000057</c:v>
                </c:pt>
                <c:pt idx="3">
                  <c:v>0.88900000000000001</c:v>
                </c:pt>
                <c:pt idx="4">
                  <c:v>1.0980000000000001</c:v>
                </c:pt>
                <c:pt idx="5">
                  <c:v>1.27</c:v>
                </c:pt>
              </c:numCache>
            </c:numRef>
          </c:val>
        </c:ser>
        <c:ser>
          <c:idx val="5"/>
          <c:order val="5"/>
          <c:tx>
            <c:v>GPU_4</c:v>
          </c:tx>
          <c:val>
            <c:numRef>
              <c:f>'Brk8-NoCol'!$N$26:$N$31</c:f>
              <c:numCache>
                <c:formatCode>0.00</c:formatCode>
                <c:ptCount val="6"/>
                <c:pt idx="0">
                  <c:v>5.3000000000000012E-2</c:v>
                </c:pt>
                <c:pt idx="1">
                  <c:v>9.8000000000000184E-2</c:v>
                </c:pt>
                <c:pt idx="2">
                  <c:v>0.16500000000000001</c:v>
                </c:pt>
                <c:pt idx="3">
                  <c:v>0.3160000000000005</c:v>
                </c:pt>
                <c:pt idx="4">
                  <c:v>0.36100000000000032</c:v>
                </c:pt>
                <c:pt idx="5">
                  <c:v>0.45300000000000001</c:v>
                </c:pt>
              </c:numCache>
            </c:numRef>
          </c:val>
        </c:ser>
        <c:ser>
          <c:idx val="6"/>
          <c:order val="6"/>
          <c:tx>
            <c:v>CPU_8</c:v>
          </c:tx>
          <c:val>
            <c:numRef>
              <c:f>'Brk8-NoCol'!$M$35:$M$40</c:f>
              <c:numCache>
                <c:formatCode>0.00</c:formatCode>
                <c:ptCount val="6"/>
                <c:pt idx="0">
                  <c:v>0.13500000000000001</c:v>
                </c:pt>
                <c:pt idx="1">
                  <c:v>0.21300000000000022</c:v>
                </c:pt>
                <c:pt idx="2">
                  <c:v>0.32800000000000051</c:v>
                </c:pt>
                <c:pt idx="3">
                  <c:v>0.80400000000000005</c:v>
                </c:pt>
                <c:pt idx="4">
                  <c:v>0.93</c:v>
                </c:pt>
                <c:pt idx="5">
                  <c:v>1.0920000000000001</c:v>
                </c:pt>
              </c:numCache>
            </c:numRef>
          </c:val>
        </c:ser>
        <c:ser>
          <c:idx val="7"/>
          <c:order val="7"/>
          <c:tx>
            <c:v>GPU_8</c:v>
          </c:tx>
          <c:val>
            <c:numRef>
              <c:f>'Brk8-NoCol'!$N$35:$N$40</c:f>
              <c:numCache>
                <c:formatCode>0.00</c:formatCode>
                <c:ptCount val="6"/>
                <c:pt idx="0">
                  <c:v>6.0000000000000032E-2</c:v>
                </c:pt>
                <c:pt idx="1">
                  <c:v>0.11600000000000002</c:v>
                </c:pt>
                <c:pt idx="2">
                  <c:v>0.16500000000000001</c:v>
                </c:pt>
                <c:pt idx="3">
                  <c:v>0.33000000000000057</c:v>
                </c:pt>
                <c:pt idx="4">
                  <c:v>0.36400000000000032</c:v>
                </c:pt>
                <c:pt idx="5">
                  <c:v>0.44900000000000001</c:v>
                </c:pt>
              </c:numCache>
            </c:numRef>
          </c:val>
        </c:ser>
        <c:marker val="1"/>
        <c:axId val="79175040"/>
        <c:axId val="79189120"/>
      </c:lineChart>
      <c:dateAx>
        <c:axId val="79175040"/>
        <c:scaling>
          <c:orientation val="minMax"/>
        </c:scaling>
        <c:axPos val="b"/>
        <c:numFmt formatCode="General" sourceLinked="1"/>
        <c:tickLblPos val="nextTo"/>
        <c:crossAx val="79189120"/>
        <c:crosses val="autoZero"/>
        <c:lblOffset val="100"/>
        <c:baseTimeUnit val="years"/>
      </c:dateAx>
      <c:valAx>
        <c:axId val="79189120"/>
        <c:scaling>
          <c:orientation val="minMax"/>
        </c:scaling>
        <c:axPos val="l"/>
        <c:majorGridlines/>
        <c:numFmt formatCode="0.00" sourceLinked="1"/>
        <c:tickLblPos val="nextTo"/>
        <c:crossAx val="79175040"/>
        <c:crosses val="autoZero"/>
        <c:crossBetween val="midCat"/>
      </c:valAx>
      <c:spPr>
        <a:noFill/>
        <a:ln w="25400">
          <a:noFill/>
        </a:ln>
      </c:spPr>
    </c:plotArea>
    <c:legend>
      <c:legendPos val="b"/>
    </c:legend>
    <c:plotVisOnly val="1"/>
    <c:dispBlanksAs val="gap"/>
  </c:chart>
  <c:externalData r:id="rId1"/>
</c:chartSpace>
</file>

<file path=word/charts/chart33.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Brick8 - </a:t>
            </a:r>
            <a:r>
              <a:rPr lang="pt-BR"/>
              <a:t>ELL - 3 Gauss Points - Coloring </a:t>
            </a:r>
          </a:p>
        </c:rich>
      </c:tx>
    </c:title>
    <c:plotArea>
      <c:layout/>
      <c:lineChart>
        <c:grouping val="standard"/>
        <c:ser>
          <c:idx val="0"/>
          <c:order val="0"/>
          <c:tx>
            <c:v>CPU_1</c:v>
          </c:tx>
          <c:cat>
            <c:numRef>
              <c:f>'Brk8-Col'!$A$8:$A$13</c:f>
              <c:numCache>
                <c:formatCode>General</c:formatCode>
                <c:ptCount val="6"/>
                <c:pt idx="0">
                  <c:v>2187</c:v>
                </c:pt>
                <c:pt idx="1">
                  <c:v>3993</c:v>
                </c:pt>
                <c:pt idx="2">
                  <c:v>6591</c:v>
                </c:pt>
                <c:pt idx="3">
                  <c:v>14739</c:v>
                </c:pt>
                <c:pt idx="4">
                  <c:v>17496</c:v>
                </c:pt>
                <c:pt idx="5">
                  <c:v>20577</c:v>
                </c:pt>
              </c:numCache>
            </c:numRef>
          </c:cat>
          <c:val>
            <c:numRef>
              <c:f>'Brk8-Col'!$M$46:$M$51</c:f>
              <c:numCache>
                <c:formatCode>0.00</c:formatCode>
                <c:ptCount val="6"/>
                <c:pt idx="0">
                  <c:v>0.28100000000000008</c:v>
                </c:pt>
                <c:pt idx="1">
                  <c:v>0.53100000000000003</c:v>
                </c:pt>
                <c:pt idx="2">
                  <c:v>1.131</c:v>
                </c:pt>
                <c:pt idx="3">
                  <c:v>2.1800000000000002</c:v>
                </c:pt>
                <c:pt idx="4">
                  <c:v>2.6349999999999998</c:v>
                </c:pt>
                <c:pt idx="5">
                  <c:v>3.1070000000000002</c:v>
                </c:pt>
              </c:numCache>
            </c:numRef>
          </c:val>
        </c:ser>
        <c:ser>
          <c:idx val="1"/>
          <c:order val="1"/>
          <c:tx>
            <c:v>GPU_1</c:v>
          </c:tx>
          <c:cat>
            <c:numRef>
              <c:f>'Brk8-Col'!$A$8:$A$13</c:f>
              <c:numCache>
                <c:formatCode>General</c:formatCode>
                <c:ptCount val="6"/>
                <c:pt idx="0">
                  <c:v>2187</c:v>
                </c:pt>
                <c:pt idx="1">
                  <c:v>3993</c:v>
                </c:pt>
                <c:pt idx="2">
                  <c:v>6591</c:v>
                </c:pt>
                <c:pt idx="3">
                  <c:v>14739</c:v>
                </c:pt>
                <c:pt idx="4">
                  <c:v>17496</c:v>
                </c:pt>
                <c:pt idx="5">
                  <c:v>20577</c:v>
                </c:pt>
              </c:numCache>
            </c:numRef>
          </c:cat>
          <c:val>
            <c:numRef>
              <c:f>'Brk8-Col'!$N$46:$N$51</c:f>
              <c:numCache>
                <c:formatCode>0.00</c:formatCode>
                <c:ptCount val="6"/>
                <c:pt idx="0">
                  <c:v>5.8000000000000003E-2</c:v>
                </c:pt>
                <c:pt idx="1">
                  <c:v>0.11</c:v>
                </c:pt>
                <c:pt idx="2">
                  <c:v>0.17600000000000021</c:v>
                </c:pt>
                <c:pt idx="3">
                  <c:v>0.442</c:v>
                </c:pt>
                <c:pt idx="4">
                  <c:v>0.5</c:v>
                </c:pt>
                <c:pt idx="5">
                  <c:v>0.60300000000000065</c:v>
                </c:pt>
              </c:numCache>
            </c:numRef>
          </c:val>
        </c:ser>
        <c:ser>
          <c:idx val="2"/>
          <c:order val="2"/>
          <c:tx>
            <c:v>CPU_2</c:v>
          </c:tx>
          <c:val>
            <c:numRef>
              <c:f>'Brk8-Col'!$M$55:$M$60</c:f>
              <c:numCache>
                <c:formatCode>0.00</c:formatCode>
                <c:ptCount val="6"/>
                <c:pt idx="0">
                  <c:v>0.20400000000000001</c:v>
                </c:pt>
                <c:pt idx="1">
                  <c:v>0.36900000000000038</c:v>
                </c:pt>
                <c:pt idx="2">
                  <c:v>0.629000000000001</c:v>
                </c:pt>
                <c:pt idx="3">
                  <c:v>1.5840000000000001</c:v>
                </c:pt>
                <c:pt idx="4">
                  <c:v>1.8859999999999979</c:v>
                </c:pt>
                <c:pt idx="5">
                  <c:v>2.3049999999999997</c:v>
                </c:pt>
              </c:numCache>
            </c:numRef>
          </c:val>
        </c:ser>
        <c:ser>
          <c:idx val="3"/>
          <c:order val="3"/>
          <c:tx>
            <c:v>GPU_2</c:v>
          </c:tx>
          <c:val>
            <c:numRef>
              <c:f>'Brk8-Col'!$N$55:$N$60</c:f>
              <c:numCache>
                <c:formatCode>0.00</c:formatCode>
                <c:ptCount val="6"/>
                <c:pt idx="0">
                  <c:v>6.6000000000000003E-2</c:v>
                </c:pt>
                <c:pt idx="1">
                  <c:v>0.129</c:v>
                </c:pt>
                <c:pt idx="2">
                  <c:v>0.18700000000000025</c:v>
                </c:pt>
                <c:pt idx="3">
                  <c:v>0.43900000000000045</c:v>
                </c:pt>
                <c:pt idx="4">
                  <c:v>0.50800000000000001</c:v>
                </c:pt>
                <c:pt idx="5">
                  <c:v>0.59399999999999997</c:v>
                </c:pt>
              </c:numCache>
            </c:numRef>
          </c:val>
        </c:ser>
        <c:ser>
          <c:idx val="4"/>
          <c:order val="4"/>
          <c:tx>
            <c:v>CPU_4</c:v>
          </c:tx>
          <c:val>
            <c:numRef>
              <c:f>'Brk8-Col'!$M$64:$M$69</c:f>
              <c:numCache>
                <c:formatCode>0.00</c:formatCode>
                <c:ptCount val="6"/>
                <c:pt idx="0">
                  <c:v>0.13600000000000001</c:v>
                </c:pt>
                <c:pt idx="1">
                  <c:v>0.24200000000000021</c:v>
                </c:pt>
                <c:pt idx="2">
                  <c:v>0.38400000000000051</c:v>
                </c:pt>
                <c:pt idx="3">
                  <c:v>0.876000000000001</c:v>
                </c:pt>
                <c:pt idx="4">
                  <c:v>1.08</c:v>
                </c:pt>
                <c:pt idx="5">
                  <c:v>1.3089999999999982</c:v>
                </c:pt>
              </c:numCache>
            </c:numRef>
          </c:val>
        </c:ser>
        <c:ser>
          <c:idx val="5"/>
          <c:order val="5"/>
          <c:tx>
            <c:v>GPU_4</c:v>
          </c:tx>
          <c:val>
            <c:numRef>
              <c:f>'Brk8-Col'!$N$64:$N$69</c:f>
              <c:numCache>
                <c:formatCode>0.00</c:formatCode>
                <c:ptCount val="6"/>
                <c:pt idx="0">
                  <c:v>7.8000000000000014E-2</c:v>
                </c:pt>
                <c:pt idx="1">
                  <c:v>0.14100000000000001</c:v>
                </c:pt>
                <c:pt idx="2">
                  <c:v>0.21600000000000022</c:v>
                </c:pt>
                <c:pt idx="3">
                  <c:v>0.43100000000000038</c:v>
                </c:pt>
                <c:pt idx="4">
                  <c:v>0.51600000000000001</c:v>
                </c:pt>
                <c:pt idx="5">
                  <c:v>0.59799999999999998</c:v>
                </c:pt>
              </c:numCache>
            </c:numRef>
          </c:val>
        </c:ser>
        <c:ser>
          <c:idx val="6"/>
          <c:order val="6"/>
          <c:tx>
            <c:v>CPU_8</c:v>
          </c:tx>
          <c:val>
            <c:numRef>
              <c:f>'Brk8-Col'!$M$73:$M$78</c:f>
              <c:numCache>
                <c:formatCode>0.00</c:formatCode>
                <c:ptCount val="6"/>
                <c:pt idx="0">
                  <c:v>0.11899999999999998</c:v>
                </c:pt>
                <c:pt idx="1">
                  <c:v>0.20100000000000001</c:v>
                </c:pt>
                <c:pt idx="2">
                  <c:v>0.35000000000000031</c:v>
                </c:pt>
                <c:pt idx="3">
                  <c:v>0.79800000000000004</c:v>
                </c:pt>
                <c:pt idx="4">
                  <c:v>0.97600000000000064</c:v>
                </c:pt>
                <c:pt idx="5">
                  <c:v>1.1850000000000001</c:v>
                </c:pt>
              </c:numCache>
            </c:numRef>
          </c:val>
        </c:ser>
        <c:ser>
          <c:idx val="7"/>
          <c:order val="7"/>
          <c:tx>
            <c:v>GPU_8</c:v>
          </c:tx>
          <c:val>
            <c:numRef>
              <c:f>'Brk8-Col'!$N$73:$N$78</c:f>
              <c:numCache>
                <c:formatCode>0.00</c:formatCode>
                <c:ptCount val="6"/>
                <c:pt idx="0">
                  <c:v>8.4000000000000047E-2</c:v>
                </c:pt>
                <c:pt idx="1">
                  <c:v>0.14700000000000021</c:v>
                </c:pt>
                <c:pt idx="2">
                  <c:v>0.21000000000000021</c:v>
                </c:pt>
                <c:pt idx="3">
                  <c:v>0.45100000000000001</c:v>
                </c:pt>
                <c:pt idx="4">
                  <c:v>0.52600000000000002</c:v>
                </c:pt>
                <c:pt idx="5">
                  <c:v>0.58899999999999997</c:v>
                </c:pt>
              </c:numCache>
            </c:numRef>
          </c:val>
        </c:ser>
        <c:marker val="1"/>
        <c:axId val="82843904"/>
        <c:axId val="82862080"/>
      </c:lineChart>
      <c:dateAx>
        <c:axId val="82843904"/>
        <c:scaling>
          <c:orientation val="minMax"/>
        </c:scaling>
        <c:axPos val="b"/>
        <c:numFmt formatCode="General" sourceLinked="1"/>
        <c:tickLblPos val="nextTo"/>
        <c:crossAx val="82862080"/>
        <c:crosses val="autoZero"/>
        <c:lblOffset val="100"/>
        <c:baseTimeUnit val="years"/>
      </c:dateAx>
      <c:valAx>
        <c:axId val="82862080"/>
        <c:scaling>
          <c:orientation val="minMax"/>
        </c:scaling>
        <c:axPos val="l"/>
        <c:majorGridlines/>
        <c:numFmt formatCode="0.00" sourceLinked="1"/>
        <c:tickLblPos val="nextTo"/>
        <c:crossAx val="82843904"/>
        <c:crosses val="autoZero"/>
        <c:crossBetween val="midCat"/>
      </c:valAx>
      <c:spPr>
        <a:noFill/>
        <a:ln w="25400">
          <a:noFill/>
        </a:ln>
      </c:spPr>
    </c:plotArea>
    <c:legend>
      <c:legendPos val="b"/>
    </c:legend>
    <c:plotVisOnly val="1"/>
    <c:dispBlanksAs val="gap"/>
  </c:chart>
  <c:externalData r:id="rId1"/>
</c:chartSpace>
</file>

<file path=word/charts/chart34.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Brick8 - </a:t>
            </a:r>
            <a:r>
              <a:rPr lang="pt-BR"/>
              <a:t>ELL - 3 Gauss Points - No Coloring </a:t>
            </a:r>
          </a:p>
        </c:rich>
      </c:tx>
    </c:title>
    <c:plotArea>
      <c:layout/>
      <c:lineChart>
        <c:grouping val="standard"/>
        <c:ser>
          <c:idx val="0"/>
          <c:order val="0"/>
          <c:tx>
            <c:v>CPU_1</c:v>
          </c:tx>
          <c:cat>
            <c:numRef>
              <c:f>'Brk8-NoCol'!$A$8:$A$13</c:f>
              <c:numCache>
                <c:formatCode>General</c:formatCode>
                <c:ptCount val="6"/>
                <c:pt idx="0">
                  <c:v>2187</c:v>
                </c:pt>
                <c:pt idx="1">
                  <c:v>3993</c:v>
                </c:pt>
                <c:pt idx="2">
                  <c:v>6591</c:v>
                </c:pt>
                <c:pt idx="3">
                  <c:v>14739</c:v>
                </c:pt>
                <c:pt idx="4">
                  <c:v>17496</c:v>
                </c:pt>
                <c:pt idx="5">
                  <c:v>20577</c:v>
                </c:pt>
              </c:numCache>
            </c:numRef>
          </c:cat>
          <c:val>
            <c:numRef>
              <c:f>'Brk8-NoCol'!$M$46:$M$51</c:f>
              <c:numCache>
                <c:formatCode>0.00</c:formatCode>
                <c:ptCount val="6"/>
                <c:pt idx="0">
                  <c:v>0.26900000000000002</c:v>
                </c:pt>
                <c:pt idx="1">
                  <c:v>0.52900000000000003</c:v>
                </c:pt>
                <c:pt idx="2">
                  <c:v>0.96200000000000063</c:v>
                </c:pt>
                <c:pt idx="3">
                  <c:v>2.1680000000000001</c:v>
                </c:pt>
                <c:pt idx="4">
                  <c:v>2.6480000000000001</c:v>
                </c:pt>
                <c:pt idx="5">
                  <c:v>3.1559999999999997</c:v>
                </c:pt>
              </c:numCache>
            </c:numRef>
          </c:val>
        </c:ser>
        <c:ser>
          <c:idx val="1"/>
          <c:order val="1"/>
          <c:tx>
            <c:v>GPU_1</c:v>
          </c:tx>
          <c:cat>
            <c:numRef>
              <c:f>'Brk8-NoCol'!$A$8:$A$13</c:f>
              <c:numCache>
                <c:formatCode>General</c:formatCode>
                <c:ptCount val="6"/>
                <c:pt idx="0">
                  <c:v>2187</c:v>
                </c:pt>
                <c:pt idx="1">
                  <c:v>3993</c:v>
                </c:pt>
                <c:pt idx="2">
                  <c:v>6591</c:v>
                </c:pt>
                <c:pt idx="3">
                  <c:v>14739</c:v>
                </c:pt>
                <c:pt idx="4">
                  <c:v>17496</c:v>
                </c:pt>
                <c:pt idx="5">
                  <c:v>20577</c:v>
                </c:pt>
              </c:numCache>
            </c:numRef>
          </c:cat>
          <c:val>
            <c:numRef>
              <c:f>'Brk8-NoCol'!$N$46:$N$51</c:f>
              <c:numCache>
                <c:formatCode>0.00</c:formatCode>
                <c:ptCount val="6"/>
                <c:pt idx="0">
                  <c:v>5.7000000000000023E-2</c:v>
                </c:pt>
                <c:pt idx="1">
                  <c:v>0.10700000000000011</c:v>
                </c:pt>
                <c:pt idx="2">
                  <c:v>0.17100000000000001</c:v>
                </c:pt>
                <c:pt idx="3">
                  <c:v>0.41200000000000031</c:v>
                </c:pt>
                <c:pt idx="4">
                  <c:v>0.51900000000000002</c:v>
                </c:pt>
                <c:pt idx="5">
                  <c:v>0.64600000000000102</c:v>
                </c:pt>
              </c:numCache>
            </c:numRef>
          </c:val>
        </c:ser>
        <c:ser>
          <c:idx val="2"/>
          <c:order val="2"/>
          <c:tx>
            <c:v>CPU_2</c:v>
          </c:tx>
          <c:val>
            <c:numRef>
              <c:f>'Brk8-NoCol'!$M$55:$M$60</c:f>
              <c:numCache>
                <c:formatCode>0.00</c:formatCode>
                <c:ptCount val="6"/>
                <c:pt idx="0">
                  <c:v>0.18900000000000025</c:v>
                </c:pt>
                <c:pt idx="1">
                  <c:v>0.42500000000000032</c:v>
                </c:pt>
                <c:pt idx="2">
                  <c:v>0.69299999999999995</c:v>
                </c:pt>
                <c:pt idx="3">
                  <c:v>1.5129999999999979</c:v>
                </c:pt>
                <c:pt idx="4">
                  <c:v>1.863</c:v>
                </c:pt>
                <c:pt idx="5">
                  <c:v>2.165</c:v>
                </c:pt>
              </c:numCache>
            </c:numRef>
          </c:val>
        </c:ser>
        <c:ser>
          <c:idx val="3"/>
          <c:order val="3"/>
          <c:tx>
            <c:v>GPU_2</c:v>
          </c:tx>
          <c:val>
            <c:numRef>
              <c:f>'Brk8-NoCol'!$N$55:$N$60</c:f>
              <c:numCache>
                <c:formatCode>0.00</c:formatCode>
                <c:ptCount val="6"/>
                <c:pt idx="0">
                  <c:v>7.0999999999999994E-2</c:v>
                </c:pt>
                <c:pt idx="1">
                  <c:v>0.12000000000000002</c:v>
                </c:pt>
                <c:pt idx="2">
                  <c:v>0.19700000000000001</c:v>
                </c:pt>
                <c:pt idx="3">
                  <c:v>0.41400000000000031</c:v>
                </c:pt>
                <c:pt idx="4">
                  <c:v>0.52</c:v>
                </c:pt>
                <c:pt idx="5">
                  <c:v>0.59699999999999998</c:v>
                </c:pt>
              </c:numCache>
            </c:numRef>
          </c:val>
        </c:ser>
        <c:ser>
          <c:idx val="4"/>
          <c:order val="4"/>
          <c:tx>
            <c:v>CPU_4</c:v>
          </c:tx>
          <c:val>
            <c:numRef>
              <c:f>'Brk8-NoCol'!$M$64:$M$69</c:f>
              <c:numCache>
                <c:formatCode>0.00</c:formatCode>
                <c:ptCount val="6"/>
                <c:pt idx="0">
                  <c:v>0.126</c:v>
                </c:pt>
                <c:pt idx="1">
                  <c:v>0.221</c:v>
                </c:pt>
                <c:pt idx="2">
                  <c:v>0.37600000000000044</c:v>
                </c:pt>
                <c:pt idx="3">
                  <c:v>0.90200000000000002</c:v>
                </c:pt>
                <c:pt idx="4">
                  <c:v>1.079</c:v>
                </c:pt>
                <c:pt idx="5">
                  <c:v>1.292</c:v>
                </c:pt>
              </c:numCache>
            </c:numRef>
          </c:val>
        </c:ser>
        <c:ser>
          <c:idx val="5"/>
          <c:order val="5"/>
          <c:tx>
            <c:v>GPU_4</c:v>
          </c:tx>
          <c:val>
            <c:numRef>
              <c:f>'Brk8-NoCol'!$N$64:$N$69</c:f>
              <c:numCache>
                <c:formatCode>0.00</c:formatCode>
                <c:ptCount val="6"/>
                <c:pt idx="0">
                  <c:v>7.0000000000000021E-2</c:v>
                </c:pt>
                <c:pt idx="1">
                  <c:v>0.14000000000000001</c:v>
                </c:pt>
                <c:pt idx="2">
                  <c:v>0.20800000000000021</c:v>
                </c:pt>
                <c:pt idx="3">
                  <c:v>0.44</c:v>
                </c:pt>
                <c:pt idx="4">
                  <c:v>0.50700000000000001</c:v>
                </c:pt>
                <c:pt idx="5">
                  <c:v>0.60300000000000065</c:v>
                </c:pt>
              </c:numCache>
            </c:numRef>
          </c:val>
        </c:ser>
        <c:ser>
          <c:idx val="6"/>
          <c:order val="6"/>
          <c:tx>
            <c:v>CPU_8</c:v>
          </c:tx>
          <c:val>
            <c:numRef>
              <c:f>'Brk8-NoCol'!$M$73:$M$78</c:f>
              <c:numCache>
                <c:formatCode>0.00</c:formatCode>
                <c:ptCount val="6"/>
                <c:pt idx="0">
                  <c:v>0.126</c:v>
                </c:pt>
                <c:pt idx="1">
                  <c:v>0.20200000000000001</c:v>
                </c:pt>
                <c:pt idx="2">
                  <c:v>0.38300000000000051</c:v>
                </c:pt>
                <c:pt idx="3">
                  <c:v>0.81299999999999994</c:v>
                </c:pt>
                <c:pt idx="4">
                  <c:v>0.95700000000000063</c:v>
                </c:pt>
                <c:pt idx="5">
                  <c:v>1.1599999999999981</c:v>
                </c:pt>
              </c:numCache>
            </c:numRef>
          </c:val>
        </c:ser>
        <c:ser>
          <c:idx val="7"/>
          <c:order val="7"/>
          <c:tx>
            <c:v>GPU_8</c:v>
          </c:tx>
          <c:val>
            <c:numRef>
              <c:f>'Brk8-NoCol'!$N$73:$N$78</c:f>
              <c:numCache>
                <c:formatCode>0.00</c:formatCode>
                <c:ptCount val="6"/>
                <c:pt idx="0">
                  <c:v>8.2000000000000003E-2</c:v>
                </c:pt>
                <c:pt idx="1">
                  <c:v>0.14600000000000021</c:v>
                </c:pt>
                <c:pt idx="2">
                  <c:v>0.22900000000000001</c:v>
                </c:pt>
                <c:pt idx="3">
                  <c:v>0.442</c:v>
                </c:pt>
                <c:pt idx="4">
                  <c:v>0.52100000000000002</c:v>
                </c:pt>
                <c:pt idx="5">
                  <c:v>0.60900000000000065</c:v>
                </c:pt>
              </c:numCache>
            </c:numRef>
          </c:val>
        </c:ser>
        <c:marker val="1"/>
        <c:axId val="82900096"/>
        <c:axId val="82901632"/>
      </c:lineChart>
      <c:dateAx>
        <c:axId val="82900096"/>
        <c:scaling>
          <c:orientation val="minMax"/>
        </c:scaling>
        <c:axPos val="b"/>
        <c:numFmt formatCode="General" sourceLinked="1"/>
        <c:tickLblPos val="nextTo"/>
        <c:crossAx val="82901632"/>
        <c:crosses val="autoZero"/>
        <c:lblOffset val="100"/>
        <c:baseTimeUnit val="years"/>
      </c:dateAx>
      <c:valAx>
        <c:axId val="82901632"/>
        <c:scaling>
          <c:orientation val="minMax"/>
        </c:scaling>
        <c:axPos val="l"/>
        <c:majorGridlines/>
        <c:numFmt formatCode="0.00" sourceLinked="1"/>
        <c:tickLblPos val="nextTo"/>
        <c:crossAx val="82900096"/>
        <c:crosses val="autoZero"/>
        <c:crossBetween val="midCat"/>
      </c:valAx>
      <c:spPr>
        <a:noFill/>
        <a:ln w="25400">
          <a:noFill/>
        </a:ln>
      </c:spPr>
    </c:plotArea>
    <c:legend>
      <c:legendPos val="b"/>
    </c:legend>
    <c:plotVisOnly val="1"/>
    <c:dispBlanksAs val="gap"/>
  </c:chart>
  <c:externalData r:id="rId1"/>
</c:chartSpace>
</file>

<file path=word/charts/chart35.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Brick8 - </a:t>
            </a:r>
            <a:r>
              <a:rPr lang="pt-BR"/>
              <a:t>EIG - 3 Gauss Points - Coloring </a:t>
            </a:r>
          </a:p>
        </c:rich>
      </c:tx>
    </c:title>
    <c:plotArea>
      <c:layout/>
      <c:lineChart>
        <c:grouping val="standard"/>
        <c:ser>
          <c:idx val="0"/>
          <c:order val="0"/>
          <c:tx>
            <c:v>CPU_1</c:v>
          </c:tx>
          <c:cat>
            <c:numRef>
              <c:f>'Brk8-Col'!$A$8:$A$13</c:f>
              <c:numCache>
                <c:formatCode>General</c:formatCode>
                <c:ptCount val="6"/>
                <c:pt idx="0">
                  <c:v>2187</c:v>
                </c:pt>
                <c:pt idx="1">
                  <c:v>3993</c:v>
                </c:pt>
                <c:pt idx="2">
                  <c:v>6591</c:v>
                </c:pt>
                <c:pt idx="3">
                  <c:v>14739</c:v>
                </c:pt>
                <c:pt idx="4">
                  <c:v>17496</c:v>
                </c:pt>
                <c:pt idx="5">
                  <c:v>20577</c:v>
                </c:pt>
              </c:numCache>
            </c:numRef>
          </c:cat>
          <c:val>
            <c:numRef>
              <c:f>'Brk8-Col'!$M$84:$M$89</c:f>
              <c:numCache>
                <c:formatCode>0.00</c:formatCode>
                <c:ptCount val="6"/>
                <c:pt idx="0">
                  <c:v>0.51600000000000001</c:v>
                </c:pt>
                <c:pt idx="1">
                  <c:v>0.93100000000000005</c:v>
                </c:pt>
                <c:pt idx="2">
                  <c:v>1.179</c:v>
                </c:pt>
                <c:pt idx="3">
                  <c:v>2.6959999999999997</c:v>
                </c:pt>
                <c:pt idx="4">
                  <c:v>3.1040000000000001</c:v>
                </c:pt>
                <c:pt idx="5">
                  <c:v>3.5179999999999998</c:v>
                </c:pt>
              </c:numCache>
            </c:numRef>
          </c:val>
        </c:ser>
        <c:ser>
          <c:idx val="1"/>
          <c:order val="1"/>
          <c:tx>
            <c:v>GPU_1</c:v>
          </c:tx>
          <c:cat>
            <c:numRef>
              <c:f>'Brk8-Col'!$A$8:$A$13</c:f>
              <c:numCache>
                <c:formatCode>General</c:formatCode>
                <c:ptCount val="6"/>
                <c:pt idx="0">
                  <c:v>2187</c:v>
                </c:pt>
                <c:pt idx="1">
                  <c:v>3993</c:v>
                </c:pt>
                <c:pt idx="2">
                  <c:v>6591</c:v>
                </c:pt>
                <c:pt idx="3">
                  <c:v>14739</c:v>
                </c:pt>
                <c:pt idx="4">
                  <c:v>17496</c:v>
                </c:pt>
                <c:pt idx="5">
                  <c:v>20577</c:v>
                </c:pt>
              </c:numCache>
            </c:numRef>
          </c:cat>
          <c:val>
            <c:numRef>
              <c:f>'Brk8-Col'!$N$84:$N$89</c:f>
              <c:numCache>
                <c:formatCode>0.00</c:formatCode>
                <c:ptCount val="6"/>
                <c:pt idx="0">
                  <c:v>4.8000000000000001E-2</c:v>
                </c:pt>
                <c:pt idx="1">
                  <c:v>8.2000000000000003E-2</c:v>
                </c:pt>
                <c:pt idx="2">
                  <c:v>0.14200000000000004</c:v>
                </c:pt>
                <c:pt idx="3">
                  <c:v>0.33300000000000057</c:v>
                </c:pt>
                <c:pt idx="4">
                  <c:v>0.40100000000000002</c:v>
                </c:pt>
                <c:pt idx="5">
                  <c:v>0.46800000000000008</c:v>
                </c:pt>
              </c:numCache>
            </c:numRef>
          </c:val>
        </c:ser>
        <c:ser>
          <c:idx val="2"/>
          <c:order val="2"/>
          <c:tx>
            <c:v>CPU_2</c:v>
          </c:tx>
          <c:val>
            <c:numRef>
              <c:f>'Brk8-Col'!$M$93:$M$98</c:f>
              <c:numCache>
                <c:formatCode>0.00</c:formatCode>
                <c:ptCount val="6"/>
                <c:pt idx="0">
                  <c:v>0.35800000000000032</c:v>
                </c:pt>
                <c:pt idx="1">
                  <c:v>0.76300000000000101</c:v>
                </c:pt>
                <c:pt idx="2">
                  <c:v>1.276</c:v>
                </c:pt>
                <c:pt idx="3">
                  <c:v>2.1619999999999999</c:v>
                </c:pt>
                <c:pt idx="4">
                  <c:v>2.4089999999999998</c:v>
                </c:pt>
                <c:pt idx="5">
                  <c:v>2.7509999999999999</c:v>
                </c:pt>
              </c:numCache>
            </c:numRef>
          </c:val>
        </c:ser>
        <c:ser>
          <c:idx val="3"/>
          <c:order val="3"/>
          <c:tx>
            <c:v>GPU_2</c:v>
          </c:tx>
          <c:val>
            <c:numRef>
              <c:f>'Brk8-Col'!$N$93:$N$98</c:f>
              <c:numCache>
                <c:formatCode>0.00</c:formatCode>
                <c:ptCount val="6"/>
                <c:pt idx="0">
                  <c:v>4.7000000000000014E-2</c:v>
                </c:pt>
                <c:pt idx="1">
                  <c:v>0.10299999999999998</c:v>
                </c:pt>
                <c:pt idx="2">
                  <c:v>0.15100000000000022</c:v>
                </c:pt>
                <c:pt idx="3">
                  <c:v>0.33600000000000058</c:v>
                </c:pt>
                <c:pt idx="4">
                  <c:v>0.3790000000000005</c:v>
                </c:pt>
                <c:pt idx="5">
                  <c:v>0.54900000000000004</c:v>
                </c:pt>
              </c:numCache>
            </c:numRef>
          </c:val>
        </c:ser>
        <c:ser>
          <c:idx val="4"/>
          <c:order val="4"/>
          <c:tx>
            <c:v>CPU_4</c:v>
          </c:tx>
          <c:val>
            <c:numRef>
              <c:f>'Brk8-Col'!$M$102:$M$107</c:f>
              <c:numCache>
                <c:formatCode>0.00</c:formatCode>
                <c:ptCount val="6"/>
                <c:pt idx="0">
                  <c:v>0.28000000000000008</c:v>
                </c:pt>
                <c:pt idx="1">
                  <c:v>0.65700000000000114</c:v>
                </c:pt>
                <c:pt idx="2">
                  <c:v>0.98499999999999999</c:v>
                </c:pt>
                <c:pt idx="3">
                  <c:v>1.5740000000000001</c:v>
                </c:pt>
                <c:pt idx="4">
                  <c:v>1.8759999999999979</c:v>
                </c:pt>
                <c:pt idx="5">
                  <c:v>1.5429999999999982</c:v>
                </c:pt>
              </c:numCache>
            </c:numRef>
          </c:val>
        </c:ser>
        <c:ser>
          <c:idx val="5"/>
          <c:order val="5"/>
          <c:tx>
            <c:v>GPU_4</c:v>
          </c:tx>
          <c:val>
            <c:numRef>
              <c:f>'Brk8-Col'!$N$102:$N$107</c:f>
              <c:numCache>
                <c:formatCode>0.00</c:formatCode>
                <c:ptCount val="6"/>
                <c:pt idx="0">
                  <c:v>5.3000000000000012E-2</c:v>
                </c:pt>
                <c:pt idx="1">
                  <c:v>0.10800000000000011</c:v>
                </c:pt>
                <c:pt idx="2">
                  <c:v>0.17200000000000001</c:v>
                </c:pt>
                <c:pt idx="3">
                  <c:v>0.34</c:v>
                </c:pt>
                <c:pt idx="4">
                  <c:v>0.41200000000000031</c:v>
                </c:pt>
                <c:pt idx="5">
                  <c:v>0.46400000000000002</c:v>
                </c:pt>
              </c:numCache>
            </c:numRef>
          </c:val>
        </c:ser>
        <c:ser>
          <c:idx val="6"/>
          <c:order val="6"/>
          <c:tx>
            <c:v>CPU_8</c:v>
          </c:tx>
          <c:val>
            <c:numRef>
              <c:f>'Brk8-Col'!$M$111:$M$116</c:f>
              <c:numCache>
                <c:formatCode>0.00</c:formatCode>
                <c:ptCount val="6"/>
                <c:pt idx="0">
                  <c:v>0.29800000000000032</c:v>
                </c:pt>
                <c:pt idx="1">
                  <c:v>0.73500000000000065</c:v>
                </c:pt>
                <c:pt idx="2">
                  <c:v>1.101</c:v>
                </c:pt>
                <c:pt idx="3">
                  <c:v>1.548</c:v>
                </c:pt>
                <c:pt idx="4">
                  <c:v>1.552</c:v>
                </c:pt>
                <c:pt idx="5">
                  <c:v>1.615</c:v>
                </c:pt>
              </c:numCache>
            </c:numRef>
          </c:val>
        </c:ser>
        <c:ser>
          <c:idx val="7"/>
          <c:order val="7"/>
          <c:tx>
            <c:v>GPU_8</c:v>
          </c:tx>
          <c:val>
            <c:numRef>
              <c:f>'Brk8-Col'!$N$111:$N$116</c:f>
              <c:numCache>
                <c:formatCode>0.00</c:formatCode>
                <c:ptCount val="6"/>
                <c:pt idx="0">
                  <c:v>6.9000000000000034E-2</c:v>
                </c:pt>
                <c:pt idx="1">
                  <c:v>0.11899999999999998</c:v>
                </c:pt>
                <c:pt idx="2">
                  <c:v>0.18400000000000022</c:v>
                </c:pt>
                <c:pt idx="3">
                  <c:v>0.35300000000000031</c:v>
                </c:pt>
                <c:pt idx="4">
                  <c:v>0.42000000000000032</c:v>
                </c:pt>
                <c:pt idx="5">
                  <c:v>0.46200000000000002</c:v>
                </c:pt>
              </c:numCache>
            </c:numRef>
          </c:val>
        </c:ser>
        <c:marker val="1"/>
        <c:axId val="83488768"/>
        <c:axId val="83490304"/>
      </c:lineChart>
      <c:dateAx>
        <c:axId val="83488768"/>
        <c:scaling>
          <c:orientation val="minMax"/>
        </c:scaling>
        <c:axPos val="b"/>
        <c:numFmt formatCode="General" sourceLinked="1"/>
        <c:tickLblPos val="nextTo"/>
        <c:crossAx val="83490304"/>
        <c:crosses val="autoZero"/>
        <c:lblOffset val="100"/>
        <c:baseTimeUnit val="years"/>
      </c:dateAx>
      <c:valAx>
        <c:axId val="83490304"/>
        <c:scaling>
          <c:orientation val="minMax"/>
        </c:scaling>
        <c:axPos val="l"/>
        <c:majorGridlines/>
        <c:numFmt formatCode="0.00" sourceLinked="1"/>
        <c:tickLblPos val="nextTo"/>
        <c:crossAx val="83488768"/>
        <c:crosses val="autoZero"/>
        <c:crossBetween val="midCat"/>
      </c:valAx>
      <c:spPr>
        <a:noFill/>
        <a:ln w="25400">
          <a:noFill/>
        </a:ln>
      </c:spPr>
    </c:plotArea>
    <c:legend>
      <c:legendPos val="b"/>
    </c:legend>
    <c:plotVisOnly val="1"/>
    <c:dispBlanksAs val="gap"/>
  </c:chart>
  <c:externalData r:id="rId1"/>
</c:chartSpace>
</file>

<file path=word/charts/chart36.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Brick8 - </a:t>
            </a:r>
            <a:r>
              <a:rPr lang="pt-BR"/>
              <a:t>EIG - 3 Gauss Points - No Coloring </a:t>
            </a:r>
          </a:p>
        </c:rich>
      </c:tx>
    </c:title>
    <c:plotArea>
      <c:layout/>
      <c:lineChart>
        <c:grouping val="standard"/>
        <c:ser>
          <c:idx val="0"/>
          <c:order val="0"/>
          <c:tx>
            <c:v>CPU_1</c:v>
          </c:tx>
          <c:cat>
            <c:numRef>
              <c:f>'Brk8-NoCol'!$A$8:$A$13</c:f>
              <c:numCache>
                <c:formatCode>General</c:formatCode>
                <c:ptCount val="6"/>
                <c:pt idx="0">
                  <c:v>2187</c:v>
                </c:pt>
                <c:pt idx="1">
                  <c:v>3993</c:v>
                </c:pt>
                <c:pt idx="2">
                  <c:v>6591</c:v>
                </c:pt>
                <c:pt idx="3">
                  <c:v>14739</c:v>
                </c:pt>
                <c:pt idx="4">
                  <c:v>17496</c:v>
                </c:pt>
                <c:pt idx="5">
                  <c:v>20577</c:v>
                </c:pt>
              </c:numCache>
            </c:numRef>
          </c:cat>
          <c:val>
            <c:numRef>
              <c:f>'Brk8-NoCol'!$M$84:$M$89</c:f>
              <c:numCache>
                <c:formatCode>0.00</c:formatCode>
                <c:ptCount val="6"/>
                <c:pt idx="0">
                  <c:v>0.47100000000000031</c:v>
                </c:pt>
                <c:pt idx="1">
                  <c:v>0.89100000000000001</c:v>
                </c:pt>
                <c:pt idx="2">
                  <c:v>1.1479999999999981</c:v>
                </c:pt>
                <c:pt idx="3">
                  <c:v>2.4979999999999998</c:v>
                </c:pt>
                <c:pt idx="4">
                  <c:v>3.1850000000000001</c:v>
                </c:pt>
                <c:pt idx="5">
                  <c:v>3.4299999999999997</c:v>
                </c:pt>
              </c:numCache>
            </c:numRef>
          </c:val>
        </c:ser>
        <c:ser>
          <c:idx val="1"/>
          <c:order val="1"/>
          <c:tx>
            <c:v>GPU_1</c:v>
          </c:tx>
          <c:cat>
            <c:numRef>
              <c:f>'Brk8-NoCol'!$A$8:$A$13</c:f>
              <c:numCache>
                <c:formatCode>General</c:formatCode>
                <c:ptCount val="6"/>
                <c:pt idx="0">
                  <c:v>2187</c:v>
                </c:pt>
                <c:pt idx="1">
                  <c:v>3993</c:v>
                </c:pt>
                <c:pt idx="2">
                  <c:v>6591</c:v>
                </c:pt>
                <c:pt idx="3">
                  <c:v>14739</c:v>
                </c:pt>
                <c:pt idx="4">
                  <c:v>17496</c:v>
                </c:pt>
                <c:pt idx="5">
                  <c:v>20577</c:v>
                </c:pt>
              </c:numCache>
            </c:numRef>
          </c:cat>
          <c:val>
            <c:numRef>
              <c:f>'Brk8-NoCol'!$N$84:$N$89</c:f>
              <c:numCache>
                <c:formatCode>0.00</c:formatCode>
                <c:ptCount val="6"/>
                <c:pt idx="0">
                  <c:v>4.8000000000000001E-2</c:v>
                </c:pt>
                <c:pt idx="1">
                  <c:v>8.1000000000000003E-2</c:v>
                </c:pt>
                <c:pt idx="2">
                  <c:v>0.14500000000000021</c:v>
                </c:pt>
                <c:pt idx="3">
                  <c:v>0.33000000000000057</c:v>
                </c:pt>
                <c:pt idx="4">
                  <c:v>0.46200000000000002</c:v>
                </c:pt>
                <c:pt idx="5">
                  <c:v>0.46400000000000002</c:v>
                </c:pt>
              </c:numCache>
            </c:numRef>
          </c:val>
        </c:ser>
        <c:ser>
          <c:idx val="2"/>
          <c:order val="2"/>
          <c:tx>
            <c:v>CPU_2</c:v>
          </c:tx>
          <c:val>
            <c:numRef>
              <c:f>'Brk8-NoCol'!$M$93:$M$98</c:f>
              <c:numCache>
                <c:formatCode>0.00</c:formatCode>
                <c:ptCount val="6"/>
                <c:pt idx="0">
                  <c:v>0.27800000000000002</c:v>
                </c:pt>
                <c:pt idx="1">
                  <c:v>0.66600000000000115</c:v>
                </c:pt>
                <c:pt idx="2">
                  <c:v>1.179</c:v>
                </c:pt>
                <c:pt idx="3">
                  <c:v>2.0989999999999998</c:v>
                </c:pt>
                <c:pt idx="4">
                  <c:v>2.3619999999999997</c:v>
                </c:pt>
                <c:pt idx="5">
                  <c:v>2.883</c:v>
                </c:pt>
              </c:numCache>
            </c:numRef>
          </c:val>
        </c:ser>
        <c:ser>
          <c:idx val="3"/>
          <c:order val="3"/>
          <c:tx>
            <c:v>GPU_2</c:v>
          </c:tx>
          <c:val>
            <c:numRef>
              <c:f>'Brk8-NoCol'!$N$93:$N$98</c:f>
              <c:numCache>
                <c:formatCode>0.00</c:formatCode>
                <c:ptCount val="6"/>
                <c:pt idx="0">
                  <c:v>5.3999999999999999E-2</c:v>
                </c:pt>
                <c:pt idx="1">
                  <c:v>8.8000000000000064E-2</c:v>
                </c:pt>
                <c:pt idx="2">
                  <c:v>0.15500000000000025</c:v>
                </c:pt>
                <c:pt idx="3">
                  <c:v>0.32600000000000051</c:v>
                </c:pt>
                <c:pt idx="4">
                  <c:v>0.40700000000000008</c:v>
                </c:pt>
                <c:pt idx="5">
                  <c:v>0.47300000000000031</c:v>
                </c:pt>
              </c:numCache>
            </c:numRef>
          </c:val>
        </c:ser>
        <c:ser>
          <c:idx val="4"/>
          <c:order val="4"/>
          <c:tx>
            <c:v>CPU_4</c:v>
          </c:tx>
          <c:val>
            <c:numRef>
              <c:f>'Brk8-NoCol'!$M$102:$M$107</c:f>
              <c:numCache>
                <c:formatCode>0.00</c:formatCode>
                <c:ptCount val="6"/>
                <c:pt idx="0">
                  <c:v>0.28000000000000008</c:v>
                </c:pt>
                <c:pt idx="1">
                  <c:v>0.67300000000000115</c:v>
                </c:pt>
                <c:pt idx="2">
                  <c:v>1.1399999999999979</c:v>
                </c:pt>
                <c:pt idx="3">
                  <c:v>1.726</c:v>
                </c:pt>
                <c:pt idx="4">
                  <c:v>2.069</c:v>
                </c:pt>
                <c:pt idx="5">
                  <c:v>2.3809999999999998</c:v>
                </c:pt>
              </c:numCache>
            </c:numRef>
          </c:val>
        </c:ser>
        <c:ser>
          <c:idx val="5"/>
          <c:order val="5"/>
          <c:tx>
            <c:v>GPU_4</c:v>
          </c:tx>
          <c:val>
            <c:numRef>
              <c:f>'Brk8-NoCol'!$N$102:$N$107</c:f>
              <c:numCache>
                <c:formatCode>0.00</c:formatCode>
                <c:ptCount val="6"/>
                <c:pt idx="0">
                  <c:v>5.8000000000000003E-2</c:v>
                </c:pt>
                <c:pt idx="1">
                  <c:v>0.10800000000000011</c:v>
                </c:pt>
                <c:pt idx="2">
                  <c:v>0.17</c:v>
                </c:pt>
                <c:pt idx="3">
                  <c:v>0.34900000000000031</c:v>
                </c:pt>
                <c:pt idx="4">
                  <c:v>0.39200000000000057</c:v>
                </c:pt>
                <c:pt idx="5">
                  <c:v>0.46900000000000008</c:v>
                </c:pt>
              </c:numCache>
            </c:numRef>
          </c:val>
        </c:ser>
        <c:ser>
          <c:idx val="6"/>
          <c:order val="6"/>
          <c:tx>
            <c:v>CPU_8</c:v>
          </c:tx>
          <c:val>
            <c:numRef>
              <c:f>'Brk8-NoCol'!$M$111:$M$116</c:f>
              <c:numCache>
                <c:formatCode>0.00</c:formatCode>
                <c:ptCount val="6"/>
                <c:pt idx="0">
                  <c:v>0.36000000000000032</c:v>
                </c:pt>
                <c:pt idx="1">
                  <c:v>0.80400000000000005</c:v>
                </c:pt>
                <c:pt idx="2">
                  <c:v>0.95500000000000063</c:v>
                </c:pt>
                <c:pt idx="3">
                  <c:v>1.4449999999999978</c:v>
                </c:pt>
                <c:pt idx="4">
                  <c:v>1.6400000000000001</c:v>
                </c:pt>
                <c:pt idx="5">
                  <c:v>1.9000000000000001</c:v>
                </c:pt>
              </c:numCache>
            </c:numRef>
          </c:val>
        </c:ser>
        <c:ser>
          <c:idx val="7"/>
          <c:order val="7"/>
          <c:tx>
            <c:v>GPU_8</c:v>
          </c:tx>
          <c:val>
            <c:numRef>
              <c:f>'Brk8-NoCol'!$N$111:$N$116</c:f>
              <c:numCache>
                <c:formatCode>0.00</c:formatCode>
                <c:ptCount val="6"/>
                <c:pt idx="0">
                  <c:v>5.6000000000000001E-2</c:v>
                </c:pt>
                <c:pt idx="1">
                  <c:v>0.11899999999999998</c:v>
                </c:pt>
                <c:pt idx="2">
                  <c:v>0.18100000000000022</c:v>
                </c:pt>
                <c:pt idx="3">
                  <c:v>0.35300000000000031</c:v>
                </c:pt>
                <c:pt idx="4">
                  <c:v>0.40800000000000008</c:v>
                </c:pt>
                <c:pt idx="5">
                  <c:v>0.49100000000000038</c:v>
                </c:pt>
              </c:numCache>
            </c:numRef>
          </c:val>
        </c:ser>
        <c:marker val="1"/>
        <c:axId val="84057088"/>
        <c:axId val="84071168"/>
      </c:lineChart>
      <c:dateAx>
        <c:axId val="84057088"/>
        <c:scaling>
          <c:orientation val="minMax"/>
        </c:scaling>
        <c:axPos val="b"/>
        <c:numFmt formatCode="General" sourceLinked="1"/>
        <c:tickLblPos val="nextTo"/>
        <c:crossAx val="84071168"/>
        <c:crosses val="autoZero"/>
        <c:lblOffset val="100"/>
        <c:baseTimeUnit val="years"/>
      </c:dateAx>
      <c:valAx>
        <c:axId val="84071168"/>
        <c:scaling>
          <c:orientation val="minMax"/>
        </c:scaling>
        <c:axPos val="l"/>
        <c:majorGridlines/>
        <c:numFmt formatCode="0.00" sourceLinked="1"/>
        <c:tickLblPos val="nextTo"/>
        <c:crossAx val="84057088"/>
        <c:crosses val="autoZero"/>
        <c:crossBetween val="midCat"/>
      </c:valAx>
      <c:spPr>
        <a:noFill/>
        <a:ln w="25400">
          <a:noFill/>
        </a:ln>
      </c:spPr>
    </c:plotArea>
    <c:legend>
      <c:legendPos val="b"/>
    </c:legend>
    <c:plotVisOnly val="1"/>
    <c:dispBlanksAs val="gap"/>
  </c:chart>
  <c:externalData r:id="rId1"/>
</c:chartSpace>
</file>

<file path=word/charts/chart37.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a:t>Brick20 - CSR - 2 Gauss Points - Coloring </a:t>
            </a:r>
          </a:p>
        </c:rich>
      </c:tx>
    </c:title>
    <c:plotArea>
      <c:layout/>
      <c:lineChart>
        <c:grouping val="standard"/>
        <c:ser>
          <c:idx val="0"/>
          <c:order val="0"/>
          <c:tx>
            <c:v>CPU_1</c:v>
          </c:tx>
          <c:cat>
            <c:numRef>
              <c:f>'Brk20-Col '!$A$10:$A$14</c:f>
              <c:numCache>
                <c:formatCode>General</c:formatCode>
                <c:ptCount val="5"/>
                <c:pt idx="0">
                  <c:v>3675</c:v>
                </c:pt>
                <c:pt idx="1">
                  <c:v>8019</c:v>
                </c:pt>
                <c:pt idx="2">
                  <c:v>14883</c:v>
                </c:pt>
                <c:pt idx="3">
                  <c:v>24843</c:v>
                </c:pt>
                <c:pt idx="4">
                  <c:v>107163</c:v>
                </c:pt>
              </c:numCache>
            </c:numRef>
          </c:cat>
          <c:val>
            <c:numRef>
              <c:f>'Brk20-Col '!$E$10:$E$14</c:f>
              <c:numCache>
                <c:formatCode>0.00</c:formatCode>
                <c:ptCount val="5"/>
                <c:pt idx="0">
                  <c:v>0.34</c:v>
                </c:pt>
                <c:pt idx="1">
                  <c:v>0.68</c:v>
                </c:pt>
                <c:pt idx="2">
                  <c:v>1.276</c:v>
                </c:pt>
                <c:pt idx="3">
                  <c:v>2.2549999999999999</c:v>
                </c:pt>
                <c:pt idx="4">
                  <c:v>10.398</c:v>
                </c:pt>
              </c:numCache>
            </c:numRef>
          </c:val>
        </c:ser>
        <c:ser>
          <c:idx val="1"/>
          <c:order val="1"/>
          <c:tx>
            <c:v>GPU_1</c:v>
          </c:tx>
          <c:cat>
            <c:numRef>
              <c:f>'Brk20-Col '!$A$10:$A$14</c:f>
              <c:numCache>
                <c:formatCode>General</c:formatCode>
                <c:ptCount val="5"/>
                <c:pt idx="0">
                  <c:v>3675</c:v>
                </c:pt>
                <c:pt idx="1">
                  <c:v>8019</c:v>
                </c:pt>
                <c:pt idx="2">
                  <c:v>14883</c:v>
                </c:pt>
                <c:pt idx="3">
                  <c:v>24843</c:v>
                </c:pt>
                <c:pt idx="4">
                  <c:v>107163</c:v>
                </c:pt>
              </c:numCache>
            </c:numRef>
          </c:cat>
          <c:val>
            <c:numRef>
              <c:f>'Brk20-Col '!$F$10:$F$14</c:f>
              <c:numCache>
                <c:formatCode>0.00</c:formatCode>
                <c:ptCount val="5"/>
                <c:pt idx="0">
                  <c:v>0.14700000000000021</c:v>
                </c:pt>
                <c:pt idx="1">
                  <c:v>0.35000000000000031</c:v>
                </c:pt>
                <c:pt idx="2">
                  <c:v>0.58299999999999996</c:v>
                </c:pt>
                <c:pt idx="3">
                  <c:v>1.0509999999999982</c:v>
                </c:pt>
                <c:pt idx="4">
                  <c:v>4.9560000000000004</c:v>
                </c:pt>
              </c:numCache>
            </c:numRef>
          </c:val>
        </c:ser>
        <c:ser>
          <c:idx val="2"/>
          <c:order val="2"/>
          <c:tx>
            <c:v>CPU_2</c:v>
          </c:tx>
          <c:val>
            <c:numRef>
              <c:f>'Brk20-Col '!$E$18:$E$22</c:f>
              <c:numCache>
                <c:formatCode>0.00</c:formatCode>
                <c:ptCount val="5"/>
                <c:pt idx="0">
                  <c:v>0.28300000000000008</c:v>
                </c:pt>
                <c:pt idx="1">
                  <c:v>0.69299999999999995</c:v>
                </c:pt>
                <c:pt idx="2">
                  <c:v>0.878000000000001</c:v>
                </c:pt>
                <c:pt idx="3">
                  <c:v>1.4769999999999981</c:v>
                </c:pt>
                <c:pt idx="4">
                  <c:v>7.0910000000000002</c:v>
                </c:pt>
              </c:numCache>
            </c:numRef>
          </c:val>
        </c:ser>
        <c:ser>
          <c:idx val="3"/>
          <c:order val="3"/>
          <c:tx>
            <c:v>GPU_2</c:v>
          </c:tx>
          <c:val>
            <c:numRef>
              <c:f>'Brk20-Col '!$F$18:$F$22</c:f>
              <c:numCache>
                <c:formatCode>0.00</c:formatCode>
                <c:ptCount val="5"/>
                <c:pt idx="0">
                  <c:v>0.26900000000000002</c:v>
                </c:pt>
                <c:pt idx="1">
                  <c:v>0.50700000000000001</c:v>
                </c:pt>
                <c:pt idx="2">
                  <c:v>0.63500000000000101</c:v>
                </c:pt>
                <c:pt idx="3">
                  <c:v>1.07</c:v>
                </c:pt>
                <c:pt idx="4">
                  <c:v>4.8039999999999985</c:v>
                </c:pt>
              </c:numCache>
            </c:numRef>
          </c:val>
        </c:ser>
        <c:ser>
          <c:idx val="4"/>
          <c:order val="4"/>
          <c:tx>
            <c:v>CPU_4</c:v>
          </c:tx>
          <c:val>
            <c:numRef>
              <c:f>'Brk20-Col '!$E$26:$E$30</c:f>
              <c:numCache>
                <c:formatCode>0.00</c:formatCode>
                <c:ptCount val="5"/>
                <c:pt idx="0">
                  <c:v>0.30300000000000032</c:v>
                </c:pt>
                <c:pt idx="1">
                  <c:v>0.81200000000000061</c:v>
                </c:pt>
                <c:pt idx="2">
                  <c:v>0.89800000000000002</c:v>
                </c:pt>
                <c:pt idx="3">
                  <c:v>1.321</c:v>
                </c:pt>
                <c:pt idx="4">
                  <c:v>6.21</c:v>
                </c:pt>
              </c:numCache>
            </c:numRef>
          </c:val>
        </c:ser>
        <c:ser>
          <c:idx val="5"/>
          <c:order val="5"/>
          <c:tx>
            <c:v>GPU_4</c:v>
          </c:tx>
          <c:val>
            <c:numRef>
              <c:f>'Brk20-Col '!$F$26:$F$30</c:f>
              <c:numCache>
                <c:formatCode>0.00</c:formatCode>
                <c:ptCount val="5"/>
                <c:pt idx="0">
                  <c:v>0.24200000000000021</c:v>
                </c:pt>
                <c:pt idx="1">
                  <c:v>0.68500000000000005</c:v>
                </c:pt>
                <c:pt idx="2">
                  <c:v>0.76100000000000101</c:v>
                </c:pt>
                <c:pt idx="3">
                  <c:v>1.085</c:v>
                </c:pt>
                <c:pt idx="4">
                  <c:v>4.8789999999999996</c:v>
                </c:pt>
              </c:numCache>
            </c:numRef>
          </c:val>
        </c:ser>
        <c:ser>
          <c:idx val="6"/>
          <c:order val="6"/>
          <c:tx>
            <c:v>CPU_8</c:v>
          </c:tx>
          <c:val>
            <c:numRef>
              <c:f>'Brk20-Col '!$E$34:$E$38</c:f>
              <c:numCache>
                <c:formatCode>0.00</c:formatCode>
                <c:ptCount val="5"/>
                <c:pt idx="0">
                  <c:v>0.35000000000000031</c:v>
                </c:pt>
                <c:pt idx="1">
                  <c:v>0.85400000000000065</c:v>
                </c:pt>
                <c:pt idx="2">
                  <c:v>1.0629999999999982</c:v>
                </c:pt>
                <c:pt idx="3">
                  <c:v>1.31</c:v>
                </c:pt>
                <c:pt idx="4">
                  <c:v>6.1839999999999975</c:v>
                </c:pt>
              </c:numCache>
            </c:numRef>
          </c:val>
        </c:ser>
        <c:ser>
          <c:idx val="7"/>
          <c:order val="7"/>
          <c:tx>
            <c:v>GPU_8</c:v>
          </c:tx>
          <c:val>
            <c:numRef>
              <c:f>'Brk20-Col '!$F$34:$F$38</c:f>
              <c:numCache>
                <c:formatCode>0.00</c:formatCode>
                <c:ptCount val="5"/>
                <c:pt idx="0">
                  <c:v>0.26800000000000002</c:v>
                </c:pt>
                <c:pt idx="1">
                  <c:v>0.63500000000000101</c:v>
                </c:pt>
                <c:pt idx="2">
                  <c:v>0.67800000000000116</c:v>
                </c:pt>
                <c:pt idx="3">
                  <c:v>1.105</c:v>
                </c:pt>
                <c:pt idx="4">
                  <c:v>4.9669999999999996</c:v>
                </c:pt>
              </c:numCache>
            </c:numRef>
          </c:val>
        </c:ser>
        <c:marker val="1"/>
        <c:axId val="84187008"/>
        <c:axId val="84188544"/>
      </c:lineChart>
      <c:dateAx>
        <c:axId val="84187008"/>
        <c:scaling>
          <c:orientation val="minMax"/>
        </c:scaling>
        <c:axPos val="b"/>
        <c:numFmt formatCode="General" sourceLinked="1"/>
        <c:tickLblPos val="nextTo"/>
        <c:crossAx val="84188544"/>
        <c:crosses val="autoZero"/>
        <c:lblOffset val="100"/>
        <c:baseTimeUnit val="years"/>
      </c:dateAx>
      <c:valAx>
        <c:axId val="84188544"/>
        <c:scaling>
          <c:orientation val="minMax"/>
        </c:scaling>
        <c:axPos val="l"/>
        <c:majorGridlines/>
        <c:numFmt formatCode="0.00" sourceLinked="1"/>
        <c:tickLblPos val="nextTo"/>
        <c:crossAx val="84187008"/>
        <c:crosses val="autoZero"/>
        <c:crossBetween val="midCat"/>
      </c:valAx>
      <c:spPr>
        <a:noFill/>
        <a:ln w="25400">
          <a:noFill/>
        </a:ln>
      </c:spPr>
    </c:plotArea>
    <c:legend>
      <c:legendPos val="b"/>
    </c:legend>
    <c:plotVisOnly val="1"/>
    <c:dispBlanksAs val="gap"/>
  </c:chart>
  <c:externalData r:id="rId1"/>
</c:chartSpace>
</file>

<file path=word/charts/chart38.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a:t>Brick20 - CSR - 2 Gauss Points - No Coloring </a:t>
            </a:r>
          </a:p>
        </c:rich>
      </c:tx>
    </c:title>
    <c:plotArea>
      <c:layout/>
      <c:lineChart>
        <c:grouping val="standard"/>
        <c:ser>
          <c:idx val="0"/>
          <c:order val="0"/>
          <c:tx>
            <c:v>CPU_1</c:v>
          </c:tx>
          <c:cat>
            <c:numRef>
              <c:f>'Brk20-NoCol '!$A$10:$A$14</c:f>
              <c:numCache>
                <c:formatCode>General</c:formatCode>
                <c:ptCount val="5"/>
                <c:pt idx="0">
                  <c:v>3675</c:v>
                </c:pt>
                <c:pt idx="1">
                  <c:v>8019</c:v>
                </c:pt>
                <c:pt idx="2">
                  <c:v>14883</c:v>
                </c:pt>
                <c:pt idx="3">
                  <c:v>24843</c:v>
                </c:pt>
                <c:pt idx="4">
                  <c:v>107163</c:v>
                </c:pt>
              </c:numCache>
            </c:numRef>
          </c:cat>
          <c:val>
            <c:numRef>
              <c:f>'Brk20-NoCol '!$E$10:$E$14</c:f>
              <c:numCache>
                <c:formatCode>0.00</c:formatCode>
                <c:ptCount val="5"/>
                <c:pt idx="0">
                  <c:v>0.36900000000000038</c:v>
                </c:pt>
                <c:pt idx="1">
                  <c:v>0.86000000000000065</c:v>
                </c:pt>
                <c:pt idx="2">
                  <c:v>1.998000000000002</c:v>
                </c:pt>
                <c:pt idx="3">
                  <c:v>2.4329999999999967</c:v>
                </c:pt>
                <c:pt idx="4">
                  <c:v>10.643000000000001</c:v>
                </c:pt>
              </c:numCache>
            </c:numRef>
          </c:val>
        </c:ser>
        <c:ser>
          <c:idx val="1"/>
          <c:order val="1"/>
          <c:tx>
            <c:v>GPU_1</c:v>
          </c:tx>
          <c:cat>
            <c:numRef>
              <c:f>'Brk20-NoCol '!$A$10:$A$14</c:f>
              <c:numCache>
                <c:formatCode>General</c:formatCode>
                <c:ptCount val="5"/>
                <c:pt idx="0">
                  <c:v>3675</c:v>
                </c:pt>
                <c:pt idx="1">
                  <c:v>8019</c:v>
                </c:pt>
                <c:pt idx="2">
                  <c:v>14883</c:v>
                </c:pt>
                <c:pt idx="3">
                  <c:v>24843</c:v>
                </c:pt>
                <c:pt idx="4">
                  <c:v>107163</c:v>
                </c:pt>
              </c:numCache>
            </c:numRef>
          </c:cat>
          <c:val>
            <c:numRef>
              <c:f>'Brk20-NoCol '!$F$10:$F$14</c:f>
              <c:numCache>
                <c:formatCode>0.00</c:formatCode>
                <c:ptCount val="5"/>
                <c:pt idx="0">
                  <c:v>0.192</c:v>
                </c:pt>
                <c:pt idx="1">
                  <c:v>0.51800000000000002</c:v>
                </c:pt>
                <c:pt idx="2">
                  <c:v>1.2169999999999979</c:v>
                </c:pt>
                <c:pt idx="3">
                  <c:v>1.1120000000000001</c:v>
                </c:pt>
                <c:pt idx="4">
                  <c:v>5.1839999999999975</c:v>
                </c:pt>
              </c:numCache>
            </c:numRef>
          </c:val>
        </c:ser>
        <c:ser>
          <c:idx val="2"/>
          <c:order val="2"/>
          <c:tx>
            <c:v>CPU_2</c:v>
          </c:tx>
          <c:val>
            <c:numRef>
              <c:f>'Brk20-NoCol '!$E$18:$E$22</c:f>
              <c:numCache>
                <c:formatCode>0.00</c:formatCode>
                <c:ptCount val="5"/>
                <c:pt idx="0">
                  <c:v>0.27</c:v>
                </c:pt>
                <c:pt idx="1">
                  <c:v>0.75700000000000101</c:v>
                </c:pt>
                <c:pt idx="2">
                  <c:v>0.88500000000000001</c:v>
                </c:pt>
                <c:pt idx="3">
                  <c:v>1.472</c:v>
                </c:pt>
                <c:pt idx="4">
                  <c:v>6.7210000000000001</c:v>
                </c:pt>
              </c:numCache>
            </c:numRef>
          </c:val>
        </c:ser>
        <c:ser>
          <c:idx val="3"/>
          <c:order val="3"/>
          <c:tx>
            <c:v>GPU_2</c:v>
          </c:tx>
          <c:val>
            <c:numRef>
              <c:f>'Brk20-NoCol '!$F$18:$F$22</c:f>
              <c:numCache>
                <c:formatCode>0.00</c:formatCode>
                <c:ptCount val="5"/>
                <c:pt idx="0">
                  <c:v>0.25600000000000001</c:v>
                </c:pt>
                <c:pt idx="1">
                  <c:v>0.61900000000000088</c:v>
                </c:pt>
                <c:pt idx="2">
                  <c:v>0.61800000000000088</c:v>
                </c:pt>
                <c:pt idx="3">
                  <c:v>1.0660000000000001</c:v>
                </c:pt>
                <c:pt idx="4">
                  <c:v>4.7949999999999955</c:v>
                </c:pt>
              </c:numCache>
            </c:numRef>
          </c:val>
        </c:ser>
        <c:ser>
          <c:idx val="4"/>
          <c:order val="4"/>
          <c:tx>
            <c:v>CPU_4</c:v>
          </c:tx>
          <c:val>
            <c:numRef>
              <c:f>'Brk20-NoCol '!$E$26:$E$30</c:f>
              <c:numCache>
                <c:formatCode>0.00</c:formatCode>
                <c:ptCount val="5"/>
                <c:pt idx="0">
                  <c:v>0.29800000000000032</c:v>
                </c:pt>
                <c:pt idx="1">
                  <c:v>0.78900000000000003</c:v>
                </c:pt>
                <c:pt idx="2">
                  <c:v>0.76500000000000101</c:v>
                </c:pt>
                <c:pt idx="3">
                  <c:v>1.325</c:v>
                </c:pt>
                <c:pt idx="4">
                  <c:v>6.2439999999999998</c:v>
                </c:pt>
              </c:numCache>
            </c:numRef>
          </c:val>
        </c:ser>
        <c:ser>
          <c:idx val="5"/>
          <c:order val="5"/>
          <c:tx>
            <c:v>GPU_4</c:v>
          </c:tx>
          <c:val>
            <c:numRef>
              <c:f>'Brk20-NoCol '!$F$26:$F$30</c:f>
              <c:numCache>
                <c:formatCode>0.00</c:formatCode>
                <c:ptCount val="5"/>
                <c:pt idx="0">
                  <c:v>0.26100000000000001</c:v>
                </c:pt>
                <c:pt idx="1">
                  <c:v>0.62400000000000089</c:v>
                </c:pt>
                <c:pt idx="2">
                  <c:v>0.64400000000000102</c:v>
                </c:pt>
                <c:pt idx="3">
                  <c:v>1.08</c:v>
                </c:pt>
                <c:pt idx="4">
                  <c:v>4.8390000000000004</c:v>
                </c:pt>
              </c:numCache>
            </c:numRef>
          </c:val>
        </c:ser>
        <c:ser>
          <c:idx val="6"/>
          <c:order val="6"/>
          <c:tx>
            <c:v>CPU_8</c:v>
          </c:tx>
          <c:val>
            <c:numRef>
              <c:f>'Brk20-NoCol '!$E$34:$E$38</c:f>
              <c:numCache>
                <c:formatCode>0.00</c:formatCode>
                <c:ptCount val="5"/>
                <c:pt idx="0">
                  <c:v>0.35600000000000032</c:v>
                </c:pt>
                <c:pt idx="1">
                  <c:v>0.85700000000000065</c:v>
                </c:pt>
                <c:pt idx="2">
                  <c:v>1.0209999999999981</c:v>
                </c:pt>
                <c:pt idx="3">
                  <c:v>1.3149999999999982</c:v>
                </c:pt>
                <c:pt idx="4">
                  <c:v>6.2439999999999998</c:v>
                </c:pt>
              </c:numCache>
            </c:numRef>
          </c:val>
        </c:ser>
        <c:ser>
          <c:idx val="7"/>
          <c:order val="7"/>
          <c:tx>
            <c:v>GPU_8</c:v>
          </c:tx>
          <c:val>
            <c:numRef>
              <c:f>'Brk20-NoCol '!$F$34:$F$38</c:f>
              <c:numCache>
                <c:formatCode>0.00</c:formatCode>
                <c:ptCount val="5"/>
                <c:pt idx="0">
                  <c:v>0.26200000000000001</c:v>
                </c:pt>
                <c:pt idx="1">
                  <c:v>0.68100000000000005</c:v>
                </c:pt>
                <c:pt idx="2">
                  <c:v>0.61900000000000088</c:v>
                </c:pt>
                <c:pt idx="3">
                  <c:v>1.0660000000000001</c:v>
                </c:pt>
                <c:pt idx="4">
                  <c:v>5.01</c:v>
                </c:pt>
              </c:numCache>
            </c:numRef>
          </c:val>
        </c:ser>
        <c:marker val="1"/>
        <c:axId val="84316928"/>
        <c:axId val="84318464"/>
      </c:lineChart>
      <c:dateAx>
        <c:axId val="84316928"/>
        <c:scaling>
          <c:orientation val="minMax"/>
        </c:scaling>
        <c:axPos val="b"/>
        <c:numFmt formatCode="General" sourceLinked="1"/>
        <c:tickLblPos val="nextTo"/>
        <c:crossAx val="84318464"/>
        <c:crosses val="autoZero"/>
        <c:lblOffset val="100"/>
        <c:baseTimeUnit val="years"/>
      </c:dateAx>
      <c:valAx>
        <c:axId val="84318464"/>
        <c:scaling>
          <c:orientation val="minMax"/>
        </c:scaling>
        <c:axPos val="l"/>
        <c:majorGridlines/>
        <c:numFmt formatCode="0.00" sourceLinked="1"/>
        <c:tickLblPos val="nextTo"/>
        <c:crossAx val="84316928"/>
        <c:crosses val="autoZero"/>
        <c:crossBetween val="midCat"/>
      </c:valAx>
      <c:spPr>
        <a:noFill/>
        <a:ln w="25400">
          <a:noFill/>
        </a:ln>
      </c:spPr>
    </c:plotArea>
    <c:legend>
      <c:legendPos val="b"/>
    </c:legend>
    <c:plotVisOnly val="1"/>
    <c:dispBlanksAs val="gap"/>
  </c:chart>
  <c:externalData r:id="rId1"/>
</c:chartSpace>
</file>

<file path=word/charts/chart39.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Brick20 - </a:t>
            </a:r>
            <a:r>
              <a:rPr lang="pt-BR"/>
              <a:t>ELL - 2 Gauss Points - Coloring </a:t>
            </a:r>
          </a:p>
        </c:rich>
      </c:tx>
    </c:title>
    <c:plotArea>
      <c:layout/>
      <c:lineChart>
        <c:grouping val="standard"/>
        <c:ser>
          <c:idx val="0"/>
          <c:order val="0"/>
          <c:tx>
            <c:v>CPU_1</c:v>
          </c:tx>
          <c:cat>
            <c:numRef>
              <c:f>'Brk20-Col '!$A$10:$A$14</c:f>
              <c:numCache>
                <c:formatCode>General</c:formatCode>
                <c:ptCount val="5"/>
                <c:pt idx="0">
                  <c:v>3675</c:v>
                </c:pt>
                <c:pt idx="1">
                  <c:v>8019</c:v>
                </c:pt>
                <c:pt idx="2">
                  <c:v>14883</c:v>
                </c:pt>
                <c:pt idx="3">
                  <c:v>24843</c:v>
                </c:pt>
                <c:pt idx="4">
                  <c:v>107163</c:v>
                </c:pt>
              </c:numCache>
            </c:numRef>
          </c:cat>
          <c:val>
            <c:numRef>
              <c:f>'Brk20-Col '!$E$44:$E$48</c:f>
              <c:numCache>
                <c:formatCode>0.00</c:formatCode>
                <c:ptCount val="5"/>
                <c:pt idx="0">
                  <c:v>0.37700000000000045</c:v>
                </c:pt>
                <c:pt idx="1">
                  <c:v>0.90700000000000003</c:v>
                </c:pt>
                <c:pt idx="2">
                  <c:v>1.7449999999999983</c:v>
                </c:pt>
                <c:pt idx="3">
                  <c:v>3.101</c:v>
                </c:pt>
                <c:pt idx="4">
                  <c:v>14.217000000000001</c:v>
                </c:pt>
              </c:numCache>
            </c:numRef>
          </c:val>
        </c:ser>
        <c:ser>
          <c:idx val="1"/>
          <c:order val="1"/>
          <c:tx>
            <c:v>GPU_1</c:v>
          </c:tx>
          <c:cat>
            <c:numRef>
              <c:f>'Brk20-Col '!$A$10:$A$14</c:f>
              <c:numCache>
                <c:formatCode>General</c:formatCode>
                <c:ptCount val="5"/>
                <c:pt idx="0">
                  <c:v>3675</c:v>
                </c:pt>
                <c:pt idx="1">
                  <c:v>8019</c:v>
                </c:pt>
                <c:pt idx="2">
                  <c:v>14883</c:v>
                </c:pt>
                <c:pt idx="3">
                  <c:v>24843</c:v>
                </c:pt>
                <c:pt idx="4">
                  <c:v>107163</c:v>
                </c:pt>
              </c:numCache>
            </c:numRef>
          </c:cat>
          <c:val>
            <c:numRef>
              <c:f>'Brk20-Col '!$F$44:$F$48</c:f>
              <c:numCache>
                <c:formatCode>0.00</c:formatCode>
                <c:ptCount val="5"/>
                <c:pt idx="0">
                  <c:v>0.22500000000000001</c:v>
                </c:pt>
                <c:pt idx="1">
                  <c:v>0.53</c:v>
                </c:pt>
                <c:pt idx="2">
                  <c:v>1.083</c:v>
                </c:pt>
                <c:pt idx="3">
                  <c:v>1.87</c:v>
                </c:pt>
                <c:pt idx="4">
                  <c:v>8.84</c:v>
                </c:pt>
              </c:numCache>
            </c:numRef>
          </c:val>
        </c:ser>
        <c:ser>
          <c:idx val="2"/>
          <c:order val="2"/>
          <c:tx>
            <c:v>CPU_2</c:v>
          </c:tx>
          <c:val>
            <c:numRef>
              <c:f>'Brk20-Col '!$E$52:$E$56</c:f>
              <c:numCache>
                <c:formatCode>0.00</c:formatCode>
                <c:ptCount val="5"/>
                <c:pt idx="0">
                  <c:v>0.30000000000000032</c:v>
                </c:pt>
                <c:pt idx="1">
                  <c:v>0.64500000000000102</c:v>
                </c:pt>
                <c:pt idx="2">
                  <c:v>1.264</c:v>
                </c:pt>
                <c:pt idx="3">
                  <c:v>2.1749999999999998</c:v>
                </c:pt>
                <c:pt idx="4">
                  <c:v>10.166</c:v>
                </c:pt>
              </c:numCache>
            </c:numRef>
          </c:val>
        </c:ser>
        <c:ser>
          <c:idx val="3"/>
          <c:order val="3"/>
          <c:tx>
            <c:v>GPU_2</c:v>
          </c:tx>
          <c:val>
            <c:numRef>
              <c:f>'Brk20-Col '!$F$52:$F$56</c:f>
              <c:numCache>
                <c:formatCode>0.00</c:formatCode>
                <c:ptCount val="5"/>
                <c:pt idx="0">
                  <c:v>0.22900000000000001</c:v>
                </c:pt>
                <c:pt idx="1">
                  <c:v>0.54300000000000004</c:v>
                </c:pt>
                <c:pt idx="2">
                  <c:v>1.1160000000000001</c:v>
                </c:pt>
                <c:pt idx="3">
                  <c:v>1.8640000000000001</c:v>
                </c:pt>
                <c:pt idx="4">
                  <c:v>8.5590000000000028</c:v>
                </c:pt>
              </c:numCache>
            </c:numRef>
          </c:val>
        </c:ser>
        <c:ser>
          <c:idx val="4"/>
          <c:order val="4"/>
          <c:tx>
            <c:v>CPU_4</c:v>
          </c:tx>
          <c:val>
            <c:numRef>
              <c:f>'Brk20-Col '!$E$60:$E$64</c:f>
              <c:numCache>
                <c:formatCode>0.00</c:formatCode>
                <c:ptCount val="5"/>
                <c:pt idx="0">
                  <c:v>0.25600000000000001</c:v>
                </c:pt>
                <c:pt idx="1">
                  <c:v>0.62200000000000089</c:v>
                </c:pt>
                <c:pt idx="2">
                  <c:v>1.2509999999999979</c:v>
                </c:pt>
                <c:pt idx="3">
                  <c:v>2.214</c:v>
                </c:pt>
                <c:pt idx="4">
                  <c:v>10.541</c:v>
                </c:pt>
              </c:numCache>
            </c:numRef>
          </c:val>
        </c:ser>
        <c:ser>
          <c:idx val="5"/>
          <c:order val="5"/>
          <c:tx>
            <c:v>GPU_4</c:v>
          </c:tx>
          <c:val>
            <c:numRef>
              <c:f>'Brk20-Col '!$F$60:$F$64</c:f>
              <c:numCache>
                <c:formatCode>0.00</c:formatCode>
                <c:ptCount val="5"/>
                <c:pt idx="0">
                  <c:v>0.25600000000000001</c:v>
                </c:pt>
                <c:pt idx="1">
                  <c:v>0.58299999999999996</c:v>
                </c:pt>
                <c:pt idx="2">
                  <c:v>1.0609999999999982</c:v>
                </c:pt>
                <c:pt idx="3">
                  <c:v>1.873</c:v>
                </c:pt>
                <c:pt idx="4">
                  <c:v>8.6210000000000004</c:v>
                </c:pt>
              </c:numCache>
            </c:numRef>
          </c:val>
        </c:ser>
        <c:ser>
          <c:idx val="6"/>
          <c:order val="6"/>
          <c:tx>
            <c:v>CPU_8</c:v>
          </c:tx>
          <c:val>
            <c:numRef>
              <c:f>'Brk20-Col '!$E$68:$E$72</c:f>
              <c:numCache>
                <c:formatCode>0.00</c:formatCode>
                <c:ptCount val="5"/>
                <c:pt idx="0">
                  <c:v>0.27800000000000002</c:v>
                </c:pt>
                <c:pt idx="1">
                  <c:v>0.62100000000000088</c:v>
                </c:pt>
                <c:pt idx="2">
                  <c:v>1.1819999999999982</c:v>
                </c:pt>
                <c:pt idx="3">
                  <c:v>2.1389999999999998</c:v>
                </c:pt>
                <c:pt idx="4">
                  <c:v>10.23</c:v>
                </c:pt>
              </c:numCache>
            </c:numRef>
          </c:val>
        </c:ser>
        <c:ser>
          <c:idx val="7"/>
          <c:order val="7"/>
          <c:tx>
            <c:v>GPU_8</c:v>
          </c:tx>
          <c:val>
            <c:numRef>
              <c:f>'Brk20-Col '!$F$68:$F$72</c:f>
              <c:numCache>
                <c:formatCode>0.00</c:formatCode>
                <c:ptCount val="5"/>
                <c:pt idx="0">
                  <c:v>0.26700000000000002</c:v>
                </c:pt>
                <c:pt idx="1">
                  <c:v>0.57299999999999995</c:v>
                </c:pt>
                <c:pt idx="2">
                  <c:v>1.0780000000000001</c:v>
                </c:pt>
                <c:pt idx="3">
                  <c:v>2.02</c:v>
                </c:pt>
                <c:pt idx="4">
                  <c:v>8.4280000000000008</c:v>
                </c:pt>
              </c:numCache>
            </c:numRef>
          </c:val>
        </c:ser>
        <c:marker val="1"/>
        <c:axId val="84417920"/>
        <c:axId val="84436096"/>
      </c:lineChart>
      <c:dateAx>
        <c:axId val="84417920"/>
        <c:scaling>
          <c:orientation val="minMax"/>
        </c:scaling>
        <c:axPos val="b"/>
        <c:numFmt formatCode="General" sourceLinked="1"/>
        <c:tickLblPos val="nextTo"/>
        <c:crossAx val="84436096"/>
        <c:crosses val="autoZero"/>
        <c:lblOffset val="100"/>
        <c:baseTimeUnit val="years"/>
      </c:dateAx>
      <c:valAx>
        <c:axId val="84436096"/>
        <c:scaling>
          <c:orientation val="minMax"/>
        </c:scaling>
        <c:axPos val="l"/>
        <c:majorGridlines/>
        <c:numFmt formatCode="0.00" sourceLinked="1"/>
        <c:tickLblPos val="nextTo"/>
        <c:crossAx val="84417920"/>
        <c:crosses val="autoZero"/>
        <c:crossBetween val="midCat"/>
      </c:valAx>
      <c:spPr>
        <a:noFill/>
        <a:ln w="25400">
          <a:noFill/>
        </a:ln>
      </c:spPr>
    </c:plotArea>
    <c:legend>
      <c:legendPos val="b"/>
    </c:legend>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Q4 - </a:t>
            </a:r>
            <a:r>
              <a:rPr lang="pt-BR"/>
              <a:t>ELL - 2 Gauss Points - No Coloring </a:t>
            </a:r>
          </a:p>
        </c:rich>
      </c:tx>
    </c:title>
    <c:plotArea>
      <c:layout/>
      <c:lineChart>
        <c:grouping val="standard"/>
        <c:ser>
          <c:idx val="0"/>
          <c:order val="0"/>
          <c:tx>
            <c:v>CPU_1</c:v>
          </c:tx>
          <c:cat>
            <c:numRef>
              <c:f>'Q4-NoCol'!$A$10:$A$15</c:f>
              <c:numCache>
                <c:formatCode>General</c:formatCode>
                <c:ptCount val="6"/>
                <c:pt idx="0">
                  <c:v>578</c:v>
                </c:pt>
                <c:pt idx="1">
                  <c:v>8450</c:v>
                </c:pt>
                <c:pt idx="2">
                  <c:v>13122</c:v>
                </c:pt>
                <c:pt idx="3">
                  <c:v>18818</c:v>
                </c:pt>
                <c:pt idx="4">
                  <c:v>33282</c:v>
                </c:pt>
                <c:pt idx="5">
                  <c:v>132098</c:v>
                </c:pt>
              </c:numCache>
            </c:numRef>
          </c:cat>
          <c:val>
            <c:numRef>
              <c:f>'Q4-NoCol'!$E$48:$E$53</c:f>
              <c:numCache>
                <c:formatCode>0.00</c:formatCode>
                <c:ptCount val="6"/>
                <c:pt idx="0">
                  <c:v>4.000000000000007E-3</c:v>
                </c:pt>
                <c:pt idx="1">
                  <c:v>5.3999999999999999E-2</c:v>
                </c:pt>
                <c:pt idx="2">
                  <c:v>7.5999999999999998E-2</c:v>
                </c:pt>
                <c:pt idx="3">
                  <c:v>0.10900000000000011</c:v>
                </c:pt>
                <c:pt idx="4">
                  <c:v>0.19800000000000001</c:v>
                </c:pt>
                <c:pt idx="5">
                  <c:v>0.83000000000000063</c:v>
                </c:pt>
              </c:numCache>
            </c:numRef>
          </c:val>
        </c:ser>
        <c:ser>
          <c:idx val="1"/>
          <c:order val="1"/>
          <c:tx>
            <c:v>GPU_1</c:v>
          </c:tx>
          <c:cat>
            <c:numRef>
              <c:f>'Q4-NoCol'!$A$10:$A$15</c:f>
              <c:numCache>
                <c:formatCode>General</c:formatCode>
                <c:ptCount val="6"/>
                <c:pt idx="0">
                  <c:v>578</c:v>
                </c:pt>
                <c:pt idx="1">
                  <c:v>8450</c:v>
                </c:pt>
                <c:pt idx="2">
                  <c:v>13122</c:v>
                </c:pt>
                <c:pt idx="3">
                  <c:v>18818</c:v>
                </c:pt>
                <c:pt idx="4">
                  <c:v>33282</c:v>
                </c:pt>
                <c:pt idx="5">
                  <c:v>132098</c:v>
                </c:pt>
              </c:numCache>
            </c:numRef>
          </c:cat>
          <c:val>
            <c:numRef>
              <c:f>'Q4-NoCol'!$F$48:$F$53</c:f>
              <c:numCache>
                <c:formatCode>0.00</c:formatCode>
                <c:ptCount val="6"/>
                <c:pt idx="0">
                  <c:v>6.0000000000000079E-3</c:v>
                </c:pt>
                <c:pt idx="1">
                  <c:v>3.3000000000000002E-2</c:v>
                </c:pt>
                <c:pt idx="2">
                  <c:v>6.2000000000000034E-2</c:v>
                </c:pt>
                <c:pt idx="3">
                  <c:v>7.3000000000000009E-2</c:v>
                </c:pt>
                <c:pt idx="4">
                  <c:v>0.125</c:v>
                </c:pt>
                <c:pt idx="5">
                  <c:v>0.48100000000000032</c:v>
                </c:pt>
              </c:numCache>
            </c:numRef>
          </c:val>
        </c:ser>
        <c:ser>
          <c:idx val="2"/>
          <c:order val="2"/>
          <c:tx>
            <c:v>CPU_2</c:v>
          </c:tx>
          <c:val>
            <c:numRef>
              <c:f>'Q4-NoCol'!$E$57:$E$62</c:f>
              <c:numCache>
                <c:formatCode>0.00</c:formatCode>
                <c:ptCount val="6"/>
                <c:pt idx="0">
                  <c:v>2.0000000000000035E-3</c:v>
                </c:pt>
                <c:pt idx="1">
                  <c:v>3.1000000000000041E-2</c:v>
                </c:pt>
                <c:pt idx="2">
                  <c:v>4.9000000000000071E-2</c:v>
                </c:pt>
                <c:pt idx="3">
                  <c:v>7.0000000000000021E-2</c:v>
                </c:pt>
                <c:pt idx="4">
                  <c:v>0.13200000000000001</c:v>
                </c:pt>
                <c:pt idx="5">
                  <c:v>0.57099999999999995</c:v>
                </c:pt>
              </c:numCache>
            </c:numRef>
          </c:val>
        </c:ser>
        <c:ser>
          <c:idx val="3"/>
          <c:order val="3"/>
          <c:tx>
            <c:v>GPU_2</c:v>
          </c:tx>
          <c:val>
            <c:numRef>
              <c:f>'Q4-NoCol'!$F$57:$F$62</c:f>
              <c:numCache>
                <c:formatCode>0.00</c:formatCode>
                <c:ptCount val="6"/>
                <c:pt idx="0">
                  <c:v>6.0000000000000079E-3</c:v>
                </c:pt>
                <c:pt idx="1">
                  <c:v>4.3000000000000003E-2</c:v>
                </c:pt>
                <c:pt idx="2">
                  <c:v>5.8000000000000003E-2</c:v>
                </c:pt>
                <c:pt idx="3">
                  <c:v>9.4000000000000028E-2</c:v>
                </c:pt>
                <c:pt idx="4">
                  <c:v>0.14500000000000021</c:v>
                </c:pt>
                <c:pt idx="5">
                  <c:v>0.48900000000000032</c:v>
                </c:pt>
              </c:numCache>
            </c:numRef>
          </c:val>
        </c:ser>
        <c:ser>
          <c:idx val="4"/>
          <c:order val="4"/>
          <c:tx>
            <c:v>CPU_4</c:v>
          </c:tx>
          <c:val>
            <c:numRef>
              <c:f>'Q4-NoCol'!$E$66:$E$71</c:f>
              <c:numCache>
                <c:formatCode>0.00</c:formatCode>
                <c:ptCount val="6"/>
                <c:pt idx="0">
                  <c:v>3.000000000000004E-3</c:v>
                </c:pt>
                <c:pt idx="1">
                  <c:v>3.7999999999999999E-2</c:v>
                </c:pt>
                <c:pt idx="2">
                  <c:v>5.900000000000008E-2</c:v>
                </c:pt>
                <c:pt idx="3">
                  <c:v>8.4000000000000047E-2</c:v>
                </c:pt>
                <c:pt idx="4">
                  <c:v>0.14600000000000021</c:v>
                </c:pt>
                <c:pt idx="5">
                  <c:v>0.64300000000000102</c:v>
                </c:pt>
              </c:numCache>
            </c:numRef>
          </c:val>
        </c:ser>
        <c:ser>
          <c:idx val="5"/>
          <c:order val="5"/>
          <c:tx>
            <c:v>GPU_4</c:v>
          </c:tx>
          <c:val>
            <c:numRef>
              <c:f>'Q4-NoCol'!$F$66:$F$71</c:f>
              <c:numCache>
                <c:formatCode>0.00</c:formatCode>
                <c:ptCount val="6"/>
                <c:pt idx="0">
                  <c:v>7.000000000000008E-3</c:v>
                </c:pt>
                <c:pt idx="1">
                  <c:v>4.5999999999999999E-2</c:v>
                </c:pt>
                <c:pt idx="2">
                  <c:v>6.5000000000000002E-2</c:v>
                </c:pt>
                <c:pt idx="3">
                  <c:v>9.4000000000000028E-2</c:v>
                </c:pt>
                <c:pt idx="4">
                  <c:v>0.16500000000000001</c:v>
                </c:pt>
                <c:pt idx="5">
                  <c:v>0.52300000000000002</c:v>
                </c:pt>
              </c:numCache>
            </c:numRef>
          </c:val>
        </c:ser>
        <c:ser>
          <c:idx val="6"/>
          <c:order val="6"/>
          <c:tx>
            <c:v>CPU_8</c:v>
          </c:tx>
          <c:val>
            <c:numRef>
              <c:f>'Q4-NoCol'!$E$75:$E$80</c:f>
              <c:numCache>
                <c:formatCode>0.00</c:formatCode>
                <c:ptCount val="6"/>
                <c:pt idx="0">
                  <c:v>3.000000000000004E-3</c:v>
                </c:pt>
                <c:pt idx="1">
                  <c:v>3.9000000000000014E-2</c:v>
                </c:pt>
                <c:pt idx="2">
                  <c:v>6.2000000000000034E-2</c:v>
                </c:pt>
                <c:pt idx="3">
                  <c:v>8.7000000000000022E-2</c:v>
                </c:pt>
                <c:pt idx="4">
                  <c:v>0.15600000000000025</c:v>
                </c:pt>
                <c:pt idx="5">
                  <c:v>0.65000000000000113</c:v>
                </c:pt>
              </c:numCache>
            </c:numRef>
          </c:val>
        </c:ser>
        <c:ser>
          <c:idx val="7"/>
          <c:order val="7"/>
          <c:tx>
            <c:v>GPU_8</c:v>
          </c:tx>
          <c:val>
            <c:numRef>
              <c:f>'Q4-NoCol'!$F$75:$F$80</c:f>
              <c:numCache>
                <c:formatCode>0.00</c:formatCode>
                <c:ptCount val="6"/>
                <c:pt idx="0">
                  <c:v>1.0000000000000005E-2</c:v>
                </c:pt>
                <c:pt idx="1">
                  <c:v>4.3999999999999997E-2</c:v>
                </c:pt>
                <c:pt idx="2">
                  <c:v>7.5999999999999998E-2</c:v>
                </c:pt>
                <c:pt idx="3">
                  <c:v>9.6000000000000002E-2</c:v>
                </c:pt>
                <c:pt idx="4">
                  <c:v>0.16800000000000001</c:v>
                </c:pt>
                <c:pt idx="5">
                  <c:v>0.52400000000000002</c:v>
                </c:pt>
              </c:numCache>
            </c:numRef>
          </c:val>
        </c:ser>
        <c:marker val="1"/>
        <c:axId val="60236928"/>
        <c:axId val="60238464"/>
      </c:lineChart>
      <c:dateAx>
        <c:axId val="60236928"/>
        <c:scaling>
          <c:orientation val="minMax"/>
        </c:scaling>
        <c:axPos val="b"/>
        <c:numFmt formatCode="General" sourceLinked="1"/>
        <c:tickLblPos val="nextTo"/>
        <c:crossAx val="60238464"/>
        <c:crosses val="autoZero"/>
        <c:lblOffset val="100"/>
        <c:baseTimeUnit val="years"/>
      </c:dateAx>
      <c:valAx>
        <c:axId val="60238464"/>
        <c:scaling>
          <c:orientation val="minMax"/>
        </c:scaling>
        <c:axPos val="l"/>
        <c:majorGridlines/>
        <c:numFmt formatCode="0.00" sourceLinked="1"/>
        <c:tickLblPos val="nextTo"/>
        <c:crossAx val="60236928"/>
        <c:crosses val="autoZero"/>
        <c:crossBetween val="midCat"/>
      </c:valAx>
      <c:spPr>
        <a:noFill/>
        <a:ln w="25400">
          <a:noFill/>
        </a:ln>
      </c:spPr>
    </c:plotArea>
    <c:legend>
      <c:legendPos val="b"/>
    </c:legend>
    <c:plotVisOnly val="1"/>
    <c:dispBlanksAs val="gap"/>
  </c:chart>
  <c:externalData r:id="rId1"/>
</c:chartSpace>
</file>

<file path=word/charts/chart40.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Brick20 - </a:t>
            </a:r>
            <a:r>
              <a:rPr lang="pt-BR"/>
              <a:t>ELL - 2 Gauss Points - </a:t>
            </a:r>
            <a:r>
              <a:rPr lang="pt-BR" sz="1800" b="1" i="0" u="none" strike="noStrike" baseline="0">
                <a:effectLst/>
              </a:rPr>
              <a:t>No </a:t>
            </a:r>
            <a:r>
              <a:rPr lang="pt-BR"/>
              <a:t>Coloring </a:t>
            </a:r>
          </a:p>
        </c:rich>
      </c:tx>
    </c:title>
    <c:plotArea>
      <c:layout/>
      <c:lineChart>
        <c:grouping val="standard"/>
        <c:ser>
          <c:idx val="0"/>
          <c:order val="0"/>
          <c:tx>
            <c:v>CPU_1</c:v>
          </c:tx>
          <c:cat>
            <c:numRef>
              <c:f>'Brk20-NoCol '!$A$10:$A$14</c:f>
              <c:numCache>
                <c:formatCode>General</c:formatCode>
                <c:ptCount val="5"/>
                <c:pt idx="0">
                  <c:v>3675</c:v>
                </c:pt>
                <c:pt idx="1">
                  <c:v>8019</c:v>
                </c:pt>
                <c:pt idx="2">
                  <c:v>14883</c:v>
                </c:pt>
                <c:pt idx="3">
                  <c:v>24843</c:v>
                </c:pt>
                <c:pt idx="4">
                  <c:v>107163</c:v>
                </c:pt>
              </c:numCache>
            </c:numRef>
          </c:cat>
          <c:val>
            <c:numRef>
              <c:f>'Brk20-NoCol '!$E$44:$E$48</c:f>
              <c:numCache>
                <c:formatCode>0.00</c:formatCode>
                <c:ptCount val="5"/>
                <c:pt idx="0">
                  <c:v>0.40500000000000008</c:v>
                </c:pt>
                <c:pt idx="1">
                  <c:v>0.97000000000000064</c:v>
                </c:pt>
                <c:pt idx="2">
                  <c:v>1.8029999999999982</c:v>
                </c:pt>
                <c:pt idx="3">
                  <c:v>3.2130000000000001</c:v>
                </c:pt>
                <c:pt idx="4">
                  <c:v>14.455000000000016</c:v>
                </c:pt>
              </c:numCache>
            </c:numRef>
          </c:val>
        </c:ser>
        <c:ser>
          <c:idx val="1"/>
          <c:order val="1"/>
          <c:tx>
            <c:v>GPU_1</c:v>
          </c:tx>
          <c:cat>
            <c:numRef>
              <c:f>'Brk20-NoCol '!$A$10:$A$14</c:f>
              <c:numCache>
                <c:formatCode>General</c:formatCode>
                <c:ptCount val="5"/>
                <c:pt idx="0">
                  <c:v>3675</c:v>
                </c:pt>
                <c:pt idx="1">
                  <c:v>8019</c:v>
                </c:pt>
                <c:pt idx="2">
                  <c:v>14883</c:v>
                </c:pt>
                <c:pt idx="3">
                  <c:v>24843</c:v>
                </c:pt>
                <c:pt idx="4">
                  <c:v>107163</c:v>
                </c:pt>
              </c:numCache>
            </c:numRef>
          </c:cat>
          <c:val>
            <c:numRef>
              <c:f>'Brk20-NoCol '!$F$44:$F$48</c:f>
              <c:numCache>
                <c:formatCode>0.00</c:formatCode>
                <c:ptCount val="5"/>
                <c:pt idx="0">
                  <c:v>0.22900000000000001</c:v>
                </c:pt>
                <c:pt idx="1">
                  <c:v>0.55700000000000005</c:v>
                </c:pt>
                <c:pt idx="2">
                  <c:v>1.0609999999999982</c:v>
                </c:pt>
                <c:pt idx="3">
                  <c:v>1.8819999999999979</c:v>
                </c:pt>
                <c:pt idx="4">
                  <c:v>8.4510000000000005</c:v>
                </c:pt>
              </c:numCache>
            </c:numRef>
          </c:val>
        </c:ser>
        <c:ser>
          <c:idx val="2"/>
          <c:order val="2"/>
          <c:tx>
            <c:v>CPU_2</c:v>
          </c:tx>
          <c:val>
            <c:numRef>
              <c:f>'Brk20-NoCol '!$E$52:$E$56</c:f>
              <c:numCache>
                <c:formatCode>0.00</c:formatCode>
                <c:ptCount val="5"/>
                <c:pt idx="0">
                  <c:v>0.24600000000000022</c:v>
                </c:pt>
                <c:pt idx="1">
                  <c:v>0.60500000000000065</c:v>
                </c:pt>
                <c:pt idx="2">
                  <c:v>1.2009999999999978</c:v>
                </c:pt>
                <c:pt idx="3">
                  <c:v>2.2090000000000001</c:v>
                </c:pt>
                <c:pt idx="4">
                  <c:v>10.469000000000014</c:v>
                </c:pt>
              </c:numCache>
            </c:numRef>
          </c:val>
        </c:ser>
        <c:ser>
          <c:idx val="3"/>
          <c:order val="3"/>
          <c:tx>
            <c:v>GPU_2</c:v>
          </c:tx>
          <c:val>
            <c:numRef>
              <c:f>'Brk20-NoCol '!$F$52:$F$56</c:f>
              <c:numCache>
                <c:formatCode>0.00</c:formatCode>
                <c:ptCount val="5"/>
                <c:pt idx="0">
                  <c:v>0.24300000000000022</c:v>
                </c:pt>
                <c:pt idx="1">
                  <c:v>0.56799999999999995</c:v>
                </c:pt>
                <c:pt idx="2">
                  <c:v>1.0309999999999981</c:v>
                </c:pt>
                <c:pt idx="3">
                  <c:v>1.863</c:v>
                </c:pt>
                <c:pt idx="4">
                  <c:v>8.6780000000000008</c:v>
                </c:pt>
              </c:numCache>
            </c:numRef>
          </c:val>
        </c:ser>
        <c:ser>
          <c:idx val="4"/>
          <c:order val="4"/>
          <c:tx>
            <c:v>CPU_4</c:v>
          </c:tx>
          <c:val>
            <c:numRef>
              <c:f>'Brk20-NoCol '!$E$60:$E$64</c:f>
              <c:numCache>
                <c:formatCode>0.00</c:formatCode>
                <c:ptCount val="5"/>
                <c:pt idx="0">
                  <c:v>0.24100000000000021</c:v>
                </c:pt>
                <c:pt idx="1">
                  <c:v>0.62100000000000088</c:v>
                </c:pt>
                <c:pt idx="2">
                  <c:v>1.248</c:v>
                </c:pt>
                <c:pt idx="3">
                  <c:v>2.2119999999999997</c:v>
                </c:pt>
                <c:pt idx="4">
                  <c:v>10.138</c:v>
                </c:pt>
              </c:numCache>
            </c:numRef>
          </c:val>
        </c:ser>
        <c:ser>
          <c:idx val="5"/>
          <c:order val="5"/>
          <c:tx>
            <c:v>GPU_4</c:v>
          </c:tx>
          <c:val>
            <c:numRef>
              <c:f>'Brk20-NoCol '!$F$60:$F$64</c:f>
              <c:numCache>
                <c:formatCode>0.00</c:formatCode>
                <c:ptCount val="5"/>
                <c:pt idx="0">
                  <c:v>0.25</c:v>
                </c:pt>
                <c:pt idx="1">
                  <c:v>0.55800000000000005</c:v>
                </c:pt>
                <c:pt idx="2">
                  <c:v>1.0589999999999982</c:v>
                </c:pt>
                <c:pt idx="3">
                  <c:v>1.8839999999999979</c:v>
                </c:pt>
                <c:pt idx="4">
                  <c:v>8.8540000000000028</c:v>
                </c:pt>
              </c:numCache>
            </c:numRef>
          </c:val>
        </c:ser>
        <c:ser>
          <c:idx val="6"/>
          <c:order val="6"/>
          <c:tx>
            <c:v>CPU_8</c:v>
          </c:tx>
          <c:val>
            <c:numRef>
              <c:f>'Brk20-NoCol '!$E$68:$E$72</c:f>
              <c:numCache>
                <c:formatCode>0.00</c:formatCode>
                <c:ptCount val="5"/>
                <c:pt idx="0">
                  <c:v>0.26200000000000001</c:v>
                </c:pt>
                <c:pt idx="1">
                  <c:v>0.625000000000001</c:v>
                </c:pt>
                <c:pt idx="2">
                  <c:v>1.1579999999999981</c:v>
                </c:pt>
                <c:pt idx="3">
                  <c:v>2.165</c:v>
                </c:pt>
                <c:pt idx="4">
                  <c:v>10.014000000000001</c:v>
                </c:pt>
              </c:numCache>
            </c:numRef>
          </c:val>
        </c:ser>
        <c:ser>
          <c:idx val="7"/>
          <c:order val="7"/>
          <c:tx>
            <c:v>GPU_8</c:v>
          </c:tx>
          <c:val>
            <c:numRef>
              <c:f>'Brk20-NoCol '!$F$68:$F$72</c:f>
              <c:numCache>
                <c:formatCode>0.00</c:formatCode>
                <c:ptCount val="5"/>
                <c:pt idx="0">
                  <c:v>0.27100000000000002</c:v>
                </c:pt>
                <c:pt idx="1">
                  <c:v>0.54800000000000004</c:v>
                </c:pt>
                <c:pt idx="2">
                  <c:v>1.056</c:v>
                </c:pt>
                <c:pt idx="3">
                  <c:v>1.8819999999999979</c:v>
                </c:pt>
                <c:pt idx="4">
                  <c:v>8.5360000000000014</c:v>
                </c:pt>
              </c:numCache>
            </c:numRef>
          </c:val>
        </c:ser>
        <c:marker val="1"/>
        <c:axId val="84465920"/>
        <c:axId val="84492288"/>
      </c:lineChart>
      <c:dateAx>
        <c:axId val="84465920"/>
        <c:scaling>
          <c:orientation val="minMax"/>
        </c:scaling>
        <c:axPos val="b"/>
        <c:numFmt formatCode="General" sourceLinked="1"/>
        <c:tickLblPos val="nextTo"/>
        <c:crossAx val="84492288"/>
        <c:crosses val="autoZero"/>
        <c:lblOffset val="100"/>
        <c:baseTimeUnit val="years"/>
      </c:dateAx>
      <c:valAx>
        <c:axId val="84492288"/>
        <c:scaling>
          <c:orientation val="minMax"/>
        </c:scaling>
        <c:axPos val="l"/>
        <c:majorGridlines/>
        <c:numFmt formatCode="0.00" sourceLinked="1"/>
        <c:tickLblPos val="nextTo"/>
        <c:crossAx val="84465920"/>
        <c:crosses val="autoZero"/>
        <c:crossBetween val="midCat"/>
      </c:valAx>
      <c:spPr>
        <a:noFill/>
        <a:ln w="25400">
          <a:noFill/>
        </a:ln>
      </c:spPr>
    </c:plotArea>
    <c:legend>
      <c:legendPos val="b"/>
    </c:legend>
    <c:plotVisOnly val="1"/>
    <c:dispBlanksAs val="gap"/>
  </c:chart>
  <c:externalData r:id="rId1"/>
</c:chartSpace>
</file>

<file path=word/charts/chart41.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Brick20 - </a:t>
            </a:r>
            <a:r>
              <a:rPr lang="pt-BR"/>
              <a:t>EIG - 2 Gauss Points - Coloring </a:t>
            </a:r>
          </a:p>
        </c:rich>
      </c:tx>
    </c:title>
    <c:plotArea>
      <c:layout/>
      <c:lineChart>
        <c:grouping val="standard"/>
        <c:ser>
          <c:idx val="0"/>
          <c:order val="0"/>
          <c:tx>
            <c:v>CPU_1</c:v>
          </c:tx>
          <c:cat>
            <c:numRef>
              <c:f>'Brk20-Col '!$A$10:$A$14</c:f>
              <c:numCache>
                <c:formatCode>General</c:formatCode>
                <c:ptCount val="5"/>
                <c:pt idx="0">
                  <c:v>3675</c:v>
                </c:pt>
                <c:pt idx="1">
                  <c:v>8019</c:v>
                </c:pt>
                <c:pt idx="2">
                  <c:v>14883</c:v>
                </c:pt>
                <c:pt idx="3">
                  <c:v>24843</c:v>
                </c:pt>
                <c:pt idx="4">
                  <c:v>107163</c:v>
                </c:pt>
              </c:numCache>
            </c:numRef>
          </c:cat>
          <c:val>
            <c:numRef>
              <c:f>'Brk20-Col '!$E$78:$E$82</c:f>
              <c:numCache>
                <c:formatCode>0.00</c:formatCode>
                <c:ptCount val="5"/>
                <c:pt idx="0">
                  <c:v>0.61300000000000088</c:v>
                </c:pt>
                <c:pt idx="1">
                  <c:v>1.6879999999999982</c:v>
                </c:pt>
                <c:pt idx="2">
                  <c:v>2.8479999999999999</c:v>
                </c:pt>
                <c:pt idx="3">
                  <c:v>4.173</c:v>
                </c:pt>
                <c:pt idx="4">
                  <c:v>15.184000000000001</c:v>
                </c:pt>
              </c:numCache>
            </c:numRef>
          </c:val>
        </c:ser>
        <c:ser>
          <c:idx val="1"/>
          <c:order val="1"/>
          <c:tx>
            <c:v>GPU_1</c:v>
          </c:tx>
          <c:cat>
            <c:numRef>
              <c:f>'Brk20-Col '!$A$10:$A$14</c:f>
              <c:numCache>
                <c:formatCode>General</c:formatCode>
                <c:ptCount val="5"/>
                <c:pt idx="0">
                  <c:v>3675</c:v>
                </c:pt>
                <c:pt idx="1">
                  <c:v>8019</c:v>
                </c:pt>
                <c:pt idx="2">
                  <c:v>14883</c:v>
                </c:pt>
                <c:pt idx="3">
                  <c:v>24843</c:v>
                </c:pt>
                <c:pt idx="4">
                  <c:v>107163</c:v>
                </c:pt>
              </c:numCache>
            </c:numRef>
          </c:cat>
          <c:val>
            <c:numRef>
              <c:f>'Brk20-Col '!$F$78:$F$82</c:f>
              <c:numCache>
                <c:formatCode>0.00</c:formatCode>
                <c:ptCount val="5"/>
                <c:pt idx="0">
                  <c:v>0.191</c:v>
                </c:pt>
                <c:pt idx="1">
                  <c:v>0.44900000000000001</c:v>
                </c:pt>
                <c:pt idx="2">
                  <c:v>0.84900000000000064</c:v>
                </c:pt>
                <c:pt idx="3">
                  <c:v>1.4809999999999981</c:v>
                </c:pt>
                <c:pt idx="4">
                  <c:v>7.0069999999999997</c:v>
                </c:pt>
              </c:numCache>
            </c:numRef>
          </c:val>
        </c:ser>
        <c:ser>
          <c:idx val="2"/>
          <c:order val="2"/>
          <c:tx>
            <c:v>CPU_2</c:v>
          </c:tx>
          <c:val>
            <c:numRef>
              <c:f>'Brk20-Col '!$E$86:$E$90</c:f>
              <c:numCache>
                <c:formatCode>0.00</c:formatCode>
                <c:ptCount val="5"/>
                <c:pt idx="0">
                  <c:v>0.47900000000000031</c:v>
                </c:pt>
                <c:pt idx="1">
                  <c:v>1.44</c:v>
                </c:pt>
                <c:pt idx="2">
                  <c:v>2.3409999999999997</c:v>
                </c:pt>
                <c:pt idx="3">
                  <c:v>3.2610000000000001</c:v>
                </c:pt>
                <c:pt idx="4">
                  <c:v>11.592000000000002</c:v>
                </c:pt>
              </c:numCache>
            </c:numRef>
          </c:val>
        </c:ser>
        <c:ser>
          <c:idx val="3"/>
          <c:order val="3"/>
          <c:tx>
            <c:v>GPU_2</c:v>
          </c:tx>
          <c:val>
            <c:numRef>
              <c:f>'Brk20-Col '!$F$86:$F$90</c:f>
              <c:numCache>
                <c:formatCode>0.00</c:formatCode>
                <c:ptCount val="5"/>
                <c:pt idx="0">
                  <c:v>0.20400000000000001</c:v>
                </c:pt>
                <c:pt idx="1">
                  <c:v>0.47800000000000031</c:v>
                </c:pt>
                <c:pt idx="2">
                  <c:v>0.86400000000000088</c:v>
                </c:pt>
                <c:pt idx="3">
                  <c:v>1.4989999999999983</c:v>
                </c:pt>
                <c:pt idx="4">
                  <c:v>6.9770000000000003</c:v>
                </c:pt>
              </c:numCache>
            </c:numRef>
          </c:val>
        </c:ser>
        <c:ser>
          <c:idx val="4"/>
          <c:order val="4"/>
          <c:tx>
            <c:v>CPU_4</c:v>
          </c:tx>
          <c:val>
            <c:numRef>
              <c:f>'Brk20-Col '!$E$94:$E$98</c:f>
              <c:numCache>
                <c:formatCode>0.00</c:formatCode>
                <c:ptCount val="5"/>
                <c:pt idx="0">
                  <c:v>0.42800000000000032</c:v>
                </c:pt>
                <c:pt idx="1">
                  <c:v>1.2029999999999978</c:v>
                </c:pt>
                <c:pt idx="2">
                  <c:v>2.6909999999999998</c:v>
                </c:pt>
                <c:pt idx="3">
                  <c:v>5.2530000000000001</c:v>
                </c:pt>
                <c:pt idx="4">
                  <c:v>16.11700000000004</c:v>
                </c:pt>
              </c:numCache>
            </c:numRef>
          </c:val>
        </c:ser>
        <c:ser>
          <c:idx val="5"/>
          <c:order val="5"/>
          <c:tx>
            <c:v>GPU_4</c:v>
          </c:tx>
          <c:val>
            <c:numRef>
              <c:f>'Brk20-Col '!$F$94:$F$98</c:f>
              <c:numCache>
                <c:formatCode>0.00</c:formatCode>
                <c:ptCount val="5"/>
                <c:pt idx="0">
                  <c:v>0.21300000000000022</c:v>
                </c:pt>
                <c:pt idx="1">
                  <c:v>0.46400000000000002</c:v>
                </c:pt>
                <c:pt idx="2">
                  <c:v>0.89300000000000002</c:v>
                </c:pt>
                <c:pt idx="3">
                  <c:v>1.482</c:v>
                </c:pt>
                <c:pt idx="4">
                  <c:v>7.1169999999999956</c:v>
                </c:pt>
              </c:numCache>
            </c:numRef>
          </c:val>
        </c:ser>
        <c:ser>
          <c:idx val="6"/>
          <c:order val="6"/>
          <c:tx>
            <c:v>CPU_8</c:v>
          </c:tx>
          <c:val>
            <c:numRef>
              <c:f>'Brk20-Col '!$E$102:$E$106</c:f>
              <c:numCache>
                <c:formatCode>0.00</c:formatCode>
                <c:ptCount val="5"/>
                <c:pt idx="0">
                  <c:v>0.43600000000000044</c:v>
                </c:pt>
                <c:pt idx="1">
                  <c:v>1.1519999999999981</c:v>
                </c:pt>
                <c:pt idx="2">
                  <c:v>2.66</c:v>
                </c:pt>
                <c:pt idx="3">
                  <c:v>4.7370000000000001</c:v>
                </c:pt>
                <c:pt idx="4">
                  <c:v>13.141</c:v>
                </c:pt>
              </c:numCache>
            </c:numRef>
          </c:val>
        </c:ser>
        <c:ser>
          <c:idx val="7"/>
          <c:order val="7"/>
          <c:tx>
            <c:v>GPU_8</c:v>
          </c:tx>
          <c:val>
            <c:numRef>
              <c:f>'Brk20-Col '!$F$102:$F$106</c:f>
              <c:numCache>
                <c:formatCode>0.00</c:formatCode>
                <c:ptCount val="5"/>
                <c:pt idx="0">
                  <c:v>0.22800000000000001</c:v>
                </c:pt>
                <c:pt idx="1">
                  <c:v>0.48400000000000032</c:v>
                </c:pt>
                <c:pt idx="2">
                  <c:v>0.86000000000000065</c:v>
                </c:pt>
                <c:pt idx="3">
                  <c:v>1.5369999999999981</c:v>
                </c:pt>
                <c:pt idx="4">
                  <c:v>7.2960000000000003</c:v>
                </c:pt>
              </c:numCache>
            </c:numRef>
          </c:val>
        </c:ser>
        <c:marker val="1"/>
        <c:axId val="84620416"/>
        <c:axId val="84621952"/>
      </c:lineChart>
      <c:dateAx>
        <c:axId val="84620416"/>
        <c:scaling>
          <c:orientation val="minMax"/>
        </c:scaling>
        <c:axPos val="b"/>
        <c:numFmt formatCode="General" sourceLinked="1"/>
        <c:tickLblPos val="nextTo"/>
        <c:crossAx val="84621952"/>
        <c:crosses val="autoZero"/>
        <c:lblOffset val="100"/>
        <c:baseTimeUnit val="years"/>
      </c:dateAx>
      <c:valAx>
        <c:axId val="84621952"/>
        <c:scaling>
          <c:orientation val="minMax"/>
        </c:scaling>
        <c:axPos val="l"/>
        <c:majorGridlines/>
        <c:numFmt formatCode="0.00" sourceLinked="1"/>
        <c:tickLblPos val="nextTo"/>
        <c:crossAx val="84620416"/>
        <c:crosses val="autoZero"/>
        <c:crossBetween val="midCat"/>
      </c:valAx>
      <c:spPr>
        <a:noFill/>
        <a:ln w="25400">
          <a:noFill/>
        </a:ln>
      </c:spPr>
    </c:plotArea>
    <c:legend>
      <c:legendPos val="b"/>
    </c:legend>
    <c:plotVisOnly val="1"/>
    <c:dispBlanksAs val="gap"/>
  </c:chart>
  <c:externalData r:id="rId1"/>
</c:chartSpace>
</file>

<file path=word/charts/chart42.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Brick20 - </a:t>
            </a:r>
            <a:r>
              <a:rPr lang="pt-BR"/>
              <a:t>EIG - 2 Gauss Points - </a:t>
            </a:r>
            <a:r>
              <a:rPr lang="pt-BR" sz="1800" b="1" i="0" u="none" strike="noStrike" baseline="0">
                <a:effectLst/>
              </a:rPr>
              <a:t>No </a:t>
            </a:r>
            <a:r>
              <a:rPr lang="pt-BR"/>
              <a:t>Coloring </a:t>
            </a:r>
          </a:p>
        </c:rich>
      </c:tx>
    </c:title>
    <c:plotArea>
      <c:layout/>
      <c:lineChart>
        <c:grouping val="standard"/>
        <c:ser>
          <c:idx val="0"/>
          <c:order val="0"/>
          <c:tx>
            <c:v>CPU_1</c:v>
          </c:tx>
          <c:cat>
            <c:numRef>
              <c:f>'Brk20-NoCol '!$A$10:$A$14</c:f>
              <c:numCache>
                <c:formatCode>General</c:formatCode>
                <c:ptCount val="5"/>
                <c:pt idx="0">
                  <c:v>3675</c:v>
                </c:pt>
                <c:pt idx="1">
                  <c:v>8019</c:v>
                </c:pt>
                <c:pt idx="2">
                  <c:v>14883</c:v>
                </c:pt>
                <c:pt idx="3">
                  <c:v>24843</c:v>
                </c:pt>
                <c:pt idx="4">
                  <c:v>107163</c:v>
                </c:pt>
              </c:numCache>
            </c:numRef>
          </c:cat>
          <c:val>
            <c:numRef>
              <c:f>'Brk20-NoCol '!$E$78:$E$82</c:f>
              <c:numCache>
                <c:formatCode>0.00</c:formatCode>
                <c:ptCount val="5"/>
                <c:pt idx="0">
                  <c:v>0.65400000000000114</c:v>
                </c:pt>
                <c:pt idx="1">
                  <c:v>1.6910000000000001</c:v>
                </c:pt>
                <c:pt idx="2">
                  <c:v>2.7850000000000001</c:v>
                </c:pt>
                <c:pt idx="3">
                  <c:v>4.0739999999999998</c:v>
                </c:pt>
                <c:pt idx="4">
                  <c:v>15.306000000000004</c:v>
                </c:pt>
              </c:numCache>
            </c:numRef>
          </c:val>
        </c:ser>
        <c:ser>
          <c:idx val="1"/>
          <c:order val="1"/>
          <c:tx>
            <c:v>GPU_1</c:v>
          </c:tx>
          <c:cat>
            <c:numRef>
              <c:f>'Brk20-NoCol '!$A$10:$A$14</c:f>
              <c:numCache>
                <c:formatCode>General</c:formatCode>
                <c:ptCount val="5"/>
                <c:pt idx="0">
                  <c:v>3675</c:v>
                </c:pt>
                <c:pt idx="1">
                  <c:v>8019</c:v>
                </c:pt>
                <c:pt idx="2">
                  <c:v>14883</c:v>
                </c:pt>
                <c:pt idx="3">
                  <c:v>24843</c:v>
                </c:pt>
                <c:pt idx="4">
                  <c:v>107163</c:v>
                </c:pt>
              </c:numCache>
            </c:numRef>
          </c:cat>
          <c:val>
            <c:numRef>
              <c:f>'Brk20-NoCol '!$F$78:$F$82</c:f>
              <c:numCache>
                <c:formatCode>0.00</c:formatCode>
                <c:ptCount val="5"/>
                <c:pt idx="0">
                  <c:v>0.18100000000000022</c:v>
                </c:pt>
                <c:pt idx="1">
                  <c:v>0.42000000000000032</c:v>
                </c:pt>
                <c:pt idx="2">
                  <c:v>0.86200000000000065</c:v>
                </c:pt>
                <c:pt idx="3">
                  <c:v>1.472</c:v>
                </c:pt>
                <c:pt idx="4">
                  <c:v>7.2510000000000003</c:v>
                </c:pt>
              </c:numCache>
            </c:numRef>
          </c:val>
        </c:ser>
        <c:ser>
          <c:idx val="2"/>
          <c:order val="2"/>
          <c:tx>
            <c:v>CPU_2</c:v>
          </c:tx>
          <c:val>
            <c:numRef>
              <c:f>'Brk20-NoCol '!$E$86:$E$90</c:f>
              <c:numCache>
                <c:formatCode>0.00</c:formatCode>
                <c:ptCount val="5"/>
                <c:pt idx="0">
                  <c:v>0.46</c:v>
                </c:pt>
                <c:pt idx="1">
                  <c:v>1.339</c:v>
                </c:pt>
                <c:pt idx="2">
                  <c:v>2.06</c:v>
                </c:pt>
                <c:pt idx="3">
                  <c:v>2.9809999999999999</c:v>
                </c:pt>
                <c:pt idx="4">
                  <c:v>11.438000000000001</c:v>
                </c:pt>
              </c:numCache>
            </c:numRef>
          </c:val>
        </c:ser>
        <c:ser>
          <c:idx val="3"/>
          <c:order val="3"/>
          <c:tx>
            <c:v>GPU_2</c:v>
          </c:tx>
          <c:val>
            <c:numRef>
              <c:f>'Brk20-NoCol '!$F$86:$F$90</c:f>
              <c:numCache>
                <c:formatCode>0.00</c:formatCode>
                <c:ptCount val="5"/>
                <c:pt idx="0">
                  <c:v>0.223</c:v>
                </c:pt>
                <c:pt idx="1">
                  <c:v>0.46</c:v>
                </c:pt>
                <c:pt idx="2">
                  <c:v>0.88500000000000001</c:v>
                </c:pt>
                <c:pt idx="3">
                  <c:v>1.5429999999999982</c:v>
                </c:pt>
                <c:pt idx="4">
                  <c:v>7.1819999999999995</c:v>
                </c:pt>
              </c:numCache>
            </c:numRef>
          </c:val>
        </c:ser>
        <c:ser>
          <c:idx val="4"/>
          <c:order val="4"/>
          <c:tx>
            <c:v>CPU_4</c:v>
          </c:tx>
          <c:val>
            <c:numRef>
              <c:f>'Brk20-NoCol '!$E$94:$E$98</c:f>
              <c:numCache>
                <c:formatCode>0.00</c:formatCode>
                <c:ptCount val="5"/>
                <c:pt idx="0">
                  <c:v>0.45200000000000001</c:v>
                </c:pt>
                <c:pt idx="1">
                  <c:v>1.2389999999999981</c:v>
                </c:pt>
                <c:pt idx="2">
                  <c:v>2.7840000000000011</c:v>
                </c:pt>
                <c:pt idx="3">
                  <c:v>5.1179999999999914</c:v>
                </c:pt>
                <c:pt idx="4">
                  <c:v>15.388</c:v>
                </c:pt>
              </c:numCache>
            </c:numRef>
          </c:val>
        </c:ser>
        <c:ser>
          <c:idx val="5"/>
          <c:order val="5"/>
          <c:tx>
            <c:v>GPU_4</c:v>
          </c:tx>
          <c:val>
            <c:numRef>
              <c:f>'Brk20-NoCol '!$F$94:$F$98</c:f>
              <c:numCache>
                <c:formatCode>0.00</c:formatCode>
                <c:ptCount val="5"/>
                <c:pt idx="0">
                  <c:v>0.24200000000000021</c:v>
                </c:pt>
                <c:pt idx="1">
                  <c:v>0.54200000000000004</c:v>
                </c:pt>
                <c:pt idx="2">
                  <c:v>0.90300000000000002</c:v>
                </c:pt>
                <c:pt idx="3">
                  <c:v>1.5229999999999981</c:v>
                </c:pt>
                <c:pt idx="4">
                  <c:v>7.0979999999999945</c:v>
                </c:pt>
              </c:numCache>
            </c:numRef>
          </c:val>
        </c:ser>
        <c:ser>
          <c:idx val="6"/>
          <c:order val="6"/>
          <c:tx>
            <c:v>CPU_8</c:v>
          </c:tx>
          <c:val>
            <c:numRef>
              <c:f>'Brk20-NoCol '!$E$102:$E$106</c:f>
              <c:numCache>
                <c:formatCode>0.00</c:formatCode>
                <c:ptCount val="5"/>
                <c:pt idx="0">
                  <c:v>0.45</c:v>
                </c:pt>
                <c:pt idx="1">
                  <c:v>1.1020000000000001</c:v>
                </c:pt>
                <c:pt idx="2">
                  <c:v>2.5059999999999998</c:v>
                </c:pt>
                <c:pt idx="3">
                  <c:v>4.3810000000000002</c:v>
                </c:pt>
                <c:pt idx="4">
                  <c:v>12.92</c:v>
                </c:pt>
              </c:numCache>
            </c:numRef>
          </c:val>
        </c:ser>
        <c:ser>
          <c:idx val="7"/>
          <c:order val="7"/>
          <c:tx>
            <c:v>GPU_8</c:v>
          </c:tx>
          <c:val>
            <c:numRef>
              <c:f>'Brk20-NoCol '!$F$102:$F$106</c:f>
              <c:numCache>
                <c:formatCode>0.00</c:formatCode>
                <c:ptCount val="5"/>
                <c:pt idx="0">
                  <c:v>0.24300000000000022</c:v>
                </c:pt>
                <c:pt idx="1">
                  <c:v>0.46800000000000008</c:v>
                </c:pt>
                <c:pt idx="2">
                  <c:v>0.90600000000000003</c:v>
                </c:pt>
                <c:pt idx="3">
                  <c:v>1.498</c:v>
                </c:pt>
                <c:pt idx="4">
                  <c:v>7.0389999999999997</c:v>
                </c:pt>
              </c:numCache>
            </c:numRef>
          </c:val>
        </c:ser>
        <c:marker val="1"/>
        <c:axId val="84668416"/>
        <c:axId val="84669952"/>
      </c:lineChart>
      <c:dateAx>
        <c:axId val="84668416"/>
        <c:scaling>
          <c:orientation val="minMax"/>
        </c:scaling>
        <c:axPos val="b"/>
        <c:numFmt formatCode="General" sourceLinked="1"/>
        <c:tickLblPos val="nextTo"/>
        <c:crossAx val="84669952"/>
        <c:crosses val="autoZero"/>
        <c:lblOffset val="100"/>
        <c:baseTimeUnit val="years"/>
      </c:dateAx>
      <c:valAx>
        <c:axId val="84669952"/>
        <c:scaling>
          <c:orientation val="minMax"/>
        </c:scaling>
        <c:axPos val="l"/>
        <c:majorGridlines/>
        <c:numFmt formatCode="0.00" sourceLinked="1"/>
        <c:tickLblPos val="nextTo"/>
        <c:crossAx val="84668416"/>
        <c:crosses val="autoZero"/>
        <c:crossBetween val="midCat"/>
      </c:valAx>
      <c:spPr>
        <a:noFill/>
        <a:ln w="25400">
          <a:noFill/>
        </a:ln>
      </c:spPr>
    </c:plotArea>
    <c:legend>
      <c:legendPos val="b"/>
    </c:legend>
    <c:plotVisOnly val="1"/>
    <c:dispBlanksAs val="gap"/>
  </c:chart>
  <c:externalData r:id="rId1"/>
</c:chartSpace>
</file>

<file path=word/charts/chart43.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Brick20 - </a:t>
            </a:r>
            <a:r>
              <a:rPr lang="pt-BR"/>
              <a:t>CSR - 3 Gauss Points - Coloring </a:t>
            </a:r>
          </a:p>
        </c:rich>
      </c:tx>
    </c:title>
    <c:plotArea>
      <c:layout/>
      <c:lineChart>
        <c:grouping val="standard"/>
        <c:ser>
          <c:idx val="0"/>
          <c:order val="0"/>
          <c:tx>
            <c:v>CPU_1</c:v>
          </c:tx>
          <c:cat>
            <c:numRef>
              <c:f>'Brk20-Col '!$A$10:$A$14</c:f>
              <c:numCache>
                <c:formatCode>General</c:formatCode>
                <c:ptCount val="5"/>
                <c:pt idx="0">
                  <c:v>3675</c:v>
                </c:pt>
                <c:pt idx="1">
                  <c:v>8019</c:v>
                </c:pt>
                <c:pt idx="2">
                  <c:v>14883</c:v>
                </c:pt>
                <c:pt idx="3">
                  <c:v>24843</c:v>
                </c:pt>
                <c:pt idx="4">
                  <c:v>107163</c:v>
                </c:pt>
              </c:numCache>
            </c:numRef>
          </c:cat>
          <c:val>
            <c:numRef>
              <c:f>'Brk20-Col '!$M$10:$M$14</c:f>
              <c:numCache>
                <c:formatCode>0.00</c:formatCode>
                <c:ptCount val="5"/>
                <c:pt idx="0">
                  <c:v>0.71300000000000063</c:v>
                </c:pt>
                <c:pt idx="1">
                  <c:v>1.7409999999999981</c:v>
                </c:pt>
                <c:pt idx="2">
                  <c:v>3.613</c:v>
                </c:pt>
                <c:pt idx="3">
                  <c:v>5.7160000000000002</c:v>
                </c:pt>
                <c:pt idx="4">
                  <c:v>24.446000000000002</c:v>
                </c:pt>
              </c:numCache>
            </c:numRef>
          </c:val>
        </c:ser>
        <c:ser>
          <c:idx val="1"/>
          <c:order val="1"/>
          <c:tx>
            <c:v>GPU_1</c:v>
          </c:tx>
          <c:cat>
            <c:numRef>
              <c:f>'Brk20-Col '!$A$10:$A$14</c:f>
              <c:numCache>
                <c:formatCode>General</c:formatCode>
                <c:ptCount val="5"/>
                <c:pt idx="0">
                  <c:v>3675</c:v>
                </c:pt>
                <c:pt idx="1">
                  <c:v>8019</c:v>
                </c:pt>
                <c:pt idx="2">
                  <c:v>14883</c:v>
                </c:pt>
                <c:pt idx="3">
                  <c:v>24843</c:v>
                </c:pt>
                <c:pt idx="4">
                  <c:v>107163</c:v>
                </c:pt>
              </c:numCache>
            </c:numRef>
          </c:cat>
          <c:val>
            <c:numRef>
              <c:f>'Brk20-Col '!$N$10:$N$14</c:f>
              <c:numCache>
                <c:formatCode>0.00</c:formatCode>
                <c:ptCount val="5"/>
                <c:pt idx="0">
                  <c:v>0.20500000000000004</c:v>
                </c:pt>
                <c:pt idx="1">
                  <c:v>0.55500000000000005</c:v>
                </c:pt>
                <c:pt idx="2">
                  <c:v>1.228</c:v>
                </c:pt>
                <c:pt idx="3">
                  <c:v>1.4139999999999961</c:v>
                </c:pt>
                <c:pt idx="4">
                  <c:v>5.5590000000000002</c:v>
                </c:pt>
              </c:numCache>
            </c:numRef>
          </c:val>
        </c:ser>
        <c:ser>
          <c:idx val="2"/>
          <c:order val="2"/>
          <c:tx>
            <c:v>CPU_2</c:v>
          </c:tx>
          <c:val>
            <c:numRef>
              <c:f>'Brk20-Col '!$M$18:$M$22</c:f>
              <c:numCache>
                <c:formatCode>0.00</c:formatCode>
                <c:ptCount val="5"/>
                <c:pt idx="0">
                  <c:v>0.48600000000000032</c:v>
                </c:pt>
                <c:pt idx="1">
                  <c:v>1.3080000000000001</c:v>
                </c:pt>
                <c:pt idx="2">
                  <c:v>2.0059999999999998</c:v>
                </c:pt>
                <c:pt idx="3">
                  <c:v>3.5859999999999999</c:v>
                </c:pt>
                <c:pt idx="4">
                  <c:v>16.318000000000001</c:v>
                </c:pt>
              </c:numCache>
            </c:numRef>
          </c:val>
        </c:ser>
        <c:ser>
          <c:idx val="3"/>
          <c:order val="3"/>
          <c:tx>
            <c:v>GPU_2</c:v>
          </c:tx>
          <c:val>
            <c:numRef>
              <c:f>'Brk20-Col '!$N$18:$N$22</c:f>
              <c:numCache>
                <c:formatCode>0.00</c:formatCode>
                <c:ptCount val="5"/>
                <c:pt idx="0">
                  <c:v>0.25800000000000001</c:v>
                </c:pt>
                <c:pt idx="1">
                  <c:v>0.71400000000000063</c:v>
                </c:pt>
                <c:pt idx="2">
                  <c:v>0.66800000000000115</c:v>
                </c:pt>
                <c:pt idx="3">
                  <c:v>1.1459999999999981</c:v>
                </c:pt>
                <c:pt idx="4">
                  <c:v>5.3449999999999926</c:v>
                </c:pt>
              </c:numCache>
            </c:numRef>
          </c:val>
        </c:ser>
        <c:ser>
          <c:idx val="4"/>
          <c:order val="4"/>
          <c:tx>
            <c:v>CPU_4</c:v>
          </c:tx>
          <c:val>
            <c:numRef>
              <c:f>'Brk20-Col '!$M$26:$M$30</c:f>
              <c:numCache>
                <c:formatCode>0.00</c:formatCode>
                <c:ptCount val="5"/>
                <c:pt idx="0">
                  <c:v>0.37600000000000044</c:v>
                </c:pt>
                <c:pt idx="1">
                  <c:v>0.91700000000000004</c:v>
                </c:pt>
                <c:pt idx="2">
                  <c:v>1.1950000000000001</c:v>
                </c:pt>
                <c:pt idx="3">
                  <c:v>2.0619999999999998</c:v>
                </c:pt>
                <c:pt idx="4">
                  <c:v>9.3670000000000027</c:v>
                </c:pt>
              </c:numCache>
            </c:numRef>
          </c:val>
        </c:ser>
        <c:ser>
          <c:idx val="5"/>
          <c:order val="5"/>
          <c:tx>
            <c:v>GPU_4</c:v>
          </c:tx>
          <c:val>
            <c:numRef>
              <c:f>'Brk20-Col '!$N$26:$N$30</c:f>
              <c:numCache>
                <c:formatCode>0.00</c:formatCode>
                <c:ptCount val="5"/>
                <c:pt idx="0">
                  <c:v>0.27700000000000002</c:v>
                </c:pt>
                <c:pt idx="1">
                  <c:v>0.67400000000000115</c:v>
                </c:pt>
                <c:pt idx="2">
                  <c:v>0.67500000000000115</c:v>
                </c:pt>
                <c:pt idx="3">
                  <c:v>1.1479999999999981</c:v>
                </c:pt>
                <c:pt idx="4">
                  <c:v>5.4130000000000003</c:v>
                </c:pt>
              </c:numCache>
            </c:numRef>
          </c:val>
        </c:ser>
        <c:ser>
          <c:idx val="6"/>
          <c:order val="6"/>
          <c:tx>
            <c:v>CPU_8</c:v>
          </c:tx>
          <c:val>
            <c:numRef>
              <c:f>'Brk20-Col '!$M$34:$M$38</c:f>
              <c:numCache>
                <c:formatCode>0.00</c:formatCode>
                <c:ptCount val="5"/>
                <c:pt idx="0">
                  <c:v>0.40500000000000008</c:v>
                </c:pt>
                <c:pt idx="1">
                  <c:v>0.97800000000000065</c:v>
                </c:pt>
                <c:pt idx="2">
                  <c:v>1.252</c:v>
                </c:pt>
                <c:pt idx="3">
                  <c:v>1.802</c:v>
                </c:pt>
                <c:pt idx="4">
                  <c:v>8.4040000000000035</c:v>
                </c:pt>
              </c:numCache>
            </c:numRef>
          </c:val>
        </c:ser>
        <c:ser>
          <c:idx val="7"/>
          <c:order val="7"/>
          <c:tx>
            <c:v>GPU_8</c:v>
          </c:tx>
          <c:val>
            <c:numRef>
              <c:f>'Brk20-Col '!$N$34:$N$38</c:f>
              <c:numCache>
                <c:formatCode>0.00</c:formatCode>
                <c:ptCount val="5"/>
                <c:pt idx="0">
                  <c:v>0.25900000000000001</c:v>
                </c:pt>
                <c:pt idx="1">
                  <c:v>0.70000000000000062</c:v>
                </c:pt>
                <c:pt idx="2">
                  <c:v>0.755000000000001</c:v>
                </c:pt>
                <c:pt idx="3">
                  <c:v>1.1599999999999981</c:v>
                </c:pt>
                <c:pt idx="4">
                  <c:v>5.4669999999999996</c:v>
                </c:pt>
              </c:numCache>
            </c:numRef>
          </c:val>
        </c:ser>
        <c:marker val="1"/>
        <c:axId val="84830848"/>
        <c:axId val="84849024"/>
      </c:lineChart>
      <c:dateAx>
        <c:axId val="84830848"/>
        <c:scaling>
          <c:orientation val="minMax"/>
        </c:scaling>
        <c:axPos val="b"/>
        <c:numFmt formatCode="General" sourceLinked="1"/>
        <c:tickLblPos val="nextTo"/>
        <c:crossAx val="84849024"/>
        <c:crosses val="autoZero"/>
        <c:lblOffset val="100"/>
        <c:baseTimeUnit val="years"/>
      </c:dateAx>
      <c:valAx>
        <c:axId val="84849024"/>
        <c:scaling>
          <c:orientation val="minMax"/>
        </c:scaling>
        <c:axPos val="l"/>
        <c:majorGridlines/>
        <c:numFmt formatCode="0.00" sourceLinked="1"/>
        <c:tickLblPos val="nextTo"/>
        <c:crossAx val="84830848"/>
        <c:crosses val="autoZero"/>
        <c:crossBetween val="midCat"/>
      </c:valAx>
      <c:spPr>
        <a:noFill/>
        <a:ln w="25400">
          <a:noFill/>
        </a:ln>
      </c:spPr>
    </c:plotArea>
    <c:legend>
      <c:legendPos val="b"/>
    </c:legend>
    <c:plotVisOnly val="1"/>
    <c:dispBlanksAs val="gap"/>
  </c:chart>
  <c:externalData r:id="rId1"/>
</c:chartSpace>
</file>

<file path=word/charts/chart44.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Brick20 - </a:t>
            </a:r>
            <a:r>
              <a:rPr lang="pt-BR"/>
              <a:t>CSR - 3 Gauss Points - No</a:t>
            </a:r>
            <a:r>
              <a:rPr lang="pt-BR" baseline="0"/>
              <a:t> </a:t>
            </a:r>
            <a:r>
              <a:rPr lang="pt-BR"/>
              <a:t>Coloring </a:t>
            </a:r>
          </a:p>
        </c:rich>
      </c:tx>
    </c:title>
    <c:plotArea>
      <c:layout/>
      <c:lineChart>
        <c:grouping val="standard"/>
        <c:ser>
          <c:idx val="0"/>
          <c:order val="0"/>
          <c:tx>
            <c:v>CPU_1</c:v>
          </c:tx>
          <c:cat>
            <c:numRef>
              <c:f>'Brk20-NoCol '!$A$10:$A$14</c:f>
              <c:numCache>
                <c:formatCode>General</c:formatCode>
                <c:ptCount val="5"/>
                <c:pt idx="0">
                  <c:v>3675</c:v>
                </c:pt>
                <c:pt idx="1">
                  <c:v>8019</c:v>
                </c:pt>
                <c:pt idx="2">
                  <c:v>14883</c:v>
                </c:pt>
                <c:pt idx="3">
                  <c:v>24843</c:v>
                </c:pt>
                <c:pt idx="4">
                  <c:v>107163</c:v>
                </c:pt>
              </c:numCache>
            </c:numRef>
          </c:cat>
          <c:val>
            <c:numRef>
              <c:f>'Brk20-NoCol '!$M$10:$M$14</c:f>
              <c:numCache>
                <c:formatCode>0.00</c:formatCode>
                <c:ptCount val="5"/>
                <c:pt idx="0">
                  <c:v>0.71900000000000064</c:v>
                </c:pt>
                <c:pt idx="1">
                  <c:v>1.6970000000000001</c:v>
                </c:pt>
                <c:pt idx="2">
                  <c:v>3.5529999999999977</c:v>
                </c:pt>
                <c:pt idx="3">
                  <c:v>5.6079999999999917</c:v>
                </c:pt>
                <c:pt idx="4">
                  <c:v>23.545999999999989</c:v>
                </c:pt>
              </c:numCache>
            </c:numRef>
          </c:val>
        </c:ser>
        <c:ser>
          <c:idx val="1"/>
          <c:order val="1"/>
          <c:tx>
            <c:v>GPU_1</c:v>
          </c:tx>
          <c:cat>
            <c:numRef>
              <c:f>'Brk20-NoCol '!$A$10:$A$14</c:f>
              <c:numCache>
                <c:formatCode>General</c:formatCode>
                <c:ptCount val="5"/>
                <c:pt idx="0">
                  <c:v>3675</c:v>
                </c:pt>
                <c:pt idx="1">
                  <c:v>8019</c:v>
                </c:pt>
                <c:pt idx="2">
                  <c:v>14883</c:v>
                </c:pt>
                <c:pt idx="3">
                  <c:v>24843</c:v>
                </c:pt>
                <c:pt idx="4">
                  <c:v>107163</c:v>
                </c:pt>
              </c:numCache>
            </c:numRef>
          </c:cat>
          <c:val>
            <c:numRef>
              <c:f>'Brk20-NoCol '!$N$10:$N$14</c:f>
              <c:numCache>
                <c:formatCode>0.00</c:formatCode>
                <c:ptCount val="5"/>
                <c:pt idx="0">
                  <c:v>0.20600000000000004</c:v>
                </c:pt>
                <c:pt idx="1">
                  <c:v>0.54100000000000004</c:v>
                </c:pt>
                <c:pt idx="2">
                  <c:v>1.23</c:v>
                </c:pt>
                <c:pt idx="3">
                  <c:v>1.1279999999999979</c:v>
                </c:pt>
                <c:pt idx="4">
                  <c:v>5.3209999999999926</c:v>
                </c:pt>
              </c:numCache>
            </c:numRef>
          </c:val>
        </c:ser>
        <c:ser>
          <c:idx val="2"/>
          <c:order val="2"/>
          <c:tx>
            <c:v>CPU_2</c:v>
          </c:tx>
          <c:val>
            <c:numRef>
              <c:f>'Brk20-NoCol '!$M$18:$M$22</c:f>
              <c:numCache>
                <c:formatCode>0.00</c:formatCode>
                <c:ptCount val="5"/>
                <c:pt idx="0">
                  <c:v>0.48200000000000032</c:v>
                </c:pt>
                <c:pt idx="1">
                  <c:v>1.113</c:v>
                </c:pt>
                <c:pt idx="2">
                  <c:v>1.9139999999999981</c:v>
                </c:pt>
                <c:pt idx="3">
                  <c:v>3.3289999999999997</c:v>
                </c:pt>
                <c:pt idx="4">
                  <c:v>15.563000000000002</c:v>
                </c:pt>
              </c:numCache>
            </c:numRef>
          </c:val>
        </c:ser>
        <c:ser>
          <c:idx val="3"/>
          <c:order val="3"/>
          <c:tx>
            <c:v>GPU_2</c:v>
          </c:tx>
          <c:val>
            <c:numRef>
              <c:f>'Brk20-NoCol '!$N$18:$N$22</c:f>
              <c:numCache>
                <c:formatCode>0.00</c:formatCode>
                <c:ptCount val="5"/>
                <c:pt idx="0">
                  <c:v>0.23900000000000021</c:v>
                </c:pt>
                <c:pt idx="1">
                  <c:v>0.45500000000000002</c:v>
                </c:pt>
                <c:pt idx="2">
                  <c:v>0.64400000000000102</c:v>
                </c:pt>
                <c:pt idx="3">
                  <c:v>1.141</c:v>
                </c:pt>
                <c:pt idx="4">
                  <c:v>5.4909999999999997</c:v>
                </c:pt>
              </c:numCache>
            </c:numRef>
          </c:val>
        </c:ser>
        <c:ser>
          <c:idx val="4"/>
          <c:order val="4"/>
          <c:tx>
            <c:v>CPU_4</c:v>
          </c:tx>
          <c:val>
            <c:numRef>
              <c:f>'Brk20-NoCol '!$M$26:$M$30</c:f>
              <c:numCache>
                <c:formatCode>0.00</c:formatCode>
                <c:ptCount val="5"/>
                <c:pt idx="0">
                  <c:v>0.38700000000000051</c:v>
                </c:pt>
                <c:pt idx="1">
                  <c:v>0.79</c:v>
                </c:pt>
                <c:pt idx="2">
                  <c:v>1.2189999999999981</c:v>
                </c:pt>
                <c:pt idx="3">
                  <c:v>2.0880000000000001</c:v>
                </c:pt>
                <c:pt idx="4">
                  <c:v>9.3640000000000008</c:v>
                </c:pt>
              </c:numCache>
            </c:numRef>
          </c:val>
        </c:ser>
        <c:ser>
          <c:idx val="5"/>
          <c:order val="5"/>
          <c:tx>
            <c:v>GPU_4</c:v>
          </c:tx>
          <c:val>
            <c:numRef>
              <c:f>'Brk20-NoCol '!$N$26:$N$30</c:f>
              <c:numCache>
                <c:formatCode>0.00</c:formatCode>
                <c:ptCount val="5"/>
                <c:pt idx="0">
                  <c:v>0.27700000000000002</c:v>
                </c:pt>
                <c:pt idx="1">
                  <c:v>0.501</c:v>
                </c:pt>
                <c:pt idx="2">
                  <c:v>0.65100000000000113</c:v>
                </c:pt>
                <c:pt idx="3">
                  <c:v>1.141</c:v>
                </c:pt>
                <c:pt idx="4">
                  <c:v>5.5139999999999985</c:v>
                </c:pt>
              </c:numCache>
            </c:numRef>
          </c:val>
        </c:ser>
        <c:ser>
          <c:idx val="6"/>
          <c:order val="6"/>
          <c:tx>
            <c:v>CPU_8</c:v>
          </c:tx>
          <c:val>
            <c:numRef>
              <c:f>'Brk20-NoCol '!$M$34:$M$38</c:f>
              <c:numCache>
                <c:formatCode>0.00</c:formatCode>
                <c:ptCount val="5"/>
                <c:pt idx="0">
                  <c:v>0.39300000000000057</c:v>
                </c:pt>
                <c:pt idx="1">
                  <c:v>0.94299999999999995</c:v>
                </c:pt>
                <c:pt idx="2">
                  <c:v>1.3759999999999979</c:v>
                </c:pt>
                <c:pt idx="3">
                  <c:v>1.8360000000000001</c:v>
                </c:pt>
                <c:pt idx="4">
                  <c:v>8.3660000000000068</c:v>
                </c:pt>
              </c:numCache>
            </c:numRef>
          </c:val>
        </c:ser>
        <c:ser>
          <c:idx val="7"/>
          <c:order val="7"/>
          <c:tx>
            <c:v>GPU_8</c:v>
          </c:tx>
          <c:val>
            <c:numRef>
              <c:f>'Brk20-NoCol '!$N$34:$N$38</c:f>
              <c:numCache>
                <c:formatCode>0.00</c:formatCode>
                <c:ptCount val="5"/>
                <c:pt idx="0">
                  <c:v>0.26200000000000001</c:v>
                </c:pt>
                <c:pt idx="1">
                  <c:v>0.67200000000000115</c:v>
                </c:pt>
                <c:pt idx="2">
                  <c:v>0.70100000000000062</c:v>
                </c:pt>
                <c:pt idx="3">
                  <c:v>1.159</c:v>
                </c:pt>
                <c:pt idx="4">
                  <c:v>5.181</c:v>
                </c:pt>
              </c:numCache>
            </c:numRef>
          </c:val>
        </c:ser>
        <c:marker val="1"/>
        <c:axId val="84960768"/>
        <c:axId val="84962304"/>
      </c:lineChart>
      <c:dateAx>
        <c:axId val="84960768"/>
        <c:scaling>
          <c:orientation val="minMax"/>
        </c:scaling>
        <c:axPos val="b"/>
        <c:numFmt formatCode="General" sourceLinked="1"/>
        <c:tickLblPos val="nextTo"/>
        <c:crossAx val="84962304"/>
        <c:crosses val="autoZero"/>
        <c:lblOffset val="100"/>
        <c:baseTimeUnit val="years"/>
      </c:dateAx>
      <c:valAx>
        <c:axId val="84962304"/>
        <c:scaling>
          <c:orientation val="minMax"/>
        </c:scaling>
        <c:axPos val="l"/>
        <c:majorGridlines/>
        <c:numFmt formatCode="0.00" sourceLinked="1"/>
        <c:tickLblPos val="nextTo"/>
        <c:crossAx val="84960768"/>
        <c:crosses val="autoZero"/>
        <c:crossBetween val="midCat"/>
      </c:valAx>
      <c:spPr>
        <a:noFill/>
        <a:ln w="25400">
          <a:noFill/>
        </a:ln>
      </c:spPr>
    </c:plotArea>
    <c:legend>
      <c:legendPos val="b"/>
    </c:legend>
    <c:plotVisOnly val="1"/>
    <c:dispBlanksAs val="gap"/>
  </c:chart>
  <c:externalData r:id="rId1"/>
</c:chartSpace>
</file>

<file path=word/charts/chart45.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Brick20 - </a:t>
            </a:r>
            <a:r>
              <a:rPr lang="pt-BR"/>
              <a:t>ELL - 3 Gauss Points - Coloring </a:t>
            </a:r>
          </a:p>
        </c:rich>
      </c:tx>
    </c:title>
    <c:plotArea>
      <c:layout/>
      <c:lineChart>
        <c:grouping val="standard"/>
        <c:ser>
          <c:idx val="0"/>
          <c:order val="0"/>
          <c:tx>
            <c:v>CPU_1</c:v>
          </c:tx>
          <c:cat>
            <c:numRef>
              <c:f>'Brk20-Col '!$A$10:$A$14</c:f>
              <c:numCache>
                <c:formatCode>General</c:formatCode>
                <c:ptCount val="5"/>
                <c:pt idx="0">
                  <c:v>3675</c:v>
                </c:pt>
                <c:pt idx="1">
                  <c:v>8019</c:v>
                </c:pt>
                <c:pt idx="2">
                  <c:v>14883</c:v>
                </c:pt>
                <c:pt idx="3">
                  <c:v>24843</c:v>
                </c:pt>
                <c:pt idx="4">
                  <c:v>107163</c:v>
                </c:pt>
              </c:numCache>
            </c:numRef>
          </c:cat>
          <c:val>
            <c:numRef>
              <c:f>'Brk20-Col '!$M$44:$M$48</c:f>
              <c:numCache>
                <c:formatCode>0.00</c:formatCode>
                <c:ptCount val="5"/>
                <c:pt idx="0">
                  <c:v>0.75900000000000101</c:v>
                </c:pt>
                <c:pt idx="1">
                  <c:v>1.7209999999999981</c:v>
                </c:pt>
                <c:pt idx="2">
                  <c:v>3.3339999999999987</c:v>
                </c:pt>
                <c:pt idx="3">
                  <c:v>5.83</c:v>
                </c:pt>
                <c:pt idx="4">
                  <c:v>27.533000000000001</c:v>
                </c:pt>
              </c:numCache>
            </c:numRef>
          </c:val>
        </c:ser>
        <c:ser>
          <c:idx val="1"/>
          <c:order val="1"/>
          <c:tx>
            <c:v>GPU_1</c:v>
          </c:tx>
          <c:cat>
            <c:numRef>
              <c:f>'Brk20-Col '!$A$10:$A$14</c:f>
              <c:numCache>
                <c:formatCode>General</c:formatCode>
                <c:ptCount val="5"/>
                <c:pt idx="0">
                  <c:v>3675</c:v>
                </c:pt>
                <c:pt idx="1">
                  <c:v>8019</c:v>
                </c:pt>
                <c:pt idx="2">
                  <c:v>14883</c:v>
                </c:pt>
                <c:pt idx="3">
                  <c:v>24843</c:v>
                </c:pt>
                <c:pt idx="4">
                  <c:v>107163</c:v>
                </c:pt>
              </c:numCache>
            </c:numRef>
          </c:cat>
          <c:val>
            <c:numRef>
              <c:f>'Brk20-Col '!$N$44:$N$48</c:f>
              <c:numCache>
                <c:formatCode>0.00</c:formatCode>
                <c:ptCount val="5"/>
                <c:pt idx="0">
                  <c:v>0.23100000000000001</c:v>
                </c:pt>
                <c:pt idx="1">
                  <c:v>0.53500000000000003</c:v>
                </c:pt>
                <c:pt idx="2">
                  <c:v>1.071</c:v>
                </c:pt>
                <c:pt idx="3">
                  <c:v>1.8819999999999979</c:v>
                </c:pt>
                <c:pt idx="4">
                  <c:v>8.6260000000000012</c:v>
                </c:pt>
              </c:numCache>
            </c:numRef>
          </c:val>
        </c:ser>
        <c:ser>
          <c:idx val="2"/>
          <c:order val="2"/>
          <c:tx>
            <c:v>CPU_2</c:v>
          </c:tx>
          <c:val>
            <c:numRef>
              <c:f>'Brk20-Col '!$M$52:$M$56</c:f>
              <c:numCache>
                <c:formatCode>0.00</c:formatCode>
                <c:ptCount val="5"/>
                <c:pt idx="0">
                  <c:v>0.47800000000000031</c:v>
                </c:pt>
                <c:pt idx="1">
                  <c:v>1.139</c:v>
                </c:pt>
                <c:pt idx="2">
                  <c:v>2.177</c:v>
                </c:pt>
                <c:pt idx="3">
                  <c:v>3.8919999999999977</c:v>
                </c:pt>
                <c:pt idx="4">
                  <c:v>17.885999999999989</c:v>
                </c:pt>
              </c:numCache>
            </c:numRef>
          </c:val>
        </c:ser>
        <c:ser>
          <c:idx val="3"/>
          <c:order val="3"/>
          <c:tx>
            <c:v>GPU_2</c:v>
          </c:tx>
          <c:val>
            <c:numRef>
              <c:f>'Brk20-Col '!$N$52:$N$56</c:f>
              <c:numCache>
                <c:formatCode>0.00</c:formatCode>
                <c:ptCount val="5"/>
                <c:pt idx="0">
                  <c:v>0.25800000000000001</c:v>
                </c:pt>
                <c:pt idx="1">
                  <c:v>0.56599999999999995</c:v>
                </c:pt>
                <c:pt idx="2">
                  <c:v>1.075</c:v>
                </c:pt>
                <c:pt idx="3">
                  <c:v>1.8480000000000001</c:v>
                </c:pt>
                <c:pt idx="4">
                  <c:v>8.9620000000000068</c:v>
                </c:pt>
              </c:numCache>
            </c:numRef>
          </c:val>
        </c:ser>
        <c:ser>
          <c:idx val="4"/>
          <c:order val="4"/>
          <c:tx>
            <c:v>CPU_4</c:v>
          </c:tx>
          <c:val>
            <c:numRef>
              <c:f>'Brk20-Col '!$M$60:$M$64</c:f>
              <c:numCache>
                <c:formatCode>0.00</c:formatCode>
                <c:ptCount val="5"/>
                <c:pt idx="0">
                  <c:v>0.36900000000000038</c:v>
                </c:pt>
                <c:pt idx="1">
                  <c:v>0.77400000000000102</c:v>
                </c:pt>
                <c:pt idx="2">
                  <c:v>1.458</c:v>
                </c:pt>
                <c:pt idx="3">
                  <c:v>2.5759999999999987</c:v>
                </c:pt>
                <c:pt idx="4">
                  <c:v>11.702</c:v>
                </c:pt>
              </c:numCache>
            </c:numRef>
          </c:val>
        </c:ser>
        <c:ser>
          <c:idx val="5"/>
          <c:order val="5"/>
          <c:tx>
            <c:v>GPU_4</c:v>
          </c:tx>
          <c:val>
            <c:numRef>
              <c:f>'Brk20-Col '!$N$60:$N$64</c:f>
              <c:numCache>
                <c:formatCode>0.00</c:formatCode>
                <c:ptCount val="5"/>
                <c:pt idx="0">
                  <c:v>0.26300000000000001</c:v>
                </c:pt>
                <c:pt idx="1">
                  <c:v>0.56899999999999995</c:v>
                </c:pt>
                <c:pt idx="2">
                  <c:v>1.0960000000000001</c:v>
                </c:pt>
                <c:pt idx="3">
                  <c:v>1.8939999999999981</c:v>
                </c:pt>
                <c:pt idx="4">
                  <c:v>8.7690000000000001</c:v>
                </c:pt>
              </c:numCache>
            </c:numRef>
          </c:val>
        </c:ser>
        <c:ser>
          <c:idx val="6"/>
          <c:order val="6"/>
          <c:tx>
            <c:v>CPU_8</c:v>
          </c:tx>
          <c:val>
            <c:numRef>
              <c:f>'Brk20-Col '!$M$68:$M$72</c:f>
              <c:numCache>
                <c:formatCode>0.00</c:formatCode>
                <c:ptCount val="5"/>
                <c:pt idx="0">
                  <c:v>0.34500000000000008</c:v>
                </c:pt>
                <c:pt idx="1">
                  <c:v>0.69799999999999995</c:v>
                </c:pt>
                <c:pt idx="2">
                  <c:v>1.327</c:v>
                </c:pt>
                <c:pt idx="3">
                  <c:v>2.383</c:v>
                </c:pt>
                <c:pt idx="4">
                  <c:v>11.215</c:v>
                </c:pt>
              </c:numCache>
            </c:numRef>
          </c:val>
        </c:ser>
        <c:ser>
          <c:idx val="7"/>
          <c:order val="7"/>
          <c:tx>
            <c:v>GPU_8</c:v>
          </c:tx>
          <c:val>
            <c:numRef>
              <c:f>'Brk20-Col '!$N$68:$N$72</c:f>
              <c:numCache>
                <c:formatCode>0.00</c:formatCode>
                <c:ptCount val="5"/>
                <c:pt idx="0">
                  <c:v>0.26800000000000002</c:v>
                </c:pt>
                <c:pt idx="1">
                  <c:v>0.57399999999999995</c:v>
                </c:pt>
                <c:pt idx="2">
                  <c:v>1.0620000000000001</c:v>
                </c:pt>
                <c:pt idx="3">
                  <c:v>1.929</c:v>
                </c:pt>
                <c:pt idx="4">
                  <c:v>8.8030000000000008</c:v>
                </c:pt>
              </c:numCache>
            </c:numRef>
          </c:val>
        </c:ser>
        <c:marker val="1"/>
        <c:axId val="85041536"/>
        <c:axId val="85043072"/>
      </c:lineChart>
      <c:dateAx>
        <c:axId val="85041536"/>
        <c:scaling>
          <c:orientation val="minMax"/>
        </c:scaling>
        <c:axPos val="b"/>
        <c:numFmt formatCode="General" sourceLinked="1"/>
        <c:tickLblPos val="nextTo"/>
        <c:crossAx val="85043072"/>
        <c:crosses val="autoZero"/>
        <c:lblOffset val="100"/>
        <c:baseTimeUnit val="years"/>
      </c:dateAx>
      <c:valAx>
        <c:axId val="85043072"/>
        <c:scaling>
          <c:orientation val="minMax"/>
        </c:scaling>
        <c:axPos val="l"/>
        <c:majorGridlines/>
        <c:numFmt formatCode="0.00" sourceLinked="1"/>
        <c:tickLblPos val="nextTo"/>
        <c:crossAx val="85041536"/>
        <c:crosses val="autoZero"/>
        <c:crossBetween val="midCat"/>
      </c:valAx>
      <c:spPr>
        <a:noFill/>
        <a:ln w="25400">
          <a:noFill/>
        </a:ln>
      </c:spPr>
    </c:plotArea>
    <c:legend>
      <c:legendPos val="b"/>
    </c:legend>
    <c:plotVisOnly val="1"/>
    <c:dispBlanksAs val="gap"/>
  </c:chart>
  <c:externalData r:id="rId1"/>
</c:chartSpace>
</file>

<file path=word/charts/chart46.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Brick20 - </a:t>
            </a:r>
            <a:r>
              <a:rPr lang="pt-BR"/>
              <a:t>ELL - 3 Gauss Points - No</a:t>
            </a:r>
            <a:r>
              <a:rPr lang="pt-BR" baseline="0"/>
              <a:t> </a:t>
            </a:r>
            <a:r>
              <a:rPr lang="pt-BR"/>
              <a:t>Coloring </a:t>
            </a:r>
          </a:p>
        </c:rich>
      </c:tx>
    </c:title>
    <c:plotArea>
      <c:layout/>
      <c:lineChart>
        <c:grouping val="standard"/>
        <c:ser>
          <c:idx val="0"/>
          <c:order val="0"/>
          <c:tx>
            <c:v>CPU_1</c:v>
          </c:tx>
          <c:cat>
            <c:numRef>
              <c:f>'Brk20-NoCol '!$A$10:$A$14</c:f>
              <c:numCache>
                <c:formatCode>General</c:formatCode>
                <c:ptCount val="5"/>
                <c:pt idx="0">
                  <c:v>3675</c:v>
                </c:pt>
                <c:pt idx="1">
                  <c:v>8019</c:v>
                </c:pt>
                <c:pt idx="2">
                  <c:v>14883</c:v>
                </c:pt>
                <c:pt idx="3">
                  <c:v>24843</c:v>
                </c:pt>
                <c:pt idx="4">
                  <c:v>107163</c:v>
                </c:pt>
              </c:numCache>
            </c:numRef>
          </c:cat>
          <c:val>
            <c:numRef>
              <c:f>'Brk20-NoCol '!$M$44:$M$48</c:f>
              <c:numCache>
                <c:formatCode>0.00</c:formatCode>
                <c:ptCount val="5"/>
                <c:pt idx="0">
                  <c:v>0.73800000000000088</c:v>
                </c:pt>
                <c:pt idx="1">
                  <c:v>1.75</c:v>
                </c:pt>
                <c:pt idx="2">
                  <c:v>3.4009999999999998</c:v>
                </c:pt>
                <c:pt idx="3">
                  <c:v>5.8569999999999975</c:v>
                </c:pt>
                <c:pt idx="4">
                  <c:v>27.571999999999999</c:v>
                </c:pt>
              </c:numCache>
            </c:numRef>
          </c:val>
        </c:ser>
        <c:ser>
          <c:idx val="1"/>
          <c:order val="1"/>
          <c:tx>
            <c:v>GPU_1</c:v>
          </c:tx>
          <c:cat>
            <c:numRef>
              <c:f>'Brk20-NoCol '!$A$10:$A$14</c:f>
              <c:numCache>
                <c:formatCode>General</c:formatCode>
                <c:ptCount val="5"/>
                <c:pt idx="0">
                  <c:v>3675</c:v>
                </c:pt>
                <c:pt idx="1">
                  <c:v>8019</c:v>
                </c:pt>
                <c:pt idx="2">
                  <c:v>14883</c:v>
                </c:pt>
                <c:pt idx="3">
                  <c:v>24843</c:v>
                </c:pt>
                <c:pt idx="4">
                  <c:v>107163</c:v>
                </c:pt>
              </c:numCache>
            </c:numRef>
          </c:cat>
          <c:val>
            <c:numRef>
              <c:f>'Brk20-NoCol '!$N$44:$N$48</c:f>
              <c:numCache>
                <c:formatCode>0.00</c:formatCode>
                <c:ptCount val="5"/>
                <c:pt idx="0">
                  <c:v>0.25800000000000001</c:v>
                </c:pt>
                <c:pt idx="1">
                  <c:v>0.56399999999999995</c:v>
                </c:pt>
                <c:pt idx="2">
                  <c:v>1.0669999999999982</c:v>
                </c:pt>
                <c:pt idx="3">
                  <c:v>1.885</c:v>
                </c:pt>
                <c:pt idx="4">
                  <c:v>8.8540000000000028</c:v>
                </c:pt>
              </c:numCache>
            </c:numRef>
          </c:val>
        </c:ser>
        <c:ser>
          <c:idx val="2"/>
          <c:order val="2"/>
          <c:tx>
            <c:v>CPU_2</c:v>
          </c:tx>
          <c:val>
            <c:numRef>
              <c:f>'Brk20-NoCol '!$M$52:$M$56</c:f>
              <c:numCache>
                <c:formatCode>0.00</c:formatCode>
                <c:ptCount val="5"/>
                <c:pt idx="0">
                  <c:v>0.48300000000000032</c:v>
                </c:pt>
                <c:pt idx="1">
                  <c:v>1.1679999999999982</c:v>
                </c:pt>
                <c:pt idx="2">
                  <c:v>2.3129999999999966</c:v>
                </c:pt>
                <c:pt idx="3">
                  <c:v>4.0890000000000004</c:v>
                </c:pt>
                <c:pt idx="4">
                  <c:v>18.449000000000002</c:v>
                </c:pt>
              </c:numCache>
            </c:numRef>
          </c:val>
        </c:ser>
        <c:ser>
          <c:idx val="3"/>
          <c:order val="3"/>
          <c:tx>
            <c:v>GPU_2</c:v>
          </c:tx>
          <c:val>
            <c:numRef>
              <c:f>'Brk20-NoCol '!$N$52:$N$56</c:f>
              <c:numCache>
                <c:formatCode>0.00</c:formatCode>
                <c:ptCount val="5"/>
                <c:pt idx="0">
                  <c:v>0.24100000000000021</c:v>
                </c:pt>
                <c:pt idx="1">
                  <c:v>0.57900000000000063</c:v>
                </c:pt>
                <c:pt idx="2">
                  <c:v>1.1739999999999982</c:v>
                </c:pt>
                <c:pt idx="3">
                  <c:v>1.9670000000000001</c:v>
                </c:pt>
                <c:pt idx="4">
                  <c:v>8.9940000000000015</c:v>
                </c:pt>
              </c:numCache>
            </c:numRef>
          </c:val>
        </c:ser>
        <c:ser>
          <c:idx val="4"/>
          <c:order val="4"/>
          <c:tx>
            <c:v>CPU_4</c:v>
          </c:tx>
          <c:val>
            <c:numRef>
              <c:f>'Brk20-NoCol '!$M$60:$M$64</c:f>
              <c:numCache>
                <c:formatCode>0.00</c:formatCode>
                <c:ptCount val="5"/>
                <c:pt idx="0">
                  <c:v>0.29800000000000032</c:v>
                </c:pt>
                <c:pt idx="1">
                  <c:v>0.76800000000000102</c:v>
                </c:pt>
                <c:pt idx="2">
                  <c:v>1.4989999999999983</c:v>
                </c:pt>
                <c:pt idx="3">
                  <c:v>2.72</c:v>
                </c:pt>
                <c:pt idx="4">
                  <c:v>11.974</c:v>
                </c:pt>
              </c:numCache>
            </c:numRef>
          </c:val>
        </c:ser>
        <c:ser>
          <c:idx val="5"/>
          <c:order val="5"/>
          <c:tx>
            <c:v>GPU_4</c:v>
          </c:tx>
          <c:val>
            <c:numRef>
              <c:f>'Brk20-NoCol '!$N$60:$N$64</c:f>
              <c:numCache>
                <c:formatCode>0.00</c:formatCode>
                <c:ptCount val="5"/>
                <c:pt idx="0">
                  <c:v>0.26300000000000001</c:v>
                </c:pt>
                <c:pt idx="1">
                  <c:v>0.57800000000000062</c:v>
                </c:pt>
                <c:pt idx="2">
                  <c:v>1.0669999999999982</c:v>
                </c:pt>
                <c:pt idx="3">
                  <c:v>2.02</c:v>
                </c:pt>
                <c:pt idx="4">
                  <c:v>9.0870000000000015</c:v>
                </c:pt>
              </c:numCache>
            </c:numRef>
          </c:val>
        </c:ser>
        <c:ser>
          <c:idx val="6"/>
          <c:order val="6"/>
          <c:tx>
            <c:v>CPU_8</c:v>
          </c:tx>
          <c:val>
            <c:numRef>
              <c:f>'Brk20-NoCol '!$M$68:$M$72</c:f>
              <c:numCache>
                <c:formatCode>0.00</c:formatCode>
                <c:ptCount val="5"/>
                <c:pt idx="0">
                  <c:v>0.32600000000000051</c:v>
                </c:pt>
                <c:pt idx="1">
                  <c:v>0.753000000000001</c:v>
                </c:pt>
                <c:pt idx="2">
                  <c:v>1.3420000000000001</c:v>
                </c:pt>
                <c:pt idx="3">
                  <c:v>2.387</c:v>
                </c:pt>
                <c:pt idx="4">
                  <c:v>11.228</c:v>
                </c:pt>
              </c:numCache>
            </c:numRef>
          </c:val>
        </c:ser>
        <c:ser>
          <c:idx val="7"/>
          <c:order val="7"/>
          <c:tx>
            <c:v>GPU_8</c:v>
          </c:tx>
          <c:val>
            <c:numRef>
              <c:f>'Brk20-NoCol '!$N$68:$N$72</c:f>
              <c:numCache>
                <c:formatCode>0.00</c:formatCode>
                <c:ptCount val="5"/>
                <c:pt idx="0">
                  <c:v>0.28300000000000008</c:v>
                </c:pt>
                <c:pt idx="1">
                  <c:v>0.59499999999999997</c:v>
                </c:pt>
                <c:pt idx="2">
                  <c:v>1.111</c:v>
                </c:pt>
                <c:pt idx="3">
                  <c:v>1.9400000000000017</c:v>
                </c:pt>
                <c:pt idx="4">
                  <c:v>8.8010000000000002</c:v>
                </c:pt>
              </c:numCache>
            </c:numRef>
          </c:val>
        </c:ser>
        <c:marker val="1"/>
        <c:axId val="85171200"/>
        <c:axId val="85177088"/>
      </c:lineChart>
      <c:dateAx>
        <c:axId val="85171200"/>
        <c:scaling>
          <c:orientation val="minMax"/>
        </c:scaling>
        <c:axPos val="b"/>
        <c:numFmt formatCode="General" sourceLinked="1"/>
        <c:tickLblPos val="nextTo"/>
        <c:crossAx val="85177088"/>
        <c:crosses val="autoZero"/>
        <c:lblOffset val="100"/>
        <c:baseTimeUnit val="years"/>
      </c:dateAx>
      <c:valAx>
        <c:axId val="85177088"/>
        <c:scaling>
          <c:orientation val="minMax"/>
        </c:scaling>
        <c:axPos val="l"/>
        <c:majorGridlines/>
        <c:numFmt formatCode="0.00" sourceLinked="1"/>
        <c:tickLblPos val="nextTo"/>
        <c:crossAx val="85171200"/>
        <c:crosses val="autoZero"/>
        <c:crossBetween val="midCat"/>
      </c:valAx>
      <c:spPr>
        <a:noFill/>
        <a:ln w="25400">
          <a:noFill/>
        </a:ln>
      </c:spPr>
    </c:plotArea>
    <c:legend>
      <c:legendPos val="b"/>
    </c:legend>
    <c:plotVisOnly val="1"/>
    <c:dispBlanksAs val="gap"/>
  </c:chart>
  <c:externalData r:id="rId1"/>
</c:chartSpace>
</file>

<file path=word/charts/chart47.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Brick20 - </a:t>
            </a:r>
            <a:r>
              <a:rPr lang="pt-BR"/>
              <a:t>EIG - 3 Gauss Points - Coloring </a:t>
            </a:r>
          </a:p>
        </c:rich>
      </c:tx>
    </c:title>
    <c:plotArea>
      <c:layout/>
      <c:lineChart>
        <c:grouping val="standard"/>
        <c:ser>
          <c:idx val="0"/>
          <c:order val="0"/>
          <c:tx>
            <c:v>CPU_1</c:v>
          </c:tx>
          <c:cat>
            <c:numRef>
              <c:f>'Brk20-Col '!$A$10:$A$14</c:f>
              <c:numCache>
                <c:formatCode>General</c:formatCode>
                <c:ptCount val="5"/>
                <c:pt idx="0">
                  <c:v>3675</c:v>
                </c:pt>
                <c:pt idx="1">
                  <c:v>8019</c:v>
                </c:pt>
                <c:pt idx="2">
                  <c:v>14883</c:v>
                </c:pt>
                <c:pt idx="3">
                  <c:v>24843</c:v>
                </c:pt>
                <c:pt idx="4">
                  <c:v>107163</c:v>
                </c:pt>
              </c:numCache>
            </c:numRef>
          </c:cat>
          <c:val>
            <c:numRef>
              <c:f>'Brk20-Col '!$M$78:$M$82</c:f>
              <c:numCache>
                <c:formatCode>0.00</c:formatCode>
                <c:ptCount val="5"/>
                <c:pt idx="0">
                  <c:v>0.98899999999999999</c:v>
                </c:pt>
                <c:pt idx="1">
                  <c:v>2.6749999999999998</c:v>
                </c:pt>
                <c:pt idx="2">
                  <c:v>4.5439999999999996</c:v>
                </c:pt>
                <c:pt idx="3">
                  <c:v>6.7700000000000014</c:v>
                </c:pt>
                <c:pt idx="4">
                  <c:v>28.047000000000001</c:v>
                </c:pt>
              </c:numCache>
            </c:numRef>
          </c:val>
        </c:ser>
        <c:ser>
          <c:idx val="1"/>
          <c:order val="1"/>
          <c:tx>
            <c:v>GPU_1</c:v>
          </c:tx>
          <c:cat>
            <c:numRef>
              <c:f>'Brk20-Col '!$A$10:$A$14</c:f>
              <c:numCache>
                <c:formatCode>General</c:formatCode>
                <c:ptCount val="5"/>
                <c:pt idx="0">
                  <c:v>3675</c:v>
                </c:pt>
                <c:pt idx="1">
                  <c:v>8019</c:v>
                </c:pt>
                <c:pt idx="2">
                  <c:v>14883</c:v>
                </c:pt>
                <c:pt idx="3">
                  <c:v>24843</c:v>
                </c:pt>
                <c:pt idx="4">
                  <c:v>107163</c:v>
                </c:pt>
              </c:numCache>
            </c:numRef>
          </c:cat>
          <c:val>
            <c:numRef>
              <c:f>'Brk20-Col '!$N$78:$N$82</c:f>
              <c:numCache>
                <c:formatCode>0.00</c:formatCode>
                <c:ptCount val="5"/>
                <c:pt idx="0">
                  <c:v>0.23700000000000004</c:v>
                </c:pt>
                <c:pt idx="1">
                  <c:v>0.53200000000000003</c:v>
                </c:pt>
                <c:pt idx="2">
                  <c:v>0.88100000000000001</c:v>
                </c:pt>
                <c:pt idx="3">
                  <c:v>1.5189999999999981</c:v>
                </c:pt>
                <c:pt idx="4">
                  <c:v>7.38</c:v>
                </c:pt>
              </c:numCache>
            </c:numRef>
          </c:val>
        </c:ser>
        <c:ser>
          <c:idx val="2"/>
          <c:order val="2"/>
          <c:tx>
            <c:v>CPU_2</c:v>
          </c:tx>
          <c:val>
            <c:numRef>
              <c:f>'Brk20-Col '!$M$86:$M$90</c:f>
              <c:numCache>
                <c:formatCode>0.00</c:formatCode>
                <c:ptCount val="5"/>
                <c:pt idx="0">
                  <c:v>0.63900000000000101</c:v>
                </c:pt>
                <c:pt idx="1">
                  <c:v>1.722</c:v>
                </c:pt>
                <c:pt idx="2">
                  <c:v>3.05</c:v>
                </c:pt>
                <c:pt idx="3">
                  <c:v>4.8209999999999926</c:v>
                </c:pt>
                <c:pt idx="4">
                  <c:v>19.218</c:v>
                </c:pt>
              </c:numCache>
            </c:numRef>
          </c:val>
        </c:ser>
        <c:ser>
          <c:idx val="3"/>
          <c:order val="3"/>
          <c:tx>
            <c:v>GPU_2</c:v>
          </c:tx>
          <c:val>
            <c:numRef>
              <c:f>'Brk20-Col '!$N$86:$N$90</c:f>
              <c:numCache>
                <c:formatCode>0.00</c:formatCode>
                <c:ptCount val="5"/>
                <c:pt idx="0">
                  <c:v>0.21100000000000022</c:v>
                </c:pt>
                <c:pt idx="1">
                  <c:v>0.48000000000000032</c:v>
                </c:pt>
                <c:pt idx="2">
                  <c:v>0.91900000000000004</c:v>
                </c:pt>
                <c:pt idx="3">
                  <c:v>1.5529999999999982</c:v>
                </c:pt>
                <c:pt idx="4">
                  <c:v>7.298</c:v>
                </c:pt>
              </c:numCache>
            </c:numRef>
          </c:val>
        </c:ser>
        <c:ser>
          <c:idx val="4"/>
          <c:order val="4"/>
          <c:tx>
            <c:v>CPU_4</c:v>
          </c:tx>
          <c:val>
            <c:numRef>
              <c:f>'Brk20-Col '!$M$94:$M$98</c:f>
              <c:numCache>
                <c:formatCode>0.00</c:formatCode>
                <c:ptCount val="5"/>
                <c:pt idx="0">
                  <c:v>0.52200000000000002</c:v>
                </c:pt>
                <c:pt idx="1">
                  <c:v>1.4769999999999981</c:v>
                </c:pt>
                <c:pt idx="2">
                  <c:v>3.3009999999999997</c:v>
                </c:pt>
                <c:pt idx="3">
                  <c:v>6.2210000000000001</c:v>
                </c:pt>
                <c:pt idx="4">
                  <c:v>17.672000000000001</c:v>
                </c:pt>
              </c:numCache>
            </c:numRef>
          </c:val>
        </c:ser>
        <c:ser>
          <c:idx val="5"/>
          <c:order val="5"/>
          <c:tx>
            <c:v>GPU_4</c:v>
          </c:tx>
          <c:val>
            <c:numRef>
              <c:f>'Brk20-Col '!$N$94:$N$98</c:f>
              <c:numCache>
                <c:formatCode>0.00</c:formatCode>
                <c:ptCount val="5"/>
                <c:pt idx="0">
                  <c:v>0.22700000000000001</c:v>
                </c:pt>
                <c:pt idx="1">
                  <c:v>0.48100000000000032</c:v>
                </c:pt>
                <c:pt idx="2">
                  <c:v>0.91600000000000004</c:v>
                </c:pt>
                <c:pt idx="3">
                  <c:v>1.6120000000000001</c:v>
                </c:pt>
                <c:pt idx="4">
                  <c:v>7.3939999999999975</c:v>
                </c:pt>
              </c:numCache>
            </c:numRef>
          </c:val>
        </c:ser>
        <c:ser>
          <c:idx val="6"/>
          <c:order val="6"/>
          <c:tx>
            <c:v>CPU_8</c:v>
          </c:tx>
          <c:val>
            <c:numRef>
              <c:f>'Brk20-Col '!$M$102:$M$106</c:f>
              <c:numCache>
                <c:formatCode>0.00</c:formatCode>
                <c:ptCount val="5"/>
                <c:pt idx="0">
                  <c:v>0.53500000000000003</c:v>
                </c:pt>
                <c:pt idx="1">
                  <c:v>1.4279999999999964</c:v>
                </c:pt>
                <c:pt idx="2">
                  <c:v>3.3079999999999998</c:v>
                </c:pt>
                <c:pt idx="3">
                  <c:v>5.4880000000000004</c:v>
                </c:pt>
                <c:pt idx="4">
                  <c:v>14.443</c:v>
                </c:pt>
              </c:numCache>
            </c:numRef>
          </c:val>
        </c:ser>
        <c:ser>
          <c:idx val="7"/>
          <c:order val="7"/>
          <c:tx>
            <c:v>GPU_8</c:v>
          </c:tx>
          <c:val>
            <c:numRef>
              <c:f>'Brk20-Col '!$N$102:$N$106</c:f>
              <c:numCache>
                <c:formatCode>0.00</c:formatCode>
                <c:ptCount val="5"/>
                <c:pt idx="0">
                  <c:v>0.23400000000000001</c:v>
                </c:pt>
                <c:pt idx="1">
                  <c:v>0.48300000000000032</c:v>
                </c:pt>
                <c:pt idx="2">
                  <c:v>0.90200000000000002</c:v>
                </c:pt>
                <c:pt idx="3">
                  <c:v>1.5369999999999981</c:v>
                </c:pt>
                <c:pt idx="4">
                  <c:v>7.4139999999999997</c:v>
                </c:pt>
              </c:numCache>
            </c:numRef>
          </c:val>
        </c:ser>
        <c:marker val="1"/>
        <c:axId val="85256064"/>
        <c:axId val="85257600"/>
      </c:lineChart>
      <c:dateAx>
        <c:axId val="85256064"/>
        <c:scaling>
          <c:orientation val="minMax"/>
        </c:scaling>
        <c:axPos val="b"/>
        <c:numFmt formatCode="General" sourceLinked="1"/>
        <c:tickLblPos val="nextTo"/>
        <c:crossAx val="85257600"/>
        <c:crosses val="autoZero"/>
        <c:lblOffset val="100"/>
        <c:baseTimeUnit val="years"/>
      </c:dateAx>
      <c:valAx>
        <c:axId val="85257600"/>
        <c:scaling>
          <c:orientation val="minMax"/>
        </c:scaling>
        <c:axPos val="l"/>
        <c:majorGridlines/>
        <c:numFmt formatCode="0.00" sourceLinked="1"/>
        <c:tickLblPos val="nextTo"/>
        <c:crossAx val="85256064"/>
        <c:crosses val="autoZero"/>
        <c:crossBetween val="midCat"/>
      </c:valAx>
      <c:spPr>
        <a:noFill/>
        <a:ln w="25400">
          <a:noFill/>
        </a:ln>
      </c:spPr>
    </c:plotArea>
    <c:legend>
      <c:legendPos val="b"/>
    </c:legend>
    <c:plotVisOnly val="1"/>
    <c:dispBlanksAs val="gap"/>
  </c:chart>
  <c:externalData r:id="rId1"/>
</c:chartSpace>
</file>

<file path=word/charts/chart48.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Brick20 - </a:t>
            </a:r>
            <a:r>
              <a:rPr lang="pt-BR"/>
              <a:t>EIG - 3 Gauss Points - </a:t>
            </a:r>
            <a:r>
              <a:rPr lang="pt-BR" sz="1800" b="1" i="0" u="none" strike="noStrike" baseline="0">
                <a:effectLst/>
              </a:rPr>
              <a:t>No </a:t>
            </a:r>
            <a:r>
              <a:rPr lang="pt-BR"/>
              <a:t>Coloring </a:t>
            </a:r>
          </a:p>
        </c:rich>
      </c:tx>
    </c:title>
    <c:plotArea>
      <c:layout/>
      <c:lineChart>
        <c:grouping val="standard"/>
        <c:ser>
          <c:idx val="0"/>
          <c:order val="0"/>
          <c:tx>
            <c:v>CPU_1</c:v>
          </c:tx>
          <c:cat>
            <c:numRef>
              <c:f>'Brk20-NoCol '!$A$10:$A$14</c:f>
              <c:numCache>
                <c:formatCode>General</c:formatCode>
                <c:ptCount val="5"/>
                <c:pt idx="0">
                  <c:v>3675</c:v>
                </c:pt>
                <c:pt idx="1">
                  <c:v>8019</c:v>
                </c:pt>
                <c:pt idx="2">
                  <c:v>14883</c:v>
                </c:pt>
                <c:pt idx="3">
                  <c:v>24843</c:v>
                </c:pt>
                <c:pt idx="4">
                  <c:v>107163</c:v>
                </c:pt>
              </c:numCache>
            </c:numRef>
          </c:cat>
          <c:val>
            <c:numRef>
              <c:f>'Brk20-NoCol '!$M$78:$M$82</c:f>
              <c:numCache>
                <c:formatCode>0.00</c:formatCode>
                <c:ptCount val="5"/>
                <c:pt idx="0">
                  <c:v>1.048</c:v>
                </c:pt>
                <c:pt idx="1">
                  <c:v>2.4870000000000001</c:v>
                </c:pt>
                <c:pt idx="2">
                  <c:v>4.4009999999999998</c:v>
                </c:pt>
                <c:pt idx="3">
                  <c:v>6.7939999999999996</c:v>
                </c:pt>
                <c:pt idx="4">
                  <c:v>28.936</c:v>
                </c:pt>
              </c:numCache>
            </c:numRef>
          </c:val>
        </c:ser>
        <c:ser>
          <c:idx val="1"/>
          <c:order val="1"/>
          <c:tx>
            <c:v>GPU_1</c:v>
          </c:tx>
          <c:cat>
            <c:numRef>
              <c:f>'Brk20-NoCol '!$A$10:$A$14</c:f>
              <c:numCache>
                <c:formatCode>General</c:formatCode>
                <c:ptCount val="5"/>
                <c:pt idx="0">
                  <c:v>3675</c:v>
                </c:pt>
                <c:pt idx="1">
                  <c:v>8019</c:v>
                </c:pt>
                <c:pt idx="2">
                  <c:v>14883</c:v>
                </c:pt>
                <c:pt idx="3">
                  <c:v>24843</c:v>
                </c:pt>
                <c:pt idx="4">
                  <c:v>107163</c:v>
                </c:pt>
              </c:numCache>
            </c:numRef>
          </c:cat>
          <c:val>
            <c:numRef>
              <c:f>'Brk20-NoCol '!$N$78:$N$82</c:f>
              <c:numCache>
                <c:formatCode>0.00</c:formatCode>
                <c:ptCount val="5"/>
                <c:pt idx="0">
                  <c:v>0.19800000000000001</c:v>
                </c:pt>
                <c:pt idx="1">
                  <c:v>0.48800000000000032</c:v>
                </c:pt>
                <c:pt idx="2">
                  <c:v>0.91500000000000004</c:v>
                </c:pt>
                <c:pt idx="3">
                  <c:v>1.526</c:v>
                </c:pt>
                <c:pt idx="4">
                  <c:v>7.38</c:v>
                </c:pt>
              </c:numCache>
            </c:numRef>
          </c:val>
        </c:ser>
        <c:ser>
          <c:idx val="2"/>
          <c:order val="2"/>
          <c:tx>
            <c:v>CPU_2</c:v>
          </c:tx>
          <c:val>
            <c:numRef>
              <c:f>'Brk20-NoCol '!$M$86:$M$90</c:f>
              <c:numCache>
                <c:formatCode>0.00</c:formatCode>
                <c:ptCount val="5"/>
                <c:pt idx="0">
                  <c:v>0.59299999999999997</c:v>
                </c:pt>
                <c:pt idx="1">
                  <c:v>1.6140000000000001</c:v>
                </c:pt>
                <c:pt idx="2">
                  <c:v>3.1469999999999998</c:v>
                </c:pt>
                <c:pt idx="3">
                  <c:v>5.0019999999999998</c:v>
                </c:pt>
                <c:pt idx="4">
                  <c:v>19.487999999999989</c:v>
                </c:pt>
              </c:numCache>
            </c:numRef>
          </c:val>
        </c:ser>
        <c:ser>
          <c:idx val="3"/>
          <c:order val="3"/>
          <c:tx>
            <c:v>GPU_2</c:v>
          </c:tx>
          <c:val>
            <c:numRef>
              <c:f>'Brk20-NoCol '!$N$86:$N$90</c:f>
              <c:numCache>
                <c:formatCode>0.00</c:formatCode>
                <c:ptCount val="5"/>
                <c:pt idx="0">
                  <c:v>0.20400000000000001</c:v>
                </c:pt>
                <c:pt idx="1">
                  <c:v>0.46200000000000002</c:v>
                </c:pt>
                <c:pt idx="2">
                  <c:v>0.89300000000000002</c:v>
                </c:pt>
                <c:pt idx="3">
                  <c:v>1.631</c:v>
                </c:pt>
                <c:pt idx="4">
                  <c:v>7.4370000000000003</c:v>
                </c:pt>
              </c:numCache>
            </c:numRef>
          </c:val>
        </c:ser>
        <c:ser>
          <c:idx val="4"/>
          <c:order val="4"/>
          <c:tx>
            <c:v>CPU_4</c:v>
          </c:tx>
          <c:val>
            <c:numRef>
              <c:f>'Brk20-NoCol '!$M$94:$M$98</c:f>
              <c:numCache>
                <c:formatCode>0.00</c:formatCode>
                <c:ptCount val="5"/>
                <c:pt idx="0">
                  <c:v>0.49200000000000038</c:v>
                </c:pt>
                <c:pt idx="1">
                  <c:v>1.399</c:v>
                </c:pt>
                <c:pt idx="2">
                  <c:v>3.18</c:v>
                </c:pt>
                <c:pt idx="3">
                  <c:v>6.1219999999999946</c:v>
                </c:pt>
                <c:pt idx="4">
                  <c:v>17.021000000000001</c:v>
                </c:pt>
              </c:numCache>
            </c:numRef>
          </c:val>
        </c:ser>
        <c:ser>
          <c:idx val="5"/>
          <c:order val="5"/>
          <c:tx>
            <c:v>GPU_4</c:v>
          </c:tx>
          <c:val>
            <c:numRef>
              <c:f>'Brk20-NoCol '!$N$94:$N$98</c:f>
              <c:numCache>
                <c:formatCode>0.00</c:formatCode>
                <c:ptCount val="5"/>
                <c:pt idx="0">
                  <c:v>0.22800000000000001</c:v>
                </c:pt>
                <c:pt idx="1">
                  <c:v>0.48300000000000032</c:v>
                </c:pt>
                <c:pt idx="2">
                  <c:v>0.94000000000000061</c:v>
                </c:pt>
                <c:pt idx="3">
                  <c:v>1.52</c:v>
                </c:pt>
                <c:pt idx="4">
                  <c:v>7.4530000000000003</c:v>
                </c:pt>
              </c:numCache>
            </c:numRef>
          </c:val>
        </c:ser>
        <c:ser>
          <c:idx val="6"/>
          <c:order val="6"/>
          <c:tx>
            <c:v>CPU_8</c:v>
          </c:tx>
          <c:val>
            <c:numRef>
              <c:f>'Brk20-NoCol '!$M$102:$M$106</c:f>
              <c:numCache>
                <c:formatCode>0.00</c:formatCode>
                <c:ptCount val="5"/>
                <c:pt idx="0">
                  <c:v>0.49200000000000038</c:v>
                </c:pt>
                <c:pt idx="1">
                  <c:v>1.3120000000000001</c:v>
                </c:pt>
                <c:pt idx="2">
                  <c:v>3.15</c:v>
                </c:pt>
                <c:pt idx="3">
                  <c:v>5.4509999999999996</c:v>
                </c:pt>
                <c:pt idx="4">
                  <c:v>14.241</c:v>
                </c:pt>
              </c:numCache>
            </c:numRef>
          </c:val>
        </c:ser>
        <c:ser>
          <c:idx val="7"/>
          <c:order val="7"/>
          <c:tx>
            <c:v>GPU_8</c:v>
          </c:tx>
          <c:val>
            <c:numRef>
              <c:f>'Brk20-NoCol '!$N$102:$N$106</c:f>
              <c:numCache>
                <c:formatCode>0.00</c:formatCode>
                <c:ptCount val="5"/>
                <c:pt idx="0">
                  <c:v>0.27500000000000002</c:v>
                </c:pt>
                <c:pt idx="1">
                  <c:v>0.48600000000000032</c:v>
                </c:pt>
                <c:pt idx="2">
                  <c:v>0.92</c:v>
                </c:pt>
                <c:pt idx="3">
                  <c:v>1.536</c:v>
                </c:pt>
                <c:pt idx="4">
                  <c:v>7.4109999999999996</c:v>
                </c:pt>
              </c:numCache>
            </c:numRef>
          </c:val>
        </c:ser>
        <c:marker val="1"/>
        <c:axId val="85308160"/>
        <c:axId val="85309696"/>
      </c:lineChart>
      <c:dateAx>
        <c:axId val="85308160"/>
        <c:scaling>
          <c:orientation val="minMax"/>
        </c:scaling>
        <c:axPos val="b"/>
        <c:numFmt formatCode="General" sourceLinked="1"/>
        <c:tickLblPos val="nextTo"/>
        <c:crossAx val="85309696"/>
        <c:crosses val="autoZero"/>
        <c:lblOffset val="100"/>
        <c:baseTimeUnit val="years"/>
      </c:dateAx>
      <c:valAx>
        <c:axId val="85309696"/>
        <c:scaling>
          <c:orientation val="minMax"/>
        </c:scaling>
        <c:axPos val="l"/>
        <c:majorGridlines/>
        <c:numFmt formatCode="0.00" sourceLinked="1"/>
        <c:tickLblPos val="nextTo"/>
        <c:crossAx val="85308160"/>
        <c:crosses val="autoZero"/>
        <c:crossBetween val="midCat"/>
      </c:valAx>
      <c:spPr>
        <a:noFill/>
        <a:ln w="25400">
          <a:noFill/>
        </a:ln>
      </c:spPr>
    </c:plotArea>
    <c:legend>
      <c:legendPos val="b"/>
    </c:legend>
    <c:plotVisOnly val="1"/>
    <c:dispBlanksAs val="gap"/>
  </c:chart>
  <c:externalData r:id="rId1"/>
</c:chartSpace>
</file>

<file path=word/charts/chart49.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Speedup - Q4 - CSR - </a:t>
            </a:r>
            <a:r>
              <a:rPr lang="pt-BR"/>
              <a:t>Coloring - 2GPts</a:t>
            </a:r>
          </a:p>
        </c:rich>
      </c:tx>
    </c:title>
    <c:plotArea>
      <c:layout/>
      <c:lineChart>
        <c:grouping val="standard"/>
        <c:ser>
          <c:idx val="0"/>
          <c:order val="0"/>
          <c:tx>
            <c:strRef>
              <c:f>'Q4-Col'!$B$123</c:f>
              <c:strCache>
                <c:ptCount val="1"/>
                <c:pt idx="0">
                  <c:v>GPU_1</c:v>
                </c:pt>
              </c:strCache>
            </c:strRef>
          </c:tx>
          <c:cat>
            <c:numRef>
              <c:f>'Q4-Col'!$A$124:$A$129</c:f>
              <c:numCache>
                <c:formatCode>General</c:formatCode>
                <c:ptCount val="6"/>
                <c:pt idx="0">
                  <c:v>578</c:v>
                </c:pt>
                <c:pt idx="1">
                  <c:v>8450</c:v>
                </c:pt>
                <c:pt idx="2">
                  <c:v>13122</c:v>
                </c:pt>
                <c:pt idx="3">
                  <c:v>18818</c:v>
                </c:pt>
                <c:pt idx="4">
                  <c:v>33282</c:v>
                </c:pt>
                <c:pt idx="5">
                  <c:v>132098</c:v>
                </c:pt>
              </c:numCache>
            </c:numRef>
          </c:cat>
          <c:val>
            <c:numRef>
              <c:f>'Q4-Col'!$B$124:$B$129</c:f>
              <c:numCache>
                <c:formatCode>0.00</c:formatCode>
                <c:ptCount val="6"/>
                <c:pt idx="0">
                  <c:v>0.42857142857142855</c:v>
                </c:pt>
                <c:pt idx="1">
                  <c:v>1.4333333333333318</c:v>
                </c:pt>
                <c:pt idx="2">
                  <c:v>1.9024390243902463</c:v>
                </c:pt>
                <c:pt idx="3">
                  <c:v>1.7586206896551704</c:v>
                </c:pt>
                <c:pt idx="4">
                  <c:v>1.8599999999999977</c:v>
                </c:pt>
                <c:pt idx="5">
                  <c:v>1.9447513812154695</c:v>
                </c:pt>
              </c:numCache>
            </c:numRef>
          </c:val>
        </c:ser>
        <c:ser>
          <c:idx val="1"/>
          <c:order val="1"/>
          <c:tx>
            <c:strRef>
              <c:f>'Q4-Col'!$C$123</c:f>
              <c:strCache>
                <c:ptCount val="1"/>
                <c:pt idx="0">
                  <c:v>GPU_2</c:v>
                </c:pt>
              </c:strCache>
            </c:strRef>
          </c:tx>
          <c:cat>
            <c:numRef>
              <c:f>'Q4-Col'!$A$124:$A$129</c:f>
              <c:numCache>
                <c:formatCode>General</c:formatCode>
                <c:ptCount val="6"/>
                <c:pt idx="0">
                  <c:v>578</c:v>
                </c:pt>
                <c:pt idx="1">
                  <c:v>8450</c:v>
                </c:pt>
                <c:pt idx="2">
                  <c:v>13122</c:v>
                </c:pt>
                <c:pt idx="3">
                  <c:v>18818</c:v>
                </c:pt>
                <c:pt idx="4">
                  <c:v>33282</c:v>
                </c:pt>
                <c:pt idx="5">
                  <c:v>132098</c:v>
                </c:pt>
              </c:numCache>
            </c:numRef>
          </c:cat>
          <c:val>
            <c:numRef>
              <c:f>'Q4-Col'!$C$124:$C$129</c:f>
              <c:numCache>
                <c:formatCode>0.00</c:formatCode>
                <c:ptCount val="6"/>
                <c:pt idx="0">
                  <c:v>0.5</c:v>
                </c:pt>
                <c:pt idx="1">
                  <c:v>1.3030303030303028</c:v>
                </c:pt>
                <c:pt idx="2">
                  <c:v>1.6595744680851059</c:v>
                </c:pt>
                <c:pt idx="3">
                  <c:v>1.4366197183098572</c:v>
                </c:pt>
                <c:pt idx="4">
                  <c:v>1.6460176991150441</c:v>
                </c:pt>
                <c:pt idx="5">
                  <c:v>1.8624338624338623</c:v>
                </c:pt>
              </c:numCache>
            </c:numRef>
          </c:val>
        </c:ser>
        <c:ser>
          <c:idx val="2"/>
          <c:order val="2"/>
          <c:tx>
            <c:strRef>
              <c:f>'Q4-Col'!$D$123</c:f>
              <c:strCache>
                <c:ptCount val="1"/>
                <c:pt idx="0">
                  <c:v>GPU_4</c:v>
                </c:pt>
              </c:strCache>
            </c:strRef>
          </c:tx>
          <c:cat>
            <c:numRef>
              <c:f>'Q4-Col'!$A$124:$A$129</c:f>
              <c:numCache>
                <c:formatCode>General</c:formatCode>
                <c:ptCount val="6"/>
                <c:pt idx="0">
                  <c:v>578</c:v>
                </c:pt>
                <c:pt idx="1">
                  <c:v>8450</c:v>
                </c:pt>
                <c:pt idx="2">
                  <c:v>13122</c:v>
                </c:pt>
                <c:pt idx="3">
                  <c:v>18818</c:v>
                </c:pt>
                <c:pt idx="4">
                  <c:v>33282</c:v>
                </c:pt>
                <c:pt idx="5">
                  <c:v>132098</c:v>
                </c:pt>
              </c:numCache>
            </c:numRef>
          </c:cat>
          <c:val>
            <c:numRef>
              <c:f>'Q4-Col'!$D$124:$D$129</c:f>
              <c:numCache>
                <c:formatCode>0.00</c:formatCode>
                <c:ptCount val="6"/>
                <c:pt idx="0">
                  <c:v>0.60000000000000064</c:v>
                </c:pt>
                <c:pt idx="1">
                  <c:v>1.1621621621621621</c:v>
                </c:pt>
                <c:pt idx="2">
                  <c:v>1.4716981132075455</c:v>
                </c:pt>
                <c:pt idx="3">
                  <c:v>1.2749999999999981</c:v>
                </c:pt>
                <c:pt idx="4">
                  <c:v>1.5121951219512231</c:v>
                </c:pt>
                <c:pt idx="5">
                  <c:v>1.8191214470284212</c:v>
                </c:pt>
              </c:numCache>
            </c:numRef>
          </c:val>
        </c:ser>
        <c:ser>
          <c:idx val="3"/>
          <c:order val="3"/>
          <c:tx>
            <c:strRef>
              <c:f>'Q4-Col'!$E$123</c:f>
              <c:strCache>
                <c:ptCount val="1"/>
                <c:pt idx="0">
                  <c:v>GPU_8</c:v>
                </c:pt>
              </c:strCache>
            </c:strRef>
          </c:tx>
          <c:cat>
            <c:numRef>
              <c:f>'Q4-Col'!$A$124:$A$129</c:f>
              <c:numCache>
                <c:formatCode>General</c:formatCode>
                <c:ptCount val="6"/>
                <c:pt idx="0">
                  <c:v>578</c:v>
                </c:pt>
                <c:pt idx="1">
                  <c:v>8450</c:v>
                </c:pt>
                <c:pt idx="2">
                  <c:v>13122</c:v>
                </c:pt>
                <c:pt idx="3">
                  <c:v>18818</c:v>
                </c:pt>
                <c:pt idx="4">
                  <c:v>33282</c:v>
                </c:pt>
                <c:pt idx="5">
                  <c:v>132098</c:v>
                </c:pt>
              </c:numCache>
            </c:numRef>
          </c:cat>
          <c:val>
            <c:numRef>
              <c:f>'Q4-Col'!$E$124:$E$129</c:f>
              <c:numCache>
                <c:formatCode>0.00</c:formatCode>
                <c:ptCount val="6"/>
                <c:pt idx="0">
                  <c:v>0.5</c:v>
                </c:pt>
                <c:pt idx="1">
                  <c:v>1.131578947368421</c:v>
                </c:pt>
                <c:pt idx="2">
                  <c:v>1.2</c:v>
                </c:pt>
                <c:pt idx="3">
                  <c:v>1.1333333333333333</c:v>
                </c:pt>
                <c:pt idx="4">
                  <c:v>1.377777777777778</c:v>
                </c:pt>
                <c:pt idx="5">
                  <c:v>1.8381201044386439</c:v>
                </c:pt>
              </c:numCache>
            </c:numRef>
          </c:val>
        </c:ser>
        <c:ser>
          <c:idx val="4"/>
          <c:order val="4"/>
          <c:tx>
            <c:strRef>
              <c:f>'Q4-Col'!$F$123</c:f>
              <c:strCache>
                <c:ptCount val="1"/>
                <c:pt idx="0">
                  <c:v>CPU_2</c:v>
                </c:pt>
              </c:strCache>
            </c:strRef>
          </c:tx>
          <c:cat>
            <c:numRef>
              <c:f>'Q4-Col'!$A$124:$A$129</c:f>
              <c:numCache>
                <c:formatCode>General</c:formatCode>
                <c:ptCount val="6"/>
                <c:pt idx="0">
                  <c:v>578</c:v>
                </c:pt>
                <c:pt idx="1">
                  <c:v>8450</c:v>
                </c:pt>
                <c:pt idx="2">
                  <c:v>13122</c:v>
                </c:pt>
                <c:pt idx="3">
                  <c:v>18818</c:v>
                </c:pt>
                <c:pt idx="4">
                  <c:v>33282</c:v>
                </c:pt>
                <c:pt idx="5">
                  <c:v>132098</c:v>
                </c:pt>
              </c:numCache>
            </c:numRef>
          </c:cat>
          <c:val>
            <c:numRef>
              <c:f>'Q4-Col'!$F$124:$F$129</c:f>
              <c:numCache>
                <c:formatCode>0.00</c:formatCode>
                <c:ptCount val="6"/>
                <c:pt idx="0">
                  <c:v>1.5</c:v>
                </c:pt>
                <c:pt idx="1">
                  <c:v>1.6538461538461537</c:v>
                </c:pt>
                <c:pt idx="2">
                  <c:v>1.7333333333333334</c:v>
                </c:pt>
                <c:pt idx="3">
                  <c:v>1.5937499999999998</c:v>
                </c:pt>
                <c:pt idx="4">
                  <c:v>1.576271186440678</c:v>
                </c:pt>
                <c:pt idx="5">
                  <c:v>1.5304347826086935</c:v>
                </c:pt>
              </c:numCache>
            </c:numRef>
          </c:val>
        </c:ser>
        <c:ser>
          <c:idx val="5"/>
          <c:order val="5"/>
          <c:tx>
            <c:strRef>
              <c:f>'Q4-Col'!$G$123</c:f>
              <c:strCache>
                <c:ptCount val="1"/>
                <c:pt idx="0">
                  <c:v>CPU_4</c:v>
                </c:pt>
              </c:strCache>
            </c:strRef>
          </c:tx>
          <c:cat>
            <c:numRef>
              <c:f>'Q4-Col'!$A$124:$A$129</c:f>
              <c:numCache>
                <c:formatCode>General</c:formatCode>
                <c:ptCount val="6"/>
                <c:pt idx="0">
                  <c:v>578</c:v>
                </c:pt>
                <c:pt idx="1">
                  <c:v>8450</c:v>
                </c:pt>
                <c:pt idx="2">
                  <c:v>13122</c:v>
                </c:pt>
                <c:pt idx="3">
                  <c:v>18818</c:v>
                </c:pt>
                <c:pt idx="4">
                  <c:v>33282</c:v>
                </c:pt>
                <c:pt idx="5">
                  <c:v>132098</c:v>
                </c:pt>
              </c:numCache>
            </c:numRef>
          </c:cat>
          <c:val>
            <c:numRef>
              <c:f>'Q4-Col'!$G$124:$G$129</c:f>
              <c:numCache>
                <c:formatCode>0.00</c:formatCode>
                <c:ptCount val="6"/>
                <c:pt idx="0">
                  <c:v>1.5</c:v>
                </c:pt>
                <c:pt idx="1">
                  <c:v>1.4333333333333318</c:v>
                </c:pt>
                <c:pt idx="2">
                  <c:v>1.5918367346938775</c:v>
                </c:pt>
                <c:pt idx="3">
                  <c:v>1.5223880597014923</c:v>
                </c:pt>
                <c:pt idx="4">
                  <c:v>1.7222222222222219</c:v>
                </c:pt>
                <c:pt idx="5">
                  <c:v>1.6221198156682044</c:v>
                </c:pt>
              </c:numCache>
            </c:numRef>
          </c:val>
        </c:ser>
        <c:ser>
          <c:idx val="6"/>
          <c:order val="6"/>
          <c:tx>
            <c:strRef>
              <c:f>'Q4-Col'!$H$123</c:f>
              <c:strCache>
                <c:ptCount val="1"/>
                <c:pt idx="0">
                  <c:v>CPU_8</c:v>
                </c:pt>
              </c:strCache>
            </c:strRef>
          </c:tx>
          <c:cat>
            <c:numRef>
              <c:f>'Q4-Col'!$A$124:$A$129</c:f>
              <c:numCache>
                <c:formatCode>General</c:formatCode>
                <c:ptCount val="6"/>
                <c:pt idx="0">
                  <c:v>578</c:v>
                </c:pt>
                <c:pt idx="1">
                  <c:v>8450</c:v>
                </c:pt>
                <c:pt idx="2">
                  <c:v>13122</c:v>
                </c:pt>
                <c:pt idx="3">
                  <c:v>18818</c:v>
                </c:pt>
                <c:pt idx="4">
                  <c:v>33282</c:v>
                </c:pt>
                <c:pt idx="5">
                  <c:v>132098</c:v>
                </c:pt>
              </c:numCache>
            </c:numRef>
          </c:cat>
          <c:val>
            <c:numRef>
              <c:f>'Q4-Col'!$H$124:$H$129</c:f>
              <c:numCache>
                <c:formatCode>0.00</c:formatCode>
                <c:ptCount val="6"/>
                <c:pt idx="0">
                  <c:v>1</c:v>
                </c:pt>
                <c:pt idx="1">
                  <c:v>1.3437499999999998</c:v>
                </c:pt>
                <c:pt idx="2">
                  <c:v>1.4716981132075455</c:v>
                </c:pt>
                <c:pt idx="3">
                  <c:v>1.4166666666666659</c:v>
                </c:pt>
                <c:pt idx="4">
                  <c:v>1.5371900826446256</c:v>
                </c:pt>
                <c:pt idx="5">
                  <c:v>1.5438596491228058</c:v>
                </c:pt>
              </c:numCache>
            </c:numRef>
          </c:val>
        </c:ser>
        <c:marker val="1"/>
        <c:axId val="85363328"/>
        <c:axId val="85377408"/>
      </c:lineChart>
      <c:dateAx>
        <c:axId val="85363328"/>
        <c:scaling>
          <c:orientation val="minMax"/>
        </c:scaling>
        <c:axPos val="b"/>
        <c:numFmt formatCode="General" sourceLinked="1"/>
        <c:tickLblPos val="nextTo"/>
        <c:crossAx val="85377408"/>
        <c:crosses val="autoZero"/>
        <c:lblOffset val="100"/>
        <c:baseTimeUnit val="years"/>
      </c:dateAx>
      <c:valAx>
        <c:axId val="85377408"/>
        <c:scaling>
          <c:orientation val="minMax"/>
        </c:scaling>
        <c:axPos val="l"/>
        <c:majorGridlines/>
        <c:numFmt formatCode="0.00" sourceLinked="1"/>
        <c:tickLblPos val="nextTo"/>
        <c:crossAx val="85363328"/>
        <c:crosses val="autoZero"/>
        <c:crossBetween val="midCat"/>
      </c:valAx>
      <c:spPr>
        <a:noFill/>
        <a:ln w="25400">
          <a:noFill/>
        </a:ln>
      </c:spPr>
    </c:plotArea>
    <c:legend>
      <c:legendPos val="b"/>
    </c:legend>
    <c:plotVisOnly val="1"/>
    <c:dispBlanksAs val="gap"/>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Q4 - </a:t>
            </a:r>
            <a:r>
              <a:rPr lang="pt-BR"/>
              <a:t>EIG - 2 Gauss Points - Coloring </a:t>
            </a:r>
          </a:p>
        </c:rich>
      </c:tx>
    </c:title>
    <c:plotArea>
      <c:layout/>
      <c:lineChart>
        <c:grouping val="standard"/>
        <c:ser>
          <c:idx val="0"/>
          <c:order val="0"/>
          <c:tx>
            <c:v>CPU_1</c:v>
          </c:tx>
          <c:cat>
            <c:numRef>
              <c:f>'Q4-Col'!$A$10:$A$15</c:f>
              <c:numCache>
                <c:formatCode>General</c:formatCode>
                <c:ptCount val="6"/>
                <c:pt idx="0">
                  <c:v>578</c:v>
                </c:pt>
                <c:pt idx="1">
                  <c:v>8450</c:v>
                </c:pt>
                <c:pt idx="2">
                  <c:v>13122</c:v>
                </c:pt>
                <c:pt idx="3">
                  <c:v>18818</c:v>
                </c:pt>
                <c:pt idx="4">
                  <c:v>33282</c:v>
                </c:pt>
                <c:pt idx="5">
                  <c:v>132098</c:v>
                </c:pt>
              </c:numCache>
            </c:numRef>
          </c:cat>
          <c:val>
            <c:numRef>
              <c:f>'Q4-Col'!$E$86:$E$91</c:f>
              <c:numCache>
                <c:formatCode>0.00</c:formatCode>
                <c:ptCount val="6"/>
                <c:pt idx="0">
                  <c:v>8.0000000000000158E-3</c:v>
                </c:pt>
                <c:pt idx="1">
                  <c:v>0.76900000000000102</c:v>
                </c:pt>
                <c:pt idx="2">
                  <c:v>1.4249999999999976</c:v>
                </c:pt>
                <c:pt idx="3">
                  <c:v>1.3620000000000001</c:v>
                </c:pt>
                <c:pt idx="4">
                  <c:v>1.748</c:v>
                </c:pt>
                <c:pt idx="5">
                  <c:v>3.206</c:v>
                </c:pt>
              </c:numCache>
            </c:numRef>
          </c:val>
        </c:ser>
        <c:ser>
          <c:idx val="1"/>
          <c:order val="1"/>
          <c:tx>
            <c:v>GPU_1</c:v>
          </c:tx>
          <c:cat>
            <c:numRef>
              <c:f>'Q4-Col'!$A$10:$A$15</c:f>
              <c:numCache>
                <c:formatCode>General</c:formatCode>
                <c:ptCount val="6"/>
                <c:pt idx="0">
                  <c:v>578</c:v>
                </c:pt>
                <c:pt idx="1">
                  <c:v>8450</c:v>
                </c:pt>
                <c:pt idx="2">
                  <c:v>13122</c:v>
                </c:pt>
                <c:pt idx="3">
                  <c:v>18818</c:v>
                </c:pt>
                <c:pt idx="4">
                  <c:v>33282</c:v>
                </c:pt>
                <c:pt idx="5">
                  <c:v>132098</c:v>
                </c:pt>
              </c:numCache>
            </c:numRef>
          </c:cat>
          <c:val>
            <c:numRef>
              <c:f>'Q4-Col'!$F$86:$F$91</c:f>
              <c:numCache>
                <c:formatCode>0.00</c:formatCode>
                <c:ptCount val="6"/>
                <c:pt idx="0">
                  <c:v>6.0000000000000079E-3</c:v>
                </c:pt>
                <c:pt idx="1">
                  <c:v>2.1999999999999999E-2</c:v>
                </c:pt>
                <c:pt idx="2">
                  <c:v>3.4000000000000002E-2</c:v>
                </c:pt>
                <c:pt idx="3">
                  <c:v>5.900000000000008E-2</c:v>
                </c:pt>
                <c:pt idx="4">
                  <c:v>7.5999999999999998E-2</c:v>
                </c:pt>
                <c:pt idx="5">
                  <c:v>0.28900000000000031</c:v>
                </c:pt>
              </c:numCache>
            </c:numRef>
          </c:val>
        </c:ser>
        <c:ser>
          <c:idx val="2"/>
          <c:order val="2"/>
          <c:tx>
            <c:v>CPU_2</c:v>
          </c:tx>
          <c:val>
            <c:numRef>
              <c:f>'Q4-Col'!$E$95:$E$100</c:f>
              <c:numCache>
                <c:formatCode>0.00</c:formatCode>
                <c:ptCount val="6"/>
                <c:pt idx="0">
                  <c:v>9.0000000000000028E-3</c:v>
                </c:pt>
                <c:pt idx="1">
                  <c:v>0.80600000000000005</c:v>
                </c:pt>
                <c:pt idx="2">
                  <c:v>1.5549999999999982</c:v>
                </c:pt>
                <c:pt idx="3">
                  <c:v>1.845</c:v>
                </c:pt>
                <c:pt idx="4">
                  <c:v>1.831</c:v>
                </c:pt>
                <c:pt idx="5">
                  <c:v>3.0409999999999999</c:v>
                </c:pt>
              </c:numCache>
            </c:numRef>
          </c:val>
        </c:ser>
        <c:ser>
          <c:idx val="3"/>
          <c:order val="3"/>
          <c:tx>
            <c:v>GPU_2</c:v>
          </c:tx>
          <c:val>
            <c:numRef>
              <c:f>'Q4-Col'!$F$95:$F$100</c:f>
              <c:numCache>
                <c:formatCode>0.00</c:formatCode>
                <c:ptCount val="6"/>
                <c:pt idx="0">
                  <c:v>6.0000000000000079E-3</c:v>
                </c:pt>
                <c:pt idx="1">
                  <c:v>2.7000000000000041E-2</c:v>
                </c:pt>
                <c:pt idx="2">
                  <c:v>3.7999999999999999E-2</c:v>
                </c:pt>
                <c:pt idx="3">
                  <c:v>6.3E-2</c:v>
                </c:pt>
                <c:pt idx="4">
                  <c:v>9.5000000000000043E-2</c:v>
                </c:pt>
                <c:pt idx="5">
                  <c:v>0.30600000000000038</c:v>
                </c:pt>
              </c:numCache>
            </c:numRef>
          </c:val>
        </c:ser>
        <c:ser>
          <c:idx val="4"/>
          <c:order val="4"/>
          <c:tx>
            <c:v>CPU_4</c:v>
          </c:tx>
          <c:val>
            <c:numRef>
              <c:f>'Q4-Col'!$E$104:$E$109</c:f>
              <c:numCache>
                <c:formatCode>0.00</c:formatCode>
                <c:ptCount val="6"/>
                <c:pt idx="0">
                  <c:v>1.2999999999999998E-2</c:v>
                </c:pt>
                <c:pt idx="1">
                  <c:v>1.08</c:v>
                </c:pt>
                <c:pt idx="2">
                  <c:v>2.0049999999999999</c:v>
                </c:pt>
                <c:pt idx="3">
                  <c:v>1.9000000000000001</c:v>
                </c:pt>
                <c:pt idx="4">
                  <c:v>1.6559999999999981</c:v>
                </c:pt>
                <c:pt idx="5">
                  <c:v>3.2130000000000001</c:v>
                </c:pt>
              </c:numCache>
            </c:numRef>
          </c:val>
        </c:ser>
        <c:ser>
          <c:idx val="5"/>
          <c:order val="5"/>
          <c:tx>
            <c:v>GPU_4</c:v>
          </c:tx>
          <c:val>
            <c:numRef>
              <c:f>'Q4-Col'!$F$104:$F$109</c:f>
              <c:numCache>
                <c:formatCode>0.00</c:formatCode>
                <c:ptCount val="6"/>
                <c:pt idx="0">
                  <c:v>5.000000000000007E-3</c:v>
                </c:pt>
                <c:pt idx="1">
                  <c:v>3.1000000000000041E-2</c:v>
                </c:pt>
                <c:pt idx="2">
                  <c:v>4.5999999999999999E-2</c:v>
                </c:pt>
                <c:pt idx="3">
                  <c:v>6.2000000000000034E-2</c:v>
                </c:pt>
                <c:pt idx="4">
                  <c:v>0.10500000000000002</c:v>
                </c:pt>
                <c:pt idx="5">
                  <c:v>0.33000000000000057</c:v>
                </c:pt>
              </c:numCache>
            </c:numRef>
          </c:val>
        </c:ser>
        <c:ser>
          <c:idx val="6"/>
          <c:order val="6"/>
          <c:tx>
            <c:v>CPU_8</c:v>
          </c:tx>
          <c:val>
            <c:numRef>
              <c:f>'Q4-Col'!$E$113:$E$118</c:f>
              <c:numCache>
                <c:formatCode>0.00</c:formatCode>
                <c:ptCount val="6"/>
                <c:pt idx="0">
                  <c:v>1.0000000000000005E-2</c:v>
                </c:pt>
                <c:pt idx="1">
                  <c:v>0.61100000000000065</c:v>
                </c:pt>
                <c:pt idx="2">
                  <c:v>1.264</c:v>
                </c:pt>
                <c:pt idx="3">
                  <c:v>2.1109999999999998</c:v>
                </c:pt>
                <c:pt idx="4">
                  <c:v>3.7600000000000002</c:v>
                </c:pt>
                <c:pt idx="5">
                  <c:v>5.1119999999999965</c:v>
                </c:pt>
              </c:numCache>
            </c:numRef>
          </c:val>
        </c:ser>
        <c:ser>
          <c:idx val="7"/>
          <c:order val="7"/>
          <c:tx>
            <c:v>GPU_8</c:v>
          </c:tx>
          <c:val>
            <c:numRef>
              <c:f>'Q4-Col'!$F$113:$F$118</c:f>
              <c:numCache>
                <c:formatCode>0.00</c:formatCode>
                <c:ptCount val="6"/>
                <c:pt idx="0">
                  <c:v>6.0000000000000079E-3</c:v>
                </c:pt>
                <c:pt idx="1">
                  <c:v>0.112</c:v>
                </c:pt>
                <c:pt idx="2">
                  <c:v>5.5000000000000014E-2</c:v>
                </c:pt>
                <c:pt idx="3">
                  <c:v>7.6999999999999999E-2</c:v>
                </c:pt>
                <c:pt idx="4">
                  <c:v>0.10299999999999998</c:v>
                </c:pt>
                <c:pt idx="5">
                  <c:v>0.32800000000000051</c:v>
                </c:pt>
              </c:numCache>
            </c:numRef>
          </c:val>
        </c:ser>
        <c:marker val="1"/>
        <c:axId val="60284928"/>
        <c:axId val="60286464"/>
      </c:lineChart>
      <c:dateAx>
        <c:axId val="60284928"/>
        <c:scaling>
          <c:orientation val="minMax"/>
        </c:scaling>
        <c:axPos val="b"/>
        <c:numFmt formatCode="General" sourceLinked="1"/>
        <c:tickLblPos val="nextTo"/>
        <c:crossAx val="60286464"/>
        <c:crosses val="autoZero"/>
        <c:lblOffset val="100"/>
        <c:baseTimeUnit val="years"/>
      </c:dateAx>
      <c:valAx>
        <c:axId val="60286464"/>
        <c:scaling>
          <c:orientation val="minMax"/>
        </c:scaling>
        <c:axPos val="l"/>
        <c:majorGridlines/>
        <c:numFmt formatCode="0.00" sourceLinked="1"/>
        <c:tickLblPos val="nextTo"/>
        <c:crossAx val="60284928"/>
        <c:crosses val="autoZero"/>
        <c:crossBetween val="midCat"/>
      </c:valAx>
      <c:spPr>
        <a:noFill/>
        <a:ln w="25400">
          <a:noFill/>
        </a:ln>
      </c:spPr>
    </c:plotArea>
    <c:legend>
      <c:legendPos val="b"/>
    </c:legend>
    <c:plotVisOnly val="1"/>
    <c:dispBlanksAs val="gap"/>
  </c:chart>
  <c:externalData r:id="rId1"/>
</c:chartSpace>
</file>

<file path=word/charts/chart50.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Speedup - Q4 - CSR - No </a:t>
            </a:r>
            <a:r>
              <a:rPr lang="pt-BR"/>
              <a:t>Coloring - 2GPts</a:t>
            </a:r>
          </a:p>
        </c:rich>
      </c:tx>
    </c:title>
    <c:plotArea>
      <c:layout/>
      <c:lineChart>
        <c:grouping val="standard"/>
        <c:ser>
          <c:idx val="1"/>
          <c:order val="0"/>
          <c:tx>
            <c:strRef>
              <c:f>'Q4-NoCol'!$B$123</c:f>
              <c:strCache>
                <c:ptCount val="1"/>
                <c:pt idx="0">
                  <c:v>GPU_1</c:v>
                </c:pt>
              </c:strCache>
            </c:strRef>
          </c:tx>
          <c:cat>
            <c:numRef>
              <c:f>'Q4-NoCol'!$A$124:$A$129</c:f>
              <c:numCache>
                <c:formatCode>General</c:formatCode>
                <c:ptCount val="6"/>
                <c:pt idx="0">
                  <c:v>578</c:v>
                </c:pt>
                <c:pt idx="1">
                  <c:v>8450</c:v>
                </c:pt>
                <c:pt idx="2">
                  <c:v>13122</c:v>
                </c:pt>
                <c:pt idx="3">
                  <c:v>18818</c:v>
                </c:pt>
                <c:pt idx="4">
                  <c:v>33282</c:v>
                </c:pt>
                <c:pt idx="5">
                  <c:v>132098</c:v>
                </c:pt>
              </c:numCache>
            </c:numRef>
          </c:cat>
          <c:val>
            <c:numRef>
              <c:f>'Q4-NoCol'!$B$124:$B$129</c:f>
              <c:numCache>
                <c:formatCode>0.00</c:formatCode>
                <c:ptCount val="6"/>
                <c:pt idx="0">
                  <c:v>0.5</c:v>
                </c:pt>
                <c:pt idx="1">
                  <c:v>1.482758620689655</c:v>
                </c:pt>
                <c:pt idx="2">
                  <c:v>1.6956521739130466</c:v>
                </c:pt>
                <c:pt idx="3">
                  <c:v>1.728813559322034</c:v>
                </c:pt>
                <c:pt idx="4">
                  <c:v>2</c:v>
                </c:pt>
                <c:pt idx="5">
                  <c:v>2.0056980056980027</c:v>
                </c:pt>
              </c:numCache>
            </c:numRef>
          </c:val>
        </c:ser>
        <c:ser>
          <c:idx val="2"/>
          <c:order val="1"/>
          <c:tx>
            <c:strRef>
              <c:f>'Q4-NoCol'!$C$123</c:f>
              <c:strCache>
                <c:ptCount val="1"/>
                <c:pt idx="0">
                  <c:v>GPU_2</c:v>
                </c:pt>
              </c:strCache>
            </c:strRef>
          </c:tx>
          <c:cat>
            <c:numRef>
              <c:f>'Q4-NoCol'!$A$124:$A$129</c:f>
              <c:numCache>
                <c:formatCode>General</c:formatCode>
                <c:ptCount val="6"/>
                <c:pt idx="0">
                  <c:v>578</c:v>
                </c:pt>
                <c:pt idx="1">
                  <c:v>8450</c:v>
                </c:pt>
                <c:pt idx="2">
                  <c:v>13122</c:v>
                </c:pt>
                <c:pt idx="3">
                  <c:v>18818</c:v>
                </c:pt>
                <c:pt idx="4">
                  <c:v>33282</c:v>
                </c:pt>
                <c:pt idx="5">
                  <c:v>132098</c:v>
                </c:pt>
              </c:numCache>
            </c:numRef>
          </c:cat>
          <c:val>
            <c:numRef>
              <c:f>'Q4-NoCol'!$C$124:$C$129</c:f>
              <c:numCache>
                <c:formatCode>0.00</c:formatCode>
                <c:ptCount val="6"/>
                <c:pt idx="0">
                  <c:v>0.5</c:v>
                </c:pt>
                <c:pt idx="1">
                  <c:v>1.4333333333333318</c:v>
                </c:pt>
                <c:pt idx="2">
                  <c:v>1.7333333333333334</c:v>
                </c:pt>
                <c:pt idx="3">
                  <c:v>1.3783783783783783</c:v>
                </c:pt>
                <c:pt idx="4">
                  <c:v>1.7064220183486238</c:v>
                </c:pt>
                <c:pt idx="5">
                  <c:v>1.8773333333333333</c:v>
                </c:pt>
              </c:numCache>
            </c:numRef>
          </c:val>
        </c:ser>
        <c:ser>
          <c:idx val="3"/>
          <c:order val="2"/>
          <c:tx>
            <c:strRef>
              <c:f>'Q4-NoCol'!$D$123</c:f>
              <c:strCache>
                <c:ptCount val="1"/>
                <c:pt idx="0">
                  <c:v>GPU_4</c:v>
                </c:pt>
              </c:strCache>
            </c:strRef>
          </c:tx>
          <c:cat>
            <c:numRef>
              <c:f>'Q4-NoCol'!$A$124:$A$129</c:f>
              <c:numCache>
                <c:formatCode>General</c:formatCode>
                <c:ptCount val="6"/>
                <c:pt idx="0">
                  <c:v>578</c:v>
                </c:pt>
                <c:pt idx="1">
                  <c:v>8450</c:v>
                </c:pt>
                <c:pt idx="2">
                  <c:v>13122</c:v>
                </c:pt>
                <c:pt idx="3">
                  <c:v>18818</c:v>
                </c:pt>
                <c:pt idx="4">
                  <c:v>33282</c:v>
                </c:pt>
                <c:pt idx="5">
                  <c:v>132098</c:v>
                </c:pt>
              </c:numCache>
            </c:numRef>
          </c:cat>
          <c:val>
            <c:numRef>
              <c:f>'Q4-NoCol'!$D$124:$D$129</c:f>
              <c:numCache>
                <c:formatCode>0.00</c:formatCode>
                <c:ptCount val="6"/>
                <c:pt idx="0">
                  <c:v>0.5</c:v>
                </c:pt>
                <c:pt idx="1">
                  <c:v>1.2285714285714284</c:v>
                </c:pt>
                <c:pt idx="2">
                  <c:v>1.4716981132075455</c:v>
                </c:pt>
                <c:pt idx="3">
                  <c:v>1.3246753246753267</c:v>
                </c:pt>
                <c:pt idx="4">
                  <c:v>1.4531249999999973</c:v>
                </c:pt>
                <c:pt idx="5">
                  <c:v>1.8624338624338623</c:v>
                </c:pt>
              </c:numCache>
            </c:numRef>
          </c:val>
        </c:ser>
        <c:ser>
          <c:idx val="4"/>
          <c:order val="3"/>
          <c:tx>
            <c:strRef>
              <c:f>'Q4-NoCol'!$E$123</c:f>
              <c:strCache>
                <c:ptCount val="1"/>
                <c:pt idx="0">
                  <c:v>GPU_8</c:v>
                </c:pt>
              </c:strCache>
            </c:strRef>
          </c:tx>
          <c:cat>
            <c:numRef>
              <c:f>'Q4-NoCol'!$A$124:$A$129</c:f>
              <c:numCache>
                <c:formatCode>General</c:formatCode>
                <c:ptCount val="6"/>
                <c:pt idx="0">
                  <c:v>578</c:v>
                </c:pt>
                <c:pt idx="1">
                  <c:v>8450</c:v>
                </c:pt>
                <c:pt idx="2">
                  <c:v>13122</c:v>
                </c:pt>
                <c:pt idx="3">
                  <c:v>18818</c:v>
                </c:pt>
                <c:pt idx="4">
                  <c:v>33282</c:v>
                </c:pt>
                <c:pt idx="5">
                  <c:v>132098</c:v>
                </c:pt>
              </c:numCache>
            </c:numRef>
          </c:cat>
          <c:val>
            <c:numRef>
              <c:f>'Q4-NoCol'!$E$124:$E$129</c:f>
              <c:numCache>
                <c:formatCode>0.00</c:formatCode>
                <c:ptCount val="6"/>
                <c:pt idx="0">
                  <c:v>0.5</c:v>
                </c:pt>
                <c:pt idx="1">
                  <c:v>1.1025641025641018</c:v>
                </c:pt>
                <c:pt idx="2">
                  <c:v>1.4444444444444438</c:v>
                </c:pt>
                <c:pt idx="3">
                  <c:v>1.3421052631578947</c:v>
                </c:pt>
                <c:pt idx="4">
                  <c:v>1.5</c:v>
                </c:pt>
                <c:pt idx="5">
                  <c:v>1.857519788918206</c:v>
                </c:pt>
              </c:numCache>
            </c:numRef>
          </c:val>
        </c:ser>
        <c:ser>
          <c:idx val="5"/>
          <c:order val="4"/>
          <c:tx>
            <c:strRef>
              <c:f>'Q4-NoCol'!$F$123</c:f>
              <c:strCache>
                <c:ptCount val="1"/>
                <c:pt idx="0">
                  <c:v>CPU_2</c:v>
                </c:pt>
              </c:strCache>
            </c:strRef>
          </c:tx>
          <c:cat>
            <c:numRef>
              <c:f>'Q4-NoCol'!$A$124:$A$129</c:f>
              <c:numCache>
                <c:formatCode>General</c:formatCode>
                <c:ptCount val="6"/>
                <c:pt idx="0">
                  <c:v>578</c:v>
                </c:pt>
                <c:pt idx="1">
                  <c:v>8450</c:v>
                </c:pt>
                <c:pt idx="2">
                  <c:v>13122</c:v>
                </c:pt>
                <c:pt idx="3">
                  <c:v>18818</c:v>
                </c:pt>
                <c:pt idx="4">
                  <c:v>33282</c:v>
                </c:pt>
                <c:pt idx="5">
                  <c:v>132098</c:v>
                </c:pt>
              </c:numCache>
            </c:numRef>
          </c:cat>
          <c:val>
            <c:numRef>
              <c:f>'Q4-NoCol'!$F$124:$F$129</c:f>
              <c:numCache>
                <c:formatCode>0.00</c:formatCode>
                <c:ptCount val="6"/>
                <c:pt idx="0">
                  <c:v>1.5</c:v>
                </c:pt>
                <c:pt idx="1">
                  <c:v>1.482758620689655</c:v>
                </c:pt>
                <c:pt idx="2">
                  <c:v>1.5599999999999974</c:v>
                </c:pt>
                <c:pt idx="3">
                  <c:v>1.728813559322034</c:v>
                </c:pt>
                <c:pt idx="4">
                  <c:v>1.631578947368421</c:v>
                </c:pt>
                <c:pt idx="5">
                  <c:v>1.5205183585313173</c:v>
                </c:pt>
              </c:numCache>
            </c:numRef>
          </c:val>
        </c:ser>
        <c:ser>
          <c:idx val="6"/>
          <c:order val="5"/>
          <c:tx>
            <c:strRef>
              <c:f>'Q4-NoCol'!$G$123</c:f>
              <c:strCache>
                <c:ptCount val="1"/>
                <c:pt idx="0">
                  <c:v>CPU_4</c:v>
                </c:pt>
              </c:strCache>
            </c:strRef>
          </c:tx>
          <c:cat>
            <c:numRef>
              <c:f>'Q4-NoCol'!$A$124:$A$129</c:f>
              <c:numCache>
                <c:formatCode>General</c:formatCode>
                <c:ptCount val="6"/>
                <c:pt idx="0">
                  <c:v>578</c:v>
                </c:pt>
                <c:pt idx="1">
                  <c:v>8450</c:v>
                </c:pt>
                <c:pt idx="2">
                  <c:v>13122</c:v>
                </c:pt>
                <c:pt idx="3">
                  <c:v>18818</c:v>
                </c:pt>
                <c:pt idx="4">
                  <c:v>33282</c:v>
                </c:pt>
                <c:pt idx="5">
                  <c:v>132098</c:v>
                </c:pt>
              </c:numCache>
            </c:numRef>
          </c:cat>
          <c:val>
            <c:numRef>
              <c:f>'Q4-NoCol'!$G$124:$G$129</c:f>
              <c:numCache>
                <c:formatCode>0.00</c:formatCode>
                <c:ptCount val="6"/>
                <c:pt idx="0">
                  <c:v>1.5</c:v>
                </c:pt>
                <c:pt idx="1">
                  <c:v>1.1621621621621621</c:v>
                </c:pt>
                <c:pt idx="2">
                  <c:v>1.6956521739130466</c:v>
                </c:pt>
                <c:pt idx="3">
                  <c:v>1.5223880597014923</c:v>
                </c:pt>
                <c:pt idx="4">
                  <c:v>1.7064220183486238</c:v>
                </c:pt>
                <c:pt idx="5">
                  <c:v>1.6334106728538282</c:v>
                </c:pt>
              </c:numCache>
            </c:numRef>
          </c:val>
        </c:ser>
        <c:ser>
          <c:idx val="7"/>
          <c:order val="6"/>
          <c:tx>
            <c:strRef>
              <c:f>'Q4-NoCol'!$H$123</c:f>
              <c:strCache>
                <c:ptCount val="1"/>
                <c:pt idx="0">
                  <c:v>CPU_8</c:v>
                </c:pt>
              </c:strCache>
            </c:strRef>
          </c:tx>
          <c:cat>
            <c:numRef>
              <c:f>'Q4-NoCol'!$A$124:$A$129</c:f>
              <c:numCache>
                <c:formatCode>General</c:formatCode>
                <c:ptCount val="6"/>
                <c:pt idx="0">
                  <c:v>578</c:v>
                </c:pt>
                <c:pt idx="1">
                  <c:v>8450</c:v>
                </c:pt>
                <c:pt idx="2">
                  <c:v>13122</c:v>
                </c:pt>
                <c:pt idx="3">
                  <c:v>18818</c:v>
                </c:pt>
                <c:pt idx="4">
                  <c:v>33282</c:v>
                </c:pt>
                <c:pt idx="5">
                  <c:v>132098</c:v>
                </c:pt>
              </c:numCache>
            </c:numRef>
          </c:cat>
          <c:val>
            <c:numRef>
              <c:f>'Q4-NoCol'!$H$124:$H$129</c:f>
              <c:numCache>
                <c:formatCode>0.00</c:formatCode>
                <c:ptCount val="6"/>
                <c:pt idx="0">
                  <c:v>1</c:v>
                </c:pt>
                <c:pt idx="1">
                  <c:v>1.4333333333333318</c:v>
                </c:pt>
                <c:pt idx="2">
                  <c:v>1.5918367346938775</c:v>
                </c:pt>
                <c:pt idx="3">
                  <c:v>1.4999999999999969</c:v>
                </c:pt>
                <c:pt idx="4">
                  <c:v>1.631578947368421</c:v>
                </c:pt>
                <c:pt idx="5">
                  <c:v>1.5205183585313173</c:v>
                </c:pt>
              </c:numCache>
            </c:numRef>
          </c:val>
        </c:ser>
        <c:marker val="1"/>
        <c:axId val="85410560"/>
        <c:axId val="85412096"/>
      </c:lineChart>
      <c:dateAx>
        <c:axId val="85410560"/>
        <c:scaling>
          <c:orientation val="minMax"/>
        </c:scaling>
        <c:axPos val="b"/>
        <c:numFmt formatCode="General" sourceLinked="1"/>
        <c:tickLblPos val="nextTo"/>
        <c:crossAx val="85412096"/>
        <c:crosses val="autoZero"/>
        <c:lblOffset val="100"/>
        <c:baseTimeUnit val="years"/>
      </c:dateAx>
      <c:valAx>
        <c:axId val="85412096"/>
        <c:scaling>
          <c:orientation val="minMax"/>
        </c:scaling>
        <c:axPos val="l"/>
        <c:majorGridlines/>
        <c:numFmt formatCode="0.00" sourceLinked="1"/>
        <c:tickLblPos val="nextTo"/>
        <c:crossAx val="85410560"/>
        <c:crosses val="autoZero"/>
        <c:crossBetween val="midCat"/>
      </c:valAx>
      <c:spPr>
        <a:noFill/>
        <a:ln w="25400">
          <a:noFill/>
        </a:ln>
      </c:spPr>
    </c:plotArea>
    <c:legend>
      <c:legendPos val="b"/>
    </c:legend>
    <c:plotVisOnly val="1"/>
    <c:dispBlanksAs val="gap"/>
  </c:chart>
  <c:externalData r:id="rId1"/>
</c:chartSpace>
</file>

<file path=word/charts/chart51.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Speedup - Q4 - ELL - </a:t>
            </a:r>
            <a:r>
              <a:rPr lang="pt-BR"/>
              <a:t>Coloring - 2GPts</a:t>
            </a:r>
          </a:p>
        </c:rich>
      </c:tx>
    </c:title>
    <c:plotArea>
      <c:layout/>
      <c:lineChart>
        <c:grouping val="standard"/>
        <c:ser>
          <c:idx val="0"/>
          <c:order val="0"/>
          <c:tx>
            <c:strRef>
              <c:f>'Q4-Col'!$B$123</c:f>
              <c:strCache>
                <c:ptCount val="1"/>
                <c:pt idx="0">
                  <c:v>GPU_1</c:v>
                </c:pt>
              </c:strCache>
            </c:strRef>
          </c:tx>
          <c:cat>
            <c:numRef>
              <c:f>'Q4-Col'!$A$135:$A$140</c:f>
              <c:numCache>
                <c:formatCode>General</c:formatCode>
                <c:ptCount val="6"/>
                <c:pt idx="0">
                  <c:v>578</c:v>
                </c:pt>
                <c:pt idx="1">
                  <c:v>8450</c:v>
                </c:pt>
                <c:pt idx="2">
                  <c:v>13122</c:v>
                </c:pt>
                <c:pt idx="3">
                  <c:v>18818</c:v>
                </c:pt>
                <c:pt idx="4">
                  <c:v>33282</c:v>
                </c:pt>
                <c:pt idx="5">
                  <c:v>132098</c:v>
                </c:pt>
              </c:numCache>
            </c:numRef>
          </c:cat>
          <c:val>
            <c:numRef>
              <c:f>'Q4-Col'!$B$135:$B$140</c:f>
              <c:numCache>
                <c:formatCode>0.00</c:formatCode>
                <c:ptCount val="6"/>
                <c:pt idx="0">
                  <c:v>0.66666666666666663</c:v>
                </c:pt>
                <c:pt idx="1">
                  <c:v>1.4594594594594572</c:v>
                </c:pt>
                <c:pt idx="2">
                  <c:v>1.4339622641509415</c:v>
                </c:pt>
                <c:pt idx="3">
                  <c:v>1.5138888888888891</c:v>
                </c:pt>
                <c:pt idx="4">
                  <c:v>1.7522123893805321</c:v>
                </c:pt>
                <c:pt idx="5">
                  <c:v>1.6533864541832681</c:v>
                </c:pt>
              </c:numCache>
            </c:numRef>
          </c:val>
        </c:ser>
        <c:ser>
          <c:idx val="1"/>
          <c:order val="1"/>
          <c:tx>
            <c:strRef>
              <c:f>'Q4-Col'!$C$123</c:f>
              <c:strCache>
                <c:ptCount val="1"/>
                <c:pt idx="0">
                  <c:v>GPU_2</c:v>
                </c:pt>
              </c:strCache>
            </c:strRef>
          </c:tx>
          <c:cat>
            <c:numRef>
              <c:f>'Q4-Col'!$A$135:$A$140</c:f>
              <c:numCache>
                <c:formatCode>General</c:formatCode>
                <c:ptCount val="6"/>
                <c:pt idx="0">
                  <c:v>578</c:v>
                </c:pt>
                <c:pt idx="1">
                  <c:v>8450</c:v>
                </c:pt>
                <c:pt idx="2">
                  <c:v>13122</c:v>
                </c:pt>
                <c:pt idx="3">
                  <c:v>18818</c:v>
                </c:pt>
                <c:pt idx="4">
                  <c:v>33282</c:v>
                </c:pt>
                <c:pt idx="5">
                  <c:v>132098</c:v>
                </c:pt>
              </c:numCache>
            </c:numRef>
          </c:cat>
          <c:val>
            <c:numRef>
              <c:f>'Q4-Col'!$C$135:$C$140</c:f>
              <c:numCache>
                <c:formatCode>0.00</c:formatCode>
                <c:ptCount val="6"/>
                <c:pt idx="0">
                  <c:v>0.66666666666666663</c:v>
                </c:pt>
                <c:pt idx="1">
                  <c:v>1.4594594594594572</c:v>
                </c:pt>
                <c:pt idx="2">
                  <c:v>1.151515151515152</c:v>
                </c:pt>
                <c:pt idx="3">
                  <c:v>1.2823529411764727</c:v>
                </c:pt>
                <c:pt idx="4">
                  <c:v>1.3469387755102042</c:v>
                </c:pt>
                <c:pt idx="5">
                  <c:v>1.5992292870905556</c:v>
                </c:pt>
              </c:numCache>
            </c:numRef>
          </c:val>
        </c:ser>
        <c:ser>
          <c:idx val="2"/>
          <c:order val="2"/>
          <c:tx>
            <c:strRef>
              <c:f>'Q4-Col'!$D$123</c:f>
              <c:strCache>
                <c:ptCount val="1"/>
                <c:pt idx="0">
                  <c:v>GPU_4</c:v>
                </c:pt>
              </c:strCache>
            </c:strRef>
          </c:tx>
          <c:cat>
            <c:numRef>
              <c:f>'Q4-Col'!$A$135:$A$140</c:f>
              <c:numCache>
                <c:formatCode>General</c:formatCode>
                <c:ptCount val="6"/>
                <c:pt idx="0">
                  <c:v>578</c:v>
                </c:pt>
                <c:pt idx="1">
                  <c:v>8450</c:v>
                </c:pt>
                <c:pt idx="2">
                  <c:v>13122</c:v>
                </c:pt>
                <c:pt idx="3">
                  <c:v>18818</c:v>
                </c:pt>
                <c:pt idx="4">
                  <c:v>33282</c:v>
                </c:pt>
                <c:pt idx="5">
                  <c:v>132098</c:v>
                </c:pt>
              </c:numCache>
            </c:numRef>
          </c:cat>
          <c:val>
            <c:numRef>
              <c:f>'Q4-Col'!$D$135:$D$140</c:f>
              <c:numCache>
                <c:formatCode>0.00</c:formatCode>
                <c:ptCount val="6"/>
                <c:pt idx="0">
                  <c:v>0.66666666666666663</c:v>
                </c:pt>
                <c:pt idx="1">
                  <c:v>1.125</c:v>
                </c:pt>
                <c:pt idx="2">
                  <c:v>1.0857142857142834</c:v>
                </c:pt>
                <c:pt idx="3">
                  <c:v>1.0186915887850458</c:v>
                </c:pt>
                <c:pt idx="4">
                  <c:v>1.2374999999999976</c:v>
                </c:pt>
                <c:pt idx="5">
                  <c:v>1.5869980879541088</c:v>
                </c:pt>
              </c:numCache>
            </c:numRef>
          </c:val>
        </c:ser>
        <c:ser>
          <c:idx val="3"/>
          <c:order val="3"/>
          <c:tx>
            <c:strRef>
              <c:f>'Q4-Col'!$E$123</c:f>
              <c:strCache>
                <c:ptCount val="1"/>
                <c:pt idx="0">
                  <c:v>GPU_8</c:v>
                </c:pt>
              </c:strCache>
            </c:strRef>
          </c:tx>
          <c:cat>
            <c:numRef>
              <c:f>'Q4-Col'!$A$135:$A$140</c:f>
              <c:numCache>
                <c:formatCode>General</c:formatCode>
                <c:ptCount val="6"/>
                <c:pt idx="0">
                  <c:v>578</c:v>
                </c:pt>
                <c:pt idx="1">
                  <c:v>8450</c:v>
                </c:pt>
                <c:pt idx="2">
                  <c:v>13122</c:v>
                </c:pt>
                <c:pt idx="3">
                  <c:v>18818</c:v>
                </c:pt>
                <c:pt idx="4">
                  <c:v>33282</c:v>
                </c:pt>
                <c:pt idx="5">
                  <c:v>132098</c:v>
                </c:pt>
              </c:numCache>
            </c:numRef>
          </c:cat>
          <c:val>
            <c:numRef>
              <c:f>'Q4-Col'!$E$135:$E$140</c:f>
              <c:numCache>
                <c:formatCode>0.00</c:formatCode>
                <c:ptCount val="6"/>
                <c:pt idx="0">
                  <c:v>0.36363636363636381</c:v>
                </c:pt>
                <c:pt idx="1">
                  <c:v>1.0384615384615385</c:v>
                </c:pt>
                <c:pt idx="2">
                  <c:v>1.1343283582089552</c:v>
                </c:pt>
                <c:pt idx="3">
                  <c:v>0.97321428571428559</c:v>
                </c:pt>
                <c:pt idx="4">
                  <c:v>1.19277108433735</c:v>
                </c:pt>
                <c:pt idx="5">
                  <c:v>1.476868327402133</c:v>
                </c:pt>
              </c:numCache>
            </c:numRef>
          </c:val>
        </c:ser>
        <c:ser>
          <c:idx val="4"/>
          <c:order val="4"/>
          <c:tx>
            <c:strRef>
              <c:f>'Q4-Col'!$F$123</c:f>
              <c:strCache>
                <c:ptCount val="1"/>
                <c:pt idx="0">
                  <c:v>CPU_2</c:v>
                </c:pt>
              </c:strCache>
            </c:strRef>
          </c:tx>
          <c:cat>
            <c:numRef>
              <c:f>'Q4-Col'!$A$135:$A$140</c:f>
              <c:numCache>
                <c:formatCode>General</c:formatCode>
                <c:ptCount val="6"/>
                <c:pt idx="0">
                  <c:v>578</c:v>
                </c:pt>
                <c:pt idx="1">
                  <c:v>8450</c:v>
                </c:pt>
                <c:pt idx="2">
                  <c:v>13122</c:v>
                </c:pt>
                <c:pt idx="3">
                  <c:v>18818</c:v>
                </c:pt>
                <c:pt idx="4">
                  <c:v>33282</c:v>
                </c:pt>
                <c:pt idx="5">
                  <c:v>132098</c:v>
                </c:pt>
              </c:numCache>
            </c:numRef>
          </c:cat>
          <c:val>
            <c:numRef>
              <c:f>'Q4-Col'!$F$135:$F$140</c:f>
              <c:numCache>
                <c:formatCode>0.00</c:formatCode>
                <c:ptCount val="6"/>
                <c:pt idx="0">
                  <c:v>2</c:v>
                </c:pt>
                <c:pt idx="1">
                  <c:v>1.741935483870966</c:v>
                </c:pt>
                <c:pt idx="2">
                  <c:v>1.4074074074074054</c:v>
                </c:pt>
                <c:pt idx="3">
                  <c:v>1.5138888888888891</c:v>
                </c:pt>
                <c:pt idx="4">
                  <c:v>1.5</c:v>
                </c:pt>
                <c:pt idx="5">
                  <c:v>1.3696369636963701</c:v>
                </c:pt>
              </c:numCache>
            </c:numRef>
          </c:val>
        </c:ser>
        <c:ser>
          <c:idx val="5"/>
          <c:order val="5"/>
          <c:tx>
            <c:strRef>
              <c:f>'Q4-Col'!$G$123</c:f>
              <c:strCache>
                <c:ptCount val="1"/>
                <c:pt idx="0">
                  <c:v>CPU_4</c:v>
                </c:pt>
              </c:strCache>
            </c:strRef>
          </c:tx>
          <c:cat>
            <c:numRef>
              <c:f>'Q4-Col'!$A$135:$A$140</c:f>
              <c:numCache>
                <c:formatCode>General</c:formatCode>
                <c:ptCount val="6"/>
                <c:pt idx="0">
                  <c:v>578</c:v>
                </c:pt>
                <c:pt idx="1">
                  <c:v>8450</c:v>
                </c:pt>
                <c:pt idx="2">
                  <c:v>13122</c:v>
                </c:pt>
                <c:pt idx="3">
                  <c:v>18818</c:v>
                </c:pt>
                <c:pt idx="4">
                  <c:v>33282</c:v>
                </c:pt>
                <c:pt idx="5">
                  <c:v>132098</c:v>
                </c:pt>
              </c:numCache>
            </c:numRef>
          </c:cat>
          <c:val>
            <c:numRef>
              <c:f>'Q4-Col'!$G$135:$G$140</c:f>
              <c:numCache>
                <c:formatCode>0.00</c:formatCode>
                <c:ptCount val="6"/>
                <c:pt idx="0">
                  <c:v>1</c:v>
                </c:pt>
                <c:pt idx="1">
                  <c:v>1.4210526315789473</c:v>
                </c:pt>
                <c:pt idx="2">
                  <c:v>1.2666666666666666</c:v>
                </c:pt>
                <c:pt idx="3">
                  <c:v>1.0899999999999976</c:v>
                </c:pt>
                <c:pt idx="4">
                  <c:v>1.3378378378378379</c:v>
                </c:pt>
                <c:pt idx="5">
                  <c:v>1.2828438948995362</c:v>
                </c:pt>
              </c:numCache>
            </c:numRef>
          </c:val>
        </c:ser>
        <c:ser>
          <c:idx val="6"/>
          <c:order val="6"/>
          <c:tx>
            <c:strRef>
              <c:f>'Q4-Col'!$H$123</c:f>
              <c:strCache>
                <c:ptCount val="1"/>
                <c:pt idx="0">
                  <c:v>CPU_8</c:v>
                </c:pt>
              </c:strCache>
            </c:strRef>
          </c:tx>
          <c:cat>
            <c:numRef>
              <c:f>'Q4-Col'!$A$135:$A$140</c:f>
              <c:numCache>
                <c:formatCode>General</c:formatCode>
                <c:ptCount val="6"/>
                <c:pt idx="0">
                  <c:v>578</c:v>
                </c:pt>
                <c:pt idx="1">
                  <c:v>8450</c:v>
                </c:pt>
                <c:pt idx="2">
                  <c:v>13122</c:v>
                </c:pt>
                <c:pt idx="3">
                  <c:v>18818</c:v>
                </c:pt>
                <c:pt idx="4">
                  <c:v>33282</c:v>
                </c:pt>
                <c:pt idx="5">
                  <c:v>132098</c:v>
                </c:pt>
              </c:numCache>
            </c:numRef>
          </c:cat>
          <c:val>
            <c:numRef>
              <c:f>'Q4-Col'!$H$135:$H$140</c:f>
              <c:numCache>
                <c:formatCode>0.00</c:formatCode>
                <c:ptCount val="6"/>
                <c:pt idx="0">
                  <c:v>1.3333333333333333</c:v>
                </c:pt>
                <c:pt idx="1">
                  <c:v>1.3499999999999976</c:v>
                </c:pt>
                <c:pt idx="2">
                  <c:v>1.2459016393442603</c:v>
                </c:pt>
                <c:pt idx="3">
                  <c:v>1.2111111111111112</c:v>
                </c:pt>
                <c:pt idx="4">
                  <c:v>1.3112582781456954</c:v>
                </c:pt>
                <c:pt idx="5">
                  <c:v>1.2769230769230768</c:v>
                </c:pt>
              </c:numCache>
            </c:numRef>
          </c:val>
        </c:ser>
        <c:marker val="1"/>
        <c:axId val="85453440"/>
        <c:axId val="86221184"/>
      </c:lineChart>
      <c:dateAx>
        <c:axId val="85453440"/>
        <c:scaling>
          <c:orientation val="minMax"/>
        </c:scaling>
        <c:axPos val="b"/>
        <c:numFmt formatCode="General" sourceLinked="1"/>
        <c:tickLblPos val="nextTo"/>
        <c:crossAx val="86221184"/>
        <c:crosses val="autoZero"/>
        <c:lblOffset val="100"/>
        <c:baseTimeUnit val="years"/>
      </c:dateAx>
      <c:valAx>
        <c:axId val="86221184"/>
        <c:scaling>
          <c:orientation val="minMax"/>
        </c:scaling>
        <c:axPos val="l"/>
        <c:majorGridlines/>
        <c:numFmt formatCode="0.00" sourceLinked="1"/>
        <c:tickLblPos val="nextTo"/>
        <c:crossAx val="85453440"/>
        <c:crosses val="autoZero"/>
        <c:crossBetween val="midCat"/>
      </c:valAx>
      <c:spPr>
        <a:noFill/>
        <a:ln w="25400">
          <a:noFill/>
        </a:ln>
      </c:spPr>
    </c:plotArea>
    <c:legend>
      <c:legendPos val="b"/>
    </c:legend>
    <c:plotVisOnly val="1"/>
    <c:dispBlanksAs val="gap"/>
  </c:chart>
  <c:externalData r:id="rId1"/>
</c:chartSpace>
</file>

<file path=word/charts/chart52.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Speedup - Q4 - ELL - No </a:t>
            </a:r>
            <a:r>
              <a:rPr lang="pt-BR"/>
              <a:t>Coloring - 2GPts</a:t>
            </a:r>
          </a:p>
        </c:rich>
      </c:tx>
    </c:title>
    <c:plotArea>
      <c:layout/>
      <c:lineChart>
        <c:grouping val="standard"/>
        <c:ser>
          <c:idx val="1"/>
          <c:order val="0"/>
          <c:tx>
            <c:strRef>
              <c:f>'Q4-NoCol'!$B$123</c:f>
              <c:strCache>
                <c:ptCount val="1"/>
                <c:pt idx="0">
                  <c:v>GPU_1</c:v>
                </c:pt>
              </c:strCache>
            </c:strRef>
          </c:tx>
          <c:cat>
            <c:numRef>
              <c:f>'Q4-NoCol'!$A$135:$A$140</c:f>
              <c:numCache>
                <c:formatCode>General</c:formatCode>
                <c:ptCount val="6"/>
                <c:pt idx="0">
                  <c:v>578</c:v>
                </c:pt>
                <c:pt idx="1">
                  <c:v>8450</c:v>
                </c:pt>
                <c:pt idx="2">
                  <c:v>13122</c:v>
                </c:pt>
                <c:pt idx="3">
                  <c:v>18818</c:v>
                </c:pt>
                <c:pt idx="4">
                  <c:v>33282</c:v>
                </c:pt>
                <c:pt idx="5">
                  <c:v>132098</c:v>
                </c:pt>
              </c:numCache>
            </c:numRef>
          </c:cat>
          <c:val>
            <c:numRef>
              <c:f>'Q4-NoCol'!$B$135:$B$140</c:f>
              <c:numCache>
                <c:formatCode>0.00</c:formatCode>
                <c:ptCount val="6"/>
                <c:pt idx="0">
                  <c:v>0.66666666666666663</c:v>
                </c:pt>
                <c:pt idx="1">
                  <c:v>1.6363636363636362</c:v>
                </c:pt>
                <c:pt idx="2">
                  <c:v>1.2258064516129012</c:v>
                </c:pt>
                <c:pt idx="3">
                  <c:v>1.4931506849315088</c:v>
                </c:pt>
                <c:pt idx="4">
                  <c:v>1.5840000000000001</c:v>
                </c:pt>
                <c:pt idx="5">
                  <c:v>1.725571725571726</c:v>
                </c:pt>
              </c:numCache>
            </c:numRef>
          </c:val>
        </c:ser>
        <c:ser>
          <c:idx val="2"/>
          <c:order val="1"/>
          <c:tx>
            <c:strRef>
              <c:f>'Q4-NoCol'!$C$123</c:f>
              <c:strCache>
                <c:ptCount val="1"/>
                <c:pt idx="0">
                  <c:v>GPU_2</c:v>
                </c:pt>
              </c:strCache>
            </c:strRef>
          </c:tx>
          <c:cat>
            <c:numRef>
              <c:f>'Q4-NoCol'!$A$135:$A$140</c:f>
              <c:numCache>
                <c:formatCode>General</c:formatCode>
                <c:ptCount val="6"/>
                <c:pt idx="0">
                  <c:v>578</c:v>
                </c:pt>
                <c:pt idx="1">
                  <c:v>8450</c:v>
                </c:pt>
                <c:pt idx="2">
                  <c:v>13122</c:v>
                </c:pt>
                <c:pt idx="3">
                  <c:v>18818</c:v>
                </c:pt>
                <c:pt idx="4">
                  <c:v>33282</c:v>
                </c:pt>
                <c:pt idx="5">
                  <c:v>132098</c:v>
                </c:pt>
              </c:numCache>
            </c:numRef>
          </c:cat>
          <c:val>
            <c:numRef>
              <c:f>'Q4-NoCol'!$C$135:$C$140</c:f>
              <c:numCache>
                <c:formatCode>0.00</c:formatCode>
                <c:ptCount val="6"/>
                <c:pt idx="0">
                  <c:v>0.66666666666666663</c:v>
                </c:pt>
                <c:pt idx="1">
                  <c:v>1.2558139534883719</c:v>
                </c:pt>
                <c:pt idx="2">
                  <c:v>1.3103448275862086</c:v>
                </c:pt>
                <c:pt idx="3">
                  <c:v>1.1595744680851059</c:v>
                </c:pt>
                <c:pt idx="4">
                  <c:v>1.3655172413793104</c:v>
                </c:pt>
                <c:pt idx="5">
                  <c:v>1.6973415132924334</c:v>
                </c:pt>
              </c:numCache>
            </c:numRef>
          </c:val>
        </c:ser>
        <c:ser>
          <c:idx val="3"/>
          <c:order val="2"/>
          <c:tx>
            <c:strRef>
              <c:f>'Q4-NoCol'!$D$123</c:f>
              <c:strCache>
                <c:ptCount val="1"/>
                <c:pt idx="0">
                  <c:v>GPU_4</c:v>
                </c:pt>
              </c:strCache>
            </c:strRef>
          </c:tx>
          <c:cat>
            <c:numRef>
              <c:f>'Q4-NoCol'!$A$135:$A$140</c:f>
              <c:numCache>
                <c:formatCode>General</c:formatCode>
                <c:ptCount val="6"/>
                <c:pt idx="0">
                  <c:v>578</c:v>
                </c:pt>
                <c:pt idx="1">
                  <c:v>8450</c:v>
                </c:pt>
                <c:pt idx="2">
                  <c:v>13122</c:v>
                </c:pt>
                <c:pt idx="3">
                  <c:v>18818</c:v>
                </c:pt>
                <c:pt idx="4">
                  <c:v>33282</c:v>
                </c:pt>
                <c:pt idx="5">
                  <c:v>132098</c:v>
                </c:pt>
              </c:numCache>
            </c:numRef>
          </c:cat>
          <c:val>
            <c:numRef>
              <c:f>'Q4-NoCol'!$D$135:$D$140</c:f>
              <c:numCache>
                <c:formatCode>0.00</c:formatCode>
                <c:ptCount val="6"/>
                <c:pt idx="0">
                  <c:v>0.57142857142857273</c:v>
                </c:pt>
                <c:pt idx="1">
                  <c:v>1.1739130434782621</c:v>
                </c:pt>
                <c:pt idx="2">
                  <c:v>1.1692307692307708</c:v>
                </c:pt>
                <c:pt idx="3">
                  <c:v>1.1595744680851059</c:v>
                </c:pt>
                <c:pt idx="4">
                  <c:v>1.2</c:v>
                </c:pt>
                <c:pt idx="5">
                  <c:v>1.5869980879541088</c:v>
                </c:pt>
              </c:numCache>
            </c:numRef>
          </c:val>
        </c:ser>
        <c:ser>
          <c:idx val="4"/>
          <c:order val="3"/>
          <c:tx>
            <c:strRef>
              <c:f>'Q4-NoCol'!$E$123</c:f>
              <c:strCache>
                <c:ptCount val="1"/>
                <c:pt idx="0">
                  <c:v>GPU_8</c:v>
                </c:pt>
              </c:strCache>
            </c:strRef>
          </c:tx>
          <c:cat>
            <c:numRef>
              <c:f>'Q4-NoCol'!$A$135:$A$140</c:f>
              <c:numCache>
                <c:formatCode>General</c:formatCode>
                <c:ptCount val="6"/>
                <c:pt idx="0">
                  <c:v>578</c:v>
                </c:pt>
                <c:pt idx="1">
                  <c:v>8450</c:v>
                </c:pt>
                <c:pt idx="2">
                  <c:v>13122</c:v>
                </c:pt>
                <c:pt idx="3">
                  <c:v>18818</c:v>
                </c:pt>
                <c:pt idx="4">
                  <c:v>33282</c:v>
                </c:pt>
                <c:pt idx="5">
                  <c:v>132098</c:v>
                </c:pt>
              </c:numCache>
            </c:numRef>
          </c:cat>
          <c:val>
            <c:numRef>
              <c:f>'Q4-NoCol'!$E$135:$E$140</c:f>
              <c:numCache>
                <c:formatCode>0.00</c:formatCode>
                <c:ptCount val="6"/>
                <c:pt idx="0">
                  <c:v>0.4</c:v>
                </c:pt>
                <c:pt idx="1">
                  <c:v>1.2272727272727273</c:v>
                </c:pt>
                <c:pt idx="2">
                  <c:v>1</c:v>
                </c:pt>
                <c:pt idx="3">
                  <c:v>1.1354166666666667</c:v>
                </c:pt>
                <c:pt idx="4">
                  <c:v>1.1785714285714304</c:v>
                </c:pt>
                <c:pt idx="5">
                  <c:v>1.5839694656488548</c:v>
                </c:pt>
              </c:numCache>
            </c:numRef>
          </c:val>
        </c:ser>
        <c:ser>
          <c:idx val="5"/>
          <c:order val="4"/>
          <c:tx>
            <c:strRef>
              <c:f>'Q4-NoCol'!$F$123</c:f>
              <c:strCache>
                <c:ptCount val="1"/>
                <c:pt idx="0">
                  <c:v>CPU_2</c:v>
                </c:pt>
              </c:strCache>
            </c:strRef>
          </c:tx>
          <c:cat>
            <c:numRef>
              <c:f>'Q4-NoCol'!$A$135:$A$140</c:f>
              <c:numCache>
                <c:formatCode>General</c:formatCode>
                <c:ptCount val="6"/>
                <c:pt idx="0">
                  <c:v>578</c:v>
                </c:pt>
                <c:pt idx="1">
                  <c:v>8450</c:v>
                </c:pt>
                <c:pt idx="2">
                  <c:v>13122</c:v>
                </c:pt>
                <c:pt idx="3">
                  <c:v>18818</c:v>
                </c:pt>
                <c:pt idx="4">
                  <c:v>33282</c:v>
                </c:pt>
                <c:pt idx="5">
                  <c:v>132098</c:v>
                </c:pt>
              </c:numCache>
            </c:numRef>
          </c:cat>
          <c:val>
            <c:numRef>
              <c:f>'Q4-NoCol'!$F$135:$F$140</c:f>
              <c:numCache>
                <c:formatCode>0.00</c:formatCode>
                <c:ptCount val="6"/>
                <c:pt idx="0">
                  <c:v>2</c:v>
                </c:pt>
                <c:pt idx="1">
                  <c:v>1.741935483870966</c:v>
                </c:pt>
                <c:pt idx="2">
                  <c:v>1.5510204081632653</c:v>
                </c:pt>
                <c:pt idx="3">
                  <c:v>1.5571428571428558</c:v>
                </c:pt>
                <c:pt idx="4">
                  <c:v>1.5</c:v>
                </c:pt>
                <c:pt idx="5">
                  <c:v>1.4535901926444794</c:v>
                </c:pt>
              </c:numCache>
            </c:numRef>
          </c:val>
        </c:ser>
        <c:ser>
          <c:idx val="6"/>
          <c:order val="5"/>
          <c:tx>
            <c:strRef>
              <c:f>'Q4-NoCol'!$G$123</c:f>
              <c:strCache>
                <c:ptCount val="1"/>
                <c:pt idx="0">
                  <c:v>CPU_4</c:v>
                </c:pt>
              </c:strCache>
            </c:strRef>
          </c:tx>
          <c:cat>
            <c:numRef>
              <c:f>'Q4-NoCol'!$A$135:$A$140</c:f>
              <c:numCache>
                <c:formatCode>General</c:formatCode>
                <c:ptCount val="6"/>
                <c:pt idx="0">
                  <c:v>578</c:v>
                </c:pt>
                <c:pt idx="1">
                  <c:v>8450</c:v>
                </c:pt>
                <c:pt idx="2">
                  <c:v>13122</c:v>
                </c:pt>
                <c:pt idx="3">
                  <c:v>18818</c:v>
                </c:pt>
                <c:pt idx="4">
                  <c:v>33282</c:v>
                </c:pt>
                <c:pt idx="5">
                  <c:v>132098</c:v>
                </c:pt>
              </c:numCache>
            </c:numRef>
          </c:cat>
          <c:val>
            <c:numRef>
              <c:f>'Q4-NoCol'!$G$135:$G$140</c:f>
              <c:numCache>
                <c:formatCode>0.00</c:formatCode>
                <c:ptCount val="6"/>
                <c:pt idx="0">
                  <c:v>1.3333333333333333</c:v>
                </c:pt>
                <c:pt idx="1">
                  <c:v>1.4210526315789473</c:v>
                </c:pt>
                <c:pt idx="2">
                  <c:v>1.2881355932203391</c:v>
                </c:pt>
                <c:pt idx="3">
                  <c:v>1.2976190476190455</c:v>
                </c:pt>
                <c:pt idx="4">
                  <c:v>1.3561643835616439</c:v>
                </c:pt>
                <c:pt idx="5">
                  <c:v>1.2908242612752718</c:v>
                </c:pt>
              </c:numCache>
            </c:numRef>
          </c:val>
        </c:ser>
        <c:ser>
          <c:idx val="7"/>
          <c:order val="6"/>
          <c:tx>
            <c:strRef>
              <c:f>'Q4-NoCol'!$H$123</c:f>
              <c:strCache>
                <c:ptCount val="1"/>
                <c:pt idx="0">
                  <c:v>CPU_8</c:v>
                </c:pt>
              </c:strCache>
            </c:strRef>
          </c:tx>
          <c:cat>
            <c:numRef>
              <c:f>'Q4-NoCol'!$A$135:$A$140</c:f>
              <c:numCache>
                <c:formatCode>General</c:formatCode>
                <c:ptCount val="6"/>
                <c:pt idx="0">
                  <c:v>578</c:v>
                </c:pt>
                <c:pt idx="1">
                  <c:v>8450</c:v>
                </c:pt>
                <c:pt idx="2">
                  <c:v>13122</c:v>
                </c:pt>
                <c:pt idx="3">
                  <c:v>18818</c:v>
                </c:pt>
                <c:pt idx="4">
                  <c:v>33282</c:v>
                </c:pt>
                <c:pt idx="5">
                  <c:v>132098</c:v>
                </c:pt>
              </c:numCache>
            </c:numRef>
          </c:cat>
          <c:val>
            <c:numRef>
              <c:f>'Q4-NoCol'!$H$135:$H$140</c:f>
              <c:numCache>
                <c:formatCode>0.00</c:formatCode>
                <c:ptCount val="6"/>
                <c:pt idx="0">
                  <c:v>1.3333333333333333</c:v>
                </c:pt>
                <c:pt idx="1">
                  <c:v>1.3846153846153861</c:v>
                </c:pt>
                <c:pt idx="2">
                  <c:v>1.2258064516129012</c:v>
                </c:pt>
                <c:pt idx="3">
                  <c:v>1.2528735632183909</c:v>
                </c:pt>
                <c:pt idx="4">
                  <c:v>1.2692307692307701</c:v>
                </c:pt>
                <c:pt idx="5">
                  <c:v>1.2769230769230768</c:v>
                </c:pt>
              </c:numCache>
            </c:numRef>
          </c:val>
        </c:ser>
        <c:marker val="1"/>
        <c:axId val="86397696"/>
        <c:axId val="86399232"/>
      </c:lineChart>
      <c:dateAx>
        <c:axId val="86397696"/>
        <c:scaling>
          <c:orientation val="minMax"/>
        </c:scaling>
        <c:axPos val="b"/>
        <c:numFmt formatCode="General" sourceLinked="1"/>
        <c:tickLblPos val="nextTo"/>
        <c:crossAx val="86399232"/>
        <c:crosses val="autoZero"/>
        <c:lblOffset val="100"/>
        <c:baseTimeUnit val="years"/>
      </c:dateAx>
      <c:valAx>
        <c:axId val="86399232"/>
        <c:scaling>
          <c:orientation val="minMax"/>
        </c:scaling>
        <c:axPos val="l"/>
        <c:majorGridlines/>
        <c:numFmt formatCode="0.00" sourceLinked="1"/>
        <c:tickLblPos val="nextTo"/>
        <c:crossAx val="86397696"/>
        <c:crosses val="autoZero"/>
        <c:crossBetween val="midCat"/>
      </c:valAx>
      <c:spPr>
        <a:noFill/>
        <a:ln w="25400">
          <a:noFill/>
        </a:ln>
      </c:spPr>
    </c:plotArea>
    <c:legend>
      <c:legendPos val="b"/>
    </c:legend>
    <c:plotVisOnly val="1"/>
    <c:dispBlanksAs val="gap"/>
  </c:chart>
  <c:externalData r:id="rId1"/>
</c:chartSpace>
</file>

<file path=word/charts/chart53.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Speedup - Q4 - EIG - </a:t>
            </a:r>
            <a:r>
              <a:rPr lang="pt-BR"/>
              <a:t>Coloring - 2GPts</a:t>
            </a:r>
          </a:p>
        </c:rich>
      </c:tx>
    </c:title>
    <c:plotArea>
      <c:layout/>
      <c:lineChart>
        <c:grouping val="standard"/>
        <c:ser>
          <c:idx val="0"/>
          <c:order val="0"/>
          <c:tx>
            <c:strRef>
              <c:f>'Q4-Col'!$B$123</c:f>
              <c:strCache>
                <c:ptCount val="1"/>
                <c:pt idx="0">
                  <c:v>GPU_1</c:v>
                </c:pt>
              </c:strCache>
            </c:strRef>
          </c:tx>
          <c:cat>
            <c:numRef>
              <c:f>'Q4-Col'!$A$146:$A$151</c:f>
              <c:numCache>
                <c:formatCode>General</c:formatCode>
                <c:ptCount val="6"/>
                <c:pt idx="0">
                  <c:v>578</c:v>
                </c:pt>
                <c:pt idx="1">
                  <c:v>8450</c:v>
                </c:pt>
                <c:pt idx="2">
                  <c:v>13122</c:v>
                </c:pt>
                <c:pt idx="3">
                  <c:v>18818</c:v>
                </c:pt>
                <c:pt idx="4">
                  <c:v>33282</c:v>
                </c:pt>
                <c:pt idx="5">
                  <c:v>132098</c:v>
                </c:pt>
              </c:numCache>
            </c:numRef>
          </c:cat>
          <c:val>
            <c:numRef>
              <c:f>'Q4-Col'!$B$146:$B$151</c:f>
              <c:numCache>
                <c:formatCode>0.00</c:formatCode>
                <c:ptCount val="6"/>
                <c:pt idx="0">
                  <c:v>2</c:v>
                </c:pt>
                <c:pt idx="1">
                  <c:v>40.181818181818144</c:v>
                </c:pt>
                <c:pt idx="2">
                  <c:v>54.058823529411754</c:v>
                </c:pt>
                <c:pt idx="3">
                  <c:v>34.779661016949156</c:v>
                </c:pt>
                <c:pt idx="4">
                  <c:v>28.539473684210531</c:v>
                </c:pt>
                <c:pt idx="5">
                  <c:v>11.449826989619378</c:v>
                </c:pt>
              </c:numCache>
            </c:numRef>
          </c:val>
        </c:ser>
        <c:ser>
          <c:idx val="1"/>
          <c:order val="1"/>
          <c:tx>
            <c:strRef>
              <c:f>'Q4-Col'!$C$123</c:f>
              <c:strCache>
                <c:ptCount val="1"/>
                <c:pt idx="0">
                  <c:v>GPU_2</c:v>
                </c:pt>
              </c:strCache>
            </c:strRef>
          </c:tx>
          <c:cat>
            <c:numRef>
              <c:f>'Q4-Col'!$A$146:$A$151</c:f>
              <c:numCache>
                <c:formatCode>General</c:formatCode>
                <c:ptCount val="6"/>
                <c:pt idx="0">
                  <c:v>578</c:v>
                </c:pt>
                <c:pt idx="1">
                  <c:v>8450</c:v>
                </c:pt>
                <c:pt idx="2">
                  <c:v>13122</c:v>
                </c:pt>
                <c:pt idx="3">
                  <c:v>18818</c:v>
                </c:pt>
                <c:pt idx="4">
                  <c:v>33282</c:v>
                </c:pt>
                <c:pt idx="5">
                  <c:v>132098</c:v>
                </c:pt>
              </c:numCache>
            </c:numRef>
          </c:cat>
          <c:val>
            <c:numRef>
              <c:f>'Q4-Col'!$C$146:$C$151</c:f>
              <c:numCache>
                <c:formatCode>0.00</c:formatCode>
                <c:ptCount val="6"/>
                <c:pt idx="0">
                  <c:v>2</c:v>
                </c:pt>
                <c:pt idx="1">
                  <c:v>32.740740740740762</c:v>
                </c:pt>
                <c:pt idx="2">
                  <c:v>48.368421052631497</c:v>
                </c:pt>
                <c:pt idx="3">
                  <c:v>32.571428571428498</c:v>
                </c:pt>
                <c:pt idx="4">
                  <c:v>22.831578947368431</c:v>
                </c:pt>
                <c:pt idx="5">
                  <c:v>10.813725490196068</c:v>
                </c:pt>
              </c:numCache>
            </c:numRef>
          </c:val>
        </c:ser>
        <c:ser>
          <c:idx val="2"/>
          <c:order val="2"/>
          <c:tx>
            <c:strRef>
              <c:f>'Q4-Col'!$D$123</c:f>
              <c:strCache>
                <c:ptCount val="1"/>
                <c:pt idx="0">
                  <c:v>GPU_4</c:v>
                </c:pt>
              </c:strCache>
            </c:strRef>
          </c:tx>
          <c:cat>
            <c:numRef>
              <c:f>'Q4-Col'!$A$146:$A$151</c:f>
              <c:numCache>
                <c:formatCode>General</c:formatCode>
                <c:ptCount val="6"/>
                <c:pt idx="0">
                  <c:v>578</c:v>
                </c:pt>
                <c:pt idx="1">
                  <c:v>8450</c:v>
                </c:pt>
                <c:pt idx="2">
                  <c:v>13122</c:v>
                </c:pt>
                <c:pt idx="3">
                  <c:v>18818</c:v>
                </c:pt>
                <c:pt idx="4">
                  <c:v>33282</c:v>
                </c:pt>
                <c:pt idx="5">
                  <c:v>132098</c:v>
                </c:pt>
              </c:numCache>
            </c:numRef>
          </c:cat>
          <c:val>
            <c:numRef>
              <c:f>'Q4-Col'!$D$146:$D$151</c:f>
              <c:numCache>
                <c:formatCode>0.00</c:formatCode>
                <c:ptCount val="6"/>
                <c:pt idx="0">
                  <c:v>2.4</c:v>
                </c:pt>
                <c:pt idx="1">
                  <c:v>28.516129032258064</c:v>
                </c:pt>
                <c:pt idx="2">
                  <c:v>39.956521739130395</c:v>
                </c:pt>
                <c:pt idx="3">
                  <c:v>33.096774193548391</c:v>
                </c:pt>
                <c:pt idx="4">
                  <c:v>20.65714285714283</c:v>
                </c:pt>
                <c:pt idx="5">
                  <c:v>10.027272727272708</c:v>
                </c:pt>
              </c:numCache>
            </c:numRef>
          </c:val>
        </c:ser>
        <c:ser>
          <c:idx val="3"/>
          <c:order val="3"/>
          <c:tx>
            <c:strRef>
              <c:f>'Q4-Col'!$E$123</c:f>
              <c:strCache>
                <c:ptCount val="1"/>
                <c:pt idx="0">
                  <c:v>GPU_8</c:v>
                </c:pt>
              </c:strCache>
            </c:strRef>
          </c:tx>
          <c:cat>
            <c:numRef>
              <c:f>'Q4-Col'!$A$146:$A$151</c:f>
              <c:numCache>
                <c:formatCode>General</c:formatCode>
                <c:ptCount val="6"/>
                <c:pt idx="0">
                  <c:v>578</c:v>
                </c:pt>
                <c:pt idx="1">
                  <c:v>8450</c:v>
                </c:pt>
                <c:pt idx="2">
                  <c:v>13122</c:v>
                </c:pt>
                <c:pt idx="3">
                  <c:v>18818</c:v>
                </c:pt>
                <c:pt idx="4">
                  <c:v>33282</c:v>
                </c:pt>
                <c:pt idx="5">
                  <c:v>132098</c:v>
                </c:pt>
              </c:numCache>
            </c:numRef>
          </c:cat>
          <c:val>
            <c:numRef>
              <c:f>'Q4-Col'!$E$146:$E$151</c:f>
              <c:numCache>
                <c:formatCode>0.00</c:formatCode>
                <c:ptCount val="6"/>
                <c:pt idx="0">
                  <c:v>2</c:v>
                </c:pt>
                <c:pt idx="1">
                  <c:v>7.8928571428571415</c:v>
                </c:pt>
                <c:pt idx="2">
                  <c:v>33.418181818181878</c:v>
                </c:pt>
                <c:pt idx="3">
                  <c:v>26.649350649350655</c:v>
                </c:pt>
                <c:pt idx="4">
                  <c:v>21.058252427184495</c:v>
                </c:pt>
                <c:pt idx="5">
                  <c:v>10.088414634146361</c:v>
                </c:pt>
              </c:numCache>
            </c:numRef>
          </c:val>
        </c:ser>
        <c:ser>
          <c:idx val="4"/>
          <c:order val="4"/>
          <c:tx>
            <c:strRef>
              <c:f>'Q4-Col'!$F$123</c:f>
              <c:strCache>
                <c:ptCount val="1"/>
                <c:pt idx="0">
                  <c:v>CPU_2</c:v>
                </c:pt>
              </c:strCache>
            </c:strRef>
          </c:tx>
          <c:cat>
            <c:numRef>
              <c:f>'Q4-Col'!$A$146:$A$151</c:f>
              <c:numCache>
                <c:formatCode>General</c:formatCode>
                <c:ptCount val="6"/>
                <c:pt idx="0">
                  <c:v>578</c:v>
                </c:pt>
                <c:pt idx="1">
                  <c:v>8450</c:v>
                </c:pt>
                <c:pt idx="2">
                  <c:v>13122</c:v>
                </c:pt>
                <c:pt idx="3">
                  <c:v>18818</c:v>
                </c:pt>
                <c:pt idx="4">
                  <c:v>33282</c:v>
                </c:pt>
                <c:pt idx="5">
                  <c:v>132098</c:v>
                </c:pt>
              </c:numCache>
            </c:numRef>
          </c:cat>
          <c:val>
            <c:numRef>
              <c:f>'Q4-Col'!$F$146:$F$151</c:f>
              <c:numCache>
                <c:formatCode>0.00</c:formatCode>
                <c:ptCount val="6"/>
                <c:pt idx="0">
                  <c:v>1.3333333333333335</c:v>
                </c:pt>
                <c:pt idx="1">
                  <c:v>1.096774193548387</c:v>
                </c:pt>
                <c:pt idx="2">
                  <c:v>1.1819935691318346</c:v>
                </c:pt>
                <c:pt idx="3">
                  <c:v>1.1121951219512241</c:v>
                </c:pt>
                <c:pt idx="4">
                  <c:v>1.1845985800109231</c:v>
                </c:pt>
                <c:pt idx="5">
                  <c:v>1.0881289049654721</c:v>
                </c:pt>
              </c:numCache>
            </c:numRef>
          </c:val>
        </c:ser>
        <c:ser>
          <c:idx val="5"/>
          <c:order val="5"/>
          <c:tx>
            <c:strRef>
              <c:f>'Q4-Col'!$G$123</c:f>
              <c:strCache>
                <c:ptCount val="1"/>
                <c:pt idx="0">
                  <c:v>CPU_4</c:v>
                </c:pt>
              </c:strCache>
            </c:strRef>
          </c:tx>
          <c:cat>
            <c:numRef>
              <c:f>'Q4-Col'!$A$146:$A$151</c:f>
              <c:numCache>
                <c:formatCode>General</c:formatCode>
                <c:ptCount val="6"/>
                <c:pt idx="0">
                  <c:v>578</c:v>
                </c:pt>
                <c:pt idx="1">
                  <c:v>8450</c:v>
                </c:pt>
                <c:pt idx="2">
                  <c:v>13122</c:v>
                </c:pt>
                <c:pt idx="3">
                  <c:v>18818</c:v>
                </c:pt>
                <c:pt idx="4">
                  <c:v>33282</c:v>
                </c:pt>
                <c:pt idx="5">
                  <c:v>132098</c:v>
                </c:pt>
              </c:numCache>
            </c:numRef>
          </c:cat>
          <c:val>
            <c:numRef>
              <c:f>'Q4-Col'!$G$146:$G$151</c:f>
              <c:numCache>
                <c:formatCode>0.00</c:formatCode>
                <c:ptCount val="6"/>
                <c:pt idx="0">
                  <c:v>0.92307692307692257</c:v>
                </c:pt>
                <c:pt idx="1">
                  <c:v>0.81851851851851865</c:v>
                </c:pt>
                <c:pt idx="2">
                  <c:v>0.91670822942643404</c:v>
                </c:pt>
                <c:pt idx="3">
                  <c:v>1.08</c:v>
                </c:pt>
                <c:pt idx="4">
                  <c:v>1.3097826086956519</c:v>
                </c:pt>
                <c:pt idx="5">
                  <c:v>1.0298786181139103</c:v>
                </c:pt>
              </c:numCache>
            </c:numRef>
          </c:val>
        </c:ser>
        <c:ser>
          <c:idx val="6"/>
          <c:order val="6"/>
          <c:tx>
            <c:strRef>
              <c:f>'Q4-Col'!$H$123</c:f>
              <c:strCache>
                <c:ptCount val="1"/>
                <c:pt idx="0">
                  <c:v>CPU_8</c:v>
                </c:pt>
              </c:strCache>
            </c:strRef>
          </c:tx>
          <c:cat>
            <c:numRef>
              <c:f>'Q4-Col'!$A$146:$A$151</c:f>
              <c:numCache>
                <c:formatCode>General</c:formatCode>
                <c:ptCount val="6"/>
                <c:pt idx="0">
                  <c:v>578</c:v>
                </c:pt>
                <c:pt idx="1">
                  <c:v>8450</c:v>
                </c:pt>
                <c:pt idx="2">
                  <c:v>13122</c:v>
                </c:pt>
                <c:pt idx="3">
                  <c:v>18818</c:v>
                </c:pt>
                <c:pt idx="4">
                  <c:v>33282</c:v>
                </c:pt>
                <c:pt idx="5">
                  <c:v>132098</c:v>
                </c:pt>
              </c:numCache>
            </c:numRef>
          </c:cat>
          <c:val>
            <c:numRef>
              <c:f>'Q4-Col'!$H$146:$H$151</c:f>
              <c:numCache>
                <c:formatCode>0.00</c:formatCode>
                <c:ptCount val="6"/>
                <c:pt idx="0">
                  <c:v>1.2</c:v>
                </c:pt>
                <c:pt idx="1">
                  <c:v>1.446808510638298</c:v>
                </c:pt>
                <c:pt idx="2">
                  <c:v>1.4541139240506349</c:v>
                </c:pt>
                <c:pt idx="3">
                  <c:v>0.9720511605873996</c:v>
                </c:pt>
                <c:pt idx="4">
                  <c:v>0.57686170212765953</c:v>
                </c:pt>
                <c:pt idx="5">
                  <c:v>0.64730046948356912</c:v>
                </c:pt>
              </c:numCache>
            </c:numRef>
          </c:val>
        </c:ser>
        <c:marker val="1"/>
        <c:axId val="86465152"/>
        <c:axId val="86479232"/>
      </c:lineChart>
      <c:dateAx>
        <c:axId val="86465152"/>
        <c:scaling>
          <c:orientation val="minMax"/>
        </c:scaling>
        <c:axPos val="b"/>
        <c:numFmt formatCode="General" sourceLinked="1"/>
        <c:tickLblPos val="nextTo"/>
        <c:crossAx val="86479232"/>
        <c:crosses val="autoZero"/>
        <c:lblOffset val="100"/>
        <c:baseTimeUnit val="years"/>
      </c:dateAx>
      <c:valAx>
        <c:axId val="86479232"/>
        <c:scaling>
          <c:orientation val="minMax"/>
        </c:scaling>
        <c:axPos val="l"/>
        <c:majorGridlines/>
        <c:numFmt formatCode="0.00" sourceLinked="1"/>
        <c:tickLblPos val="nextTo"/>
        <c:crossAx val="86465152"/>
        <c:crosses val="autoZero"/>
        <c:crossBetween val="midCat"/>
      </c:valAx>
      <c:spPr>
        <a:noFill/>
        <a:ln w="25400">
          <a:noFill/>
        </a:ln>
      </c:spPr>
    </c:plotArea>
    <c:legend>
      <c:legendPos val="b"/>
    </c:legend>
    <c:plotVisOnly val="1"/>
    <c:dispBlanksAs val="gap"/>
  </c:chart>
  <c:externalData r:id="rId1"/>
</c:chartSpace>
</file>

<file path=word/charts/chart54.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Speedup - Q4 - EIG - No </a:t>
            </a:r>
            <a:r>
              <a:rPr lang="pt-BR"/>
              <a:t>Coloring - 2GPts</a:t>
            </a:r>
          </a:p>
        </c:rich>
      </c:tx>
    </c:title>
    <c:plotArea>
      <c:layout/>
      <c:lineChart>
        <c:grouping val="standard"/>
        <c:ser>
          <c:idx val="1"/>
          <c:order val="0"/>
          <c:tx>
            <c:strRef>
              <c:f>'Q4-NoCol'!$B$123</c:f>
              <c:strCache>
                <c:ptCount val="1"/>
                <c:pt idx="0">
                  <c:v>GPU_1</c:v>
                </c:pt>
              </c:strCache>
            </c:strRef>
          </c:tx>
          <c:cat>
            <c:numRef>
              <c:f>'Q4-NoCol'!$A$146:$A$151</c:f>
              <c:numCache>
                <c:formatCode>General</c:formatCode>
                <c:ptCount val="6"/>
                <c:pt idx="0">
                  <c:v>578</c:v>
                </c:pt>
                <c:pt idx="1">
                  <c:v>8450</c:v>
                </c:pt>
                <c:pt idx="2">
                  <c:v>13122</c:v>
                </c:pt>
                <c:pt idx="3">
                  <c:v>18818</c:v>
                </c:pt>
                <c:pt idx="4">
                  <c:v>33282</c:v>
                </c:pt>
                <c:pt idx="5">
                  <c:v>132098</c:v>
                </c:pt>
              </c:numCache>
            </c:numRef>
          </c:cat>
          <c:val>
            <c:numRef>
              <c:f>'Q4-NoCol'!$B$146:$B$151</c:f>
              <c:numCache>
                <c:formatCode>0.00</c:formatCode>
                <c:ptCount val="6"/>
                <c:pt idx="0">
                  <c:v>2</c:v>
                </c:pt>
                <c:pt idx="1">
                  <c:v>35.36</c:v>
                </c:pt>
                <c:pt idx="2">
                  <c:v>54.058823529411754</c:v>
                </c:pt>
                <c:pt idx="3">
                  <c:v>38.716981132075482</c:v>
                </c:pt>
                <c:pt idx="4">
                  <c:v>26.777777777777779</c:v>
                </c:pt>
                <c:pt idx="5">
                  <c:v>11.066889632107049</c:v>
                </c:pt>
              </c:numCache>
            </c:numRef>
          </c:val>
        </c:ser>
        <c:ser>
          <c:idx val="2"/>
          <c:order val="1"/>
          <c:tx>
            <c:strRef>
              <c:f>'Q4-NoCol'!$C$123</c:f>
              <c:strCache>
                <c:ptCount val="1"/>
                <c:pt idx="0">
                  <c:v>GPU_2</c:v>
                </c:pt>
              </c:strCache>
            </c:strRef>
          </c:tx>
          <c:cat>
            <c:numRef>
              <c:f>'Q4-NoCol'!$A$146:$A$151</c:f>
              <c:numCache>
                <c:formatCode>General</c:formatCode>
                <c:ptCount val="6"/>
                <c:pt idx="0">
                  <c:v>578</c:v>
                </c:pt>
                <c:pt idx="1">
                  <c:v>8450</c:v>
                </c:pt>
                <c:pt idx="2">
                  <c:v>13122</c:v>
                </c:pt>
                <c:pt idx="3">
                  <c:v>18818</c:v>
                </c:pt>
                <c:pt idx="4">
                  <c:v>33282</c:v>
                </c:pt>
                <c:pt idx="5">
                  <c:v>132098</c:v>
                </c:pt>
              </c:numCache>
            </c:numRef>
          </c:cat>
          <c:val>
            <c:numRef>
              <c:f>'Q4-NoCol'!$C$146:$C$151</c:f>
              <c:numCache>
                <c:formatCode>0.00</c:formatCode>
                <c:ptCount val="6"/>
                <c:pt idx="0">
                  <c:v>2.4</c:v>
                </c:pt>
                <c:pt idx="1">
                  <c:v>35.36</c:v>
                </c:pt>
                <c:pt idx="2">
                  <c:v>40.844444444444328</c:v>
                </c:pt>
                <c:pt idx="3">
                  <c:v>37.309090909090905</c:v>
                </c:pt>
                <c:pt idx="4">
                  <c:v>24.93103448275863</c:v>
                </c:pt>
                <c:pt idx="5">
                  <c:v>10.088414634146361</c:v>
                </c:pt>
              </c:numCache>
            </c:numRef>
          </c:val>
        </c:ser>
        <c:ser>
          <c:idx val="3"/>
          <c:order val="2"/>
          <c:tx>
            <c:strRef>
              <c:f>'Q4-NoCol'!$D$123</c:f>
              <c:strCache>
                <c:ptCount val="1"/>
                <c:pt idx="0">
                  <c:v>GPU_4</c:v>
                </c:pt>
              </c:strCache>
            </c:strRef>
          </c:tx>
          <c:cat>
            <c:numRef>
              <c:f>'Q4-NoCol'!$A$146:$A$151</c:f>
              <c:numCache>
                <c:formatCode>General</c:formatCode>
                <c:ptCount val="6"/>
                <c:pt idx="0">
                  <c:v>578</c:v>
                </c:pt>
                <c:pt idx="1">
                  <c:v>8450</c:v>
                </c:pt>
                <c:pt idx="2">
                  <c:v>13122</c:v>
                </c:pt>
                <c:pt idx="3">
                  <c:v>18818</c:v>
                </c:pt>
                <c:pt idx="4">
                  <c:v>33282</c:v>
                </c:pt>
                <c:pt idx="5">
                  <c:v>132098</c:v>
                </c:pt>
              </c:numCache>
            </c:numRef>
          </c:cat>
          <c:val>
            <c:numRef>
              <c:f>'Q4-NoCol'!$D$146:$D$151</c:f>
              <c:numCache>
                <c:formatCode>0.00</c:formatCode>
                <c:ptCount val="6"/>
                <c:pt idx="0">
                  <c:v>2.4</c:v>
                </c:pt>
                <c:pt idx="1">
                  <c:v>30.482758620689626</c:v>
                </c:pt>
                <c:pt idx="2">
                  <c:v>37.510204081632487</c:v>
                </c:pt>
                <c:pt idx="3">
                  <c:v>33.096774193548391</c:v>
                </c:pt>
                <c:pt idx="4">
                  <c:v>21.90909090909091</c:v>
                </c:pt>
                <c:pt idx="5">
                  <c:v>10.212962962962964</c:v>
                </c:pt>
              </c:numCache>
            </c:numRef>
          </c:val>
        </c:ser>
        <c:ser>
          <c:idx val="4"/>
          <c:order val="3"/>
          <c:tx>
            <c:strRef>
              <c:f>'Q4-NoCol'!$E$123</c:f>
              <c:strCache>
                <c:ptCount val="1"/>
                <c:pt idx="0">
                  <c:v>GPU_8</c:v>
                </c:pt>
              </c:strCache>
            </c:strRef>
          </c:tx>
          <c:cat>
            <c:numRef>
              <c:f>'Q4-NoCol'!$A$146:$A$151</c:f>
              <c:numCache>
                <c:formatCode>General</c:formatCode>
                <c:ptCount val="6"/>
                <c:pt idx="0">
                  <c:v>578</c:v>
                </c:pt>
                <c:pt idx="1">
                  <c:v>8450</c:v>
                </c:pt>
                <c:pt idx="2">
                  <c:v>13122</c:v>
                </c:pt>
                <c:pt idx="3">
                  <c:v>18818</c:v>
                </c:pt>
                <c:pt idx="4">
                  <c:v>33282</c:v>
                </c:pt>
                <c:pt idx="5">
                  <c:v>132098</c:v>
                </c:pt>
              </c:numCache>
            </c:numRef>
          </c:cat>
          <c:val>
            <c:numRef>
              <c:f>'Q4-NoCol'!$E$146:$E$151</c:f>
              <c:numCache>
                <c:formatCode>0.00</c:formatCode>
                <c:ptCount val="6"/>
                <c:pt idx="0">
                  <c:v>1.5</c:v>
                </c:pt>
                <c:pt idx="1">
                  <c:v>28.516129032258064</c:v>
                </c:pt>
                <c:pt idx="2">
                  <c:v>39.956521739130395</c:v>
                </c:pt>
                <c:pt idx="3">
                  <c:v>27</c:v>
                </c:pt>
                <c:pt idx="4">
                  <c:v>19.718181818181819</c:v>
                </c:pt>
                <c:pt idx="5">
                  <c:v>10.340625000000001</c:v>
                </c:pt>
              </c:numCache>
            </c:numRef>
          </c:val>
        </c:ser>
        <c:ser>
          <c:idx val="5"/>
          <c:order val="4"/>
          <c:tx>
            <c:strRef>
              <c:f>'Q4-NoCol'!$F$123</c:f>
              <c:strCache>
                <c:ptCount val="1"/>
                <c:pt idx="0">
                  <c:v>CPU_2</c:v>
                </c:pt>
              </c:strCache>
            </c:strRef>
          </c:tx>
          <c:cat>
            <c:numRef>
              <c:f>'Q4-NoCol'!$A$146:$A$151</c:f>
              <c:numCache>
                <c:formatCode>General</c:formatCode>
                <c:ptCount val="6"/>
                <c:pt idx="0">
                  <c:v>578</c:v>
                </c:pt>
                <c:pt idx="1">
                  <c:v>8450</c:v>
                </c:pt>
                <c:pt idx="2">
                  <c:v>13122</c:v>
                </c:pt>
                <c:pt idx="3">
                  <c:v>18818</c:v>
                </c:pt>
                <c:pt idx="4">
                  <c:v>33282</c:v>
                </c:pt>
                <c:pt idx="5">
                  <c:v>132098</c:v>
                </c:pt>
              </c:numCache>
            </c:numRef>
          </c:cat>
          <c:val>
            <c:numRef>
              <c:f>'Q4-NoCol'!$F$146:$F$151</c:f>
              <c:numCache>
                <c:formatCode>0.00</c:formatCode>
                <c:ptCount val="6"/>
                <c:pt idx="0">
                  <c:v>1.3333333333333335</c:v>
                </c:pt>
                <c:pt idx="1">
                  <c:v>1.1175726927939318</c:v>
                </c:pt>
                <c:pt idx="2">
                  <c:v>1.0979689366786143</c:v>
                </c:pt>
                <c:pt idx="3">
                  <c:v>0.74293989862418786</c:v>
                </c:pt>
                <c:pt idx="4">
                  <c:v>0.74870555747324974</c:v>
                </c:pt>
                <c:pt idx="5">
                  <c:v>0.75565197533683615</c:v>
                </c:pt>
              </c:numCache>
            </c:numRef>
          </c:val>
        </c:ser>
        <c:ser>
          <c:idx val="6"/>
          <c:order val="5"/>
          <c:tx>
            <c:strRef>
              <c:f>'Q4-NoCol'!$G$123</c:f>
              <c:strCache>
                <c:ptCount val="1"/>
                <c:pt idx="0">
                  <c:v>CPU_4</c:v>
                </c:pt>
              </c:strCache>
            </c:strRef>
          </c:tx>
          <c:cat>
            <c:numRef>
              <c:f>'Q4-NoCol'!$A$146:$A$151</c:f>
              <c:numCache>
                <c:formatCode>General</c:formatCode>
                <c:ptCount val="6"/>
                <c:pt idx="0">
                  <c:v>578</c:v>
                </c:pt>
                <c:pt idx="1">
                  <c:v>8450</c:v>
                </c:pt>
                <c:pt idx="2">
                  <c:v>13122</c:v>
                </c:pt>
                <c:pt idx="3">
                  <c:v>18818</c:v>
                </c:pt>
                <c:pt idx="4">
                  <c:v>33282</c:v>
                </c:pt>
                <c:pt idx="5">
                  <c:v>132098</c:v>
                </c:pt>
              </c:numCache>
            </c:numRef>
          </c:cat>
          <c:val>
            <c:numRef>
              <c:f>'Q4-NoCol'!$G$146:$G$151</c:f>
              <c:numCache>
                <c:formatCode>0.00</c:formatCode>
                <c:ptCount val="6"/>
                <c:pt idx="0">
                  <c:v>0.92307692307692257</c:v>
                </c:pt>
                <c:pt idx="1">
                  <c:v>0.9334741288278775</c:v>
                </c:pt>
                <c:pt idx="2">
                  <c:v>1.0786384976525818</c:v>
                </c:pt>
                <c:pt idx="3">
                  <c:v>1.2056404230317281</c:v>
                </c:pt>
                <c:pt idx="4">
                  <c:v>1.1543374135178301</c:v>
                </c:pt>
                <c:pt idx="5">
                  <c:v>1.0244582043343653</c:v>
                </c:pt>
              </c:numCache>
            </c:numRef>
          </c:val>
        </c:ser>
        <c:ser>
          <c:idx val="7"/>
          <c:order val="6"/>
          <c:tx>
            <c:strRef>
              <c:f>'Q4-NoCol'!$H$123</c:f>
              <c:strCache>
                <c:ptCount val="1"/>
                <c:pt idx="0">
                  <c:v>CPU_8</c:v>
                </c:pt>
              </c:strCache>
            </c:strRef>
          </c:tx>
          <c:cat>
            <c:numRef>
              <c:f>'Q4-NoCol'!$A$146:$A$151</c:f>
              <c:numCache>
                <c:formatCode>General</c:formatCode>
                <c:ptCount val="6"/>
                <c:pt idx="0">
                  <c:v>578</c:v>
                </c:pt>
                <c:pt idx="1">
                  <c:v>8450</c:v>
                </c:pt>
                <c:pt idx="2">
                  <c:v>13122</c:v>
                </c:pt>
                <c:pt idx="3">
                  <c:v>18818</c:v>
                </c:pt>
                <c:pt idx="4">
                  <c:v>33282</c:v>
                </c:pt>
                <c:pt idx="5">
                  <c:v>132098</c:v>
                </c:pt>
              </c:numCache>
            </c:numRef>
          </c:cat>
          <c:val>
            <c:numRef>
              <c:f>'Q4-NoCol'!$H$146:$H$151</c:f>
              <c:numCache>
                <c:formatCode>0.00</c:formatCode>
                <c:ptCount val="6"/>
                <c:pt idx="0">
                  <c:v>1.2</c:v>
                </c:pt>
                <c:pt idx="1">
                  <c:v>1.1347881899871641</c:v>
                </c:pt>
                <c:pt idx="2">
                  <c:v>1.3026222537207655</c:v>
                </c:pt>
                <c:pt idx="3">
                  <c:v>0.80062426843542822</c:v>
                </c:pt>
                <c:pt idx="4">
                  <c:v>0.54980988593155899</c:v>
                </c:pt>
                <c:pt idx="5">
                  <c:v>0.65434051809373273</c:v>
                </c:pt>
              </c:numCache>
            </c:numRef>
          </c:val>
        </c:ser>
        <c:marker val="1"/>
        <c:axId val="86725376"/>
        <c:axId val="86726912"/>
      </c:lineChart>
      <c:dateAx>
        <c:axId val="86725376"/>
        <c:scaling>
          <c:orientation val="minMax"/>
        </c:scaling>
        <c:axPos val="b"/>
        <c:numFmt formatCode="General" sourceLinked="1"/>
        <c:tickLblPos val="nextTo"/>
        <c:crossAx val="86726912"/>
        <c:crosses val="autoZero"/>
        <c:lblOffset val="100"/>
        <c:baseTimeUnit val="years"/>
      </c:dateAx>
      <c:valAx>
        <c:axId val="86726912"/>
        <c:scaling>
          <c:orientation val="minMax"/>
        </c:scaling>
        <c:axPos val="l"/>
        <c:majorGridlines/>
        <c:numFmt formatCode="0.00" sourceLinked="1"/>
        <c:tickLblPos val="nextTo"/>
        <c:crossAx val="86725376"/>
        <c:crosses val="autoZero"/>
        <c:crossBetween val="midCat"/>
      </c:valAx>
      <c:spPr>
        <a:noFill/>
        <a:ln w="25400">
          <a:noFill/>
        </a:ln>
      </c:spPr>
    </c:plotArea>
    <c:legend>
      <c:legendPos val="b"/>
    </c:legend>
    <c:plotVisOnly val="1"/>
    <c:dispBlanksAs val="gap"/>
  </c:chart>
  <c:externalData r:id="rId1"/>
</c:chartSpace>
</file>

<file path=word/charts/chart55.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Speedup - Q4 - CSR - </a:t>
            </a:r>
            <a:r>
              <a:rPr lang="pt-BR"/>
              <a:t>Coloring - 3GPts</a:t>
            </a:r>
          </a:p>
        </c:rich>
      </c:tx>
    </c:title>
    <c:plotArea>
      <c:layout/>
      <c:lineChart>
        <c:grouping val="standard"/>
        <c:ser>
          <c:idx val="0"/>
          <c:order val="0"/>
          <c:tx>
            <c:strRef>
              <c:f>'Q4-Col'!$J$123</c:f>
              <c:strCache>
                <c:ptCount val="1"/>
                <c:pt idx="0">
                  <c:v>GPU_1</c:v>
                </c:pt>
              </c:strCache>
            </c:strRef>
          </c:tx>
          <c:cat>
            <c:numRef>
              <c:f>'Q4-Col'!$A$124:$A$129</c:f>
              <c:numCache>
                <c:formatCode>General</c:formatCode>
                <c:ptCount val="6"/>
                <c:pt idx="0">
                  <c:v>578</c:v>
                </c:pt>
                <c:pt idx="1">
                  <c:v>8450</c:v>
                </c:pt>
                <c:pt idx="2">
                  <c:v>13122</c:v>
                </c:pt>
                <c:pt idx="3">
                  <c:v>18818</c:v>
                </c:pt>
                <c:pt idx="4">
                  <c:v>33282</c:v>
                </c:pt>
                <c:pt idx="5">
                  <c:v>132098</c:v>
                </c:pt>
              </c:numCache>
            </c:numRef>
          </c:cat>
          <c:val>
            <c:numRef>
              <c:f>'Q4-Col'!$J$124:$J$129</c:f>
              <c:numCache>
                <c:formatCode>0.00</c:formatCode>
                <c:ptCount val="6"/>
                <c:pt idx="0">
                  <c:v>1.2</c:v>
                </c:pt>
                <c:pt idx="1">
                  <c:v>2.2187499999999987</c:v>
                </c:pt>
                <c:pt idx="2">
                  <c:v>3.0888888888888877</c:v>
                </c:pt>
                <c:pt idx="3">
                  <c:v>2.5797101449275393</c:v>
                </c:pt>
                <c:pt idx="4">
                  <c:v>2.8584905660377382</c:v>
                </c:pt>
                <c:pt idx="5">
                  <c:v>2.9805825242718447</c:v>
                </c:pt>
              </c:numCache>
            </c:numRef>
          </c:val>
        </c:ser>
        <c:ser>
          <c:idx val="1"/>
          <c:order val="1"/>
          <c:tx>
            <c:strRef>
              <c:f>'Q4-Col'!$K$123</c:f>
              <c:strCache>
                <c:ptCount val="1"/>
                <c:pt idx="0">
                  <c:v>GPU_2</c:v>
                </c:pt>
              </c:strCache>
            </c:strRef>
          </c:tx>
          <c:cat>
            <c:numRef>
              <c:f>'Q4-Col'!$A$124:$A$129</c:f>
              <c:numCache>
                <c:formatCode>General</c:formatCode>
                <c:ptCount val="6"/>
                <c:pt idx="0">
                  <c:v>578</c:v>
                </c:pt>
                <c:pt idx="1">
                  <c:v>8450</c:v>
                </c:pt>
                <c:pt idx="2">
                  <c:v>13122</c:v>
                </c:pt>
                <c:pt idx="3">
                  <c:v>18818</c:v>
                </c:pt>
                <c:pt idx="4">
                  <c:v>33282</c:v>
                </c:pt>
                <c:pt idx="5">
                  <c:v>132098</c:v>
                </c:pt>
              </c:numCache>
            </c:numRef>
          </c:cat>
          <c:val>
            <c:numRef>
              <c:f>'Q4-Col'!$K$124:$K$129</c:f>
              <c:numCache>
                <c:formatCode>0.00</c:formatCode>
                <c:ptCount val="6"/>
                <c:pt idx="0">
                  <c:v>1</c:v>
                </c:pt>
                <c:pt idx="1">
                  <c:v>1.8684210526315788</c:v>
                </c:pt>
                <c:pt idx="2">
                  <c:v>2.4821428571428572</c:v>
                </c:pt>
                <c:pt idx="3">
                  <c:v>2.507042253521127</c:v>
                </c:pt>
                <c:pt idx="4">
                  <c:v>2.5249999999999999</c:v>
                </c:pt>
                <c:pt idx="5">
                  <c:v>3.0396039603960388</c:v>
                </c:pt>
              </c:numCache>
            </c:numRef>
          </c:val>
        </c:ser>
        <c:ser>
          <c:idx val="2"/>
          <c:order val="2"/>
          <c:tx>
            <c:strRef>
              <c:f>'Q4-Col'!$L$123</c:f>
              <c:strCache>
                <c:ptCount val="1"/>
                <c:pt idx="0">
                  <c:v>GPU_4</c:v>
                </c:pt>
              </c:strCache>
            </c:strRef>
          </c:tx>
          <c:cat>
            <c:numRef>
              <c:f>'Q4-Col'!$A$124:$A$129</c:f>
              <c:numCache>
                <c:formatCode>General</c:formatCode>
                <c:ptCount val="6"/>
                <c:pt idx="0">
                  <c:v>578</c:v>
                </c:pt>
                <c:pt idx="1">
                  <c:v>8450</c:v>
                </c:pt>
                <c:pt idx="2">
                  <c:v>13122</c:v>
                </c:pt>
                <c:pt idx="3">
                  <c:v>18818</c:v>
                </c:pt>
                <c:pt idx="4">
                  <c:v>33282</c:v>
                </c:pt>
                <c:pt idx="5">
                  <c:v>132098</c:v>
                </c:pt>
              </c:numCache>
            </c:numRef>
          </c:cat>
          <c:val>
            <c:numRef>
              <c:f>'Q4-Col'!$L$124:$L$129</c:f>
              <c:numCache>
                <c:formatCode>0.00</c:formatCode>
                <c:ptCount val="6"/>
                <c:pt idx="0">
                  <c:v>1</c:v>
                </c:pt>
                <c:pt idx="1">
                  <c:v>1.9722222222222221</c:v>
                </c:pt>
                <c:pt idx="2">
                  <c:v>2.3166666666666624</c:v>
                </c:pt>
                <c:pt idx="3">
                  <c:v>1.7979797979797949</c:v>
                </c:pt>
                <c:pt idx="4">
                  <c:v>2.2611940298507482</c:v>
                </c:pt>
                <c:pt idx="5">
                  <c:v>2.8826291079812187</c:v>
                </c:pt>
              </c:numCache>
            </c:numRef>
          </c:val>
        </c:ser>
        <c:ser>
          <c:idx val="3"/>
          <c:order val="3"/>
          <c:tx>
            <c:strRef>
              <c:f>'Q4-Col'!$M$123</c:f>
              <c:strCache>
                <c:ptCount val="1"/>
                <c:pt idx="0">
                  <c:v>GPU_8</c:v>
                </c:pt>
              </c:strCache>
            </c:strRef>
          </c:tx>
          <c:cat>
            <c:numRef>
              <c:f>'Q4-Col'!$A$124:$A$129</c:f>
              <c:numCache>
                <c:formatCode>General</c:formatCode>
                <c:ptCount val="6"/>
                <c:pt idx="0">
                  <c:v>578</c:v>
                </c:pt>
                <c:pt idx="1">
                  <c:v>8450</c:v>
                </c:pt>
                <c:pt idx="2">
                  <c:v>13122</c:v>
                </c:pt>
                <c:pt idx="3">
                  <c:v>18818</c:v>
                </c:pt>
                <c:pt idx="4">
                  <c:v>33282</c:v>
                </c:pt>
                <c:pt idx="5">
                  <c:v>132098</c:v>
                </c:pt>
              </c:numCache>
            </c:numRef>
          </c:cat>
          <c:val>
            <c:numRef>
              <c:f>'Q4-Col'!$M$124:$M$129</c:f>
              <c:numCache>
                <c:formatCode>0.00</c:formatCode>
                <c:ptCount val="6"/>
                <c:pt idx="0">
                  <c:v>1</c:v>
                </c:pt>
                <c:pt idx="1">
                  <c:v>1.6136363636363635</c:v>
                </c:pt>
                <c:pt idx="2">
                  <c:v>1.9041095890410979</c:v>
                </c:pt>
                <c:pt idx="3">
                  <c:v>1.7799999999999974</c:v>
                </c:pt>
                <c:pt idx="4">
                  <c:v>1.993421052631579</c:v>
                </c:pt>
                <c:pt idx="5">
                  <c:v>3.0024449877750587</c:v>
                </c:pt>
              </c:numCache>
            </c:numRef>
          </c:val>
        </c:ser>
        <c:ser>
          <c:idx val="4"/>
          <c:order val="4"/>
          <c:tx>
            <c:strRef>
              <c:f>'Q4-Col'!$N$123</c:f>
              <c:strCache>
                <c:ptCount val="1"/>
                <c:pt idx="0">
                  <c:v>CPU_2</c:v>
                </c:pt>
              </c:strCache>
            </c:strRef>
          </c:tx>
          <c:cat>
            <c:numRef>
              <c:f>'Q4-Col'!$A$124:$A$129</c:f>
              <c:numCache>
                <c:formatCode>General</c:formatCode>
                <c:ptCount val="6"/>
                <c:pt idx="0">
                  <c:v>578</c:v>
                </c:pt>
                <c:pt idx="1">
                  <c:v>8450</c:v>
                </c:pt>
                <c:pt idx="2">
                  <c:v>13122</c:v>
                </c:pt>
                <c:pt idx="3">
                  <c:v>18818</c:v>
                </c:pt>
                <c:pt idx="4">
                  <c:v>33282</c:v>
                </c:pt>
                <c:pt idx="5">
                  <c:v>132098</c:v>
                </c:pt>
              </c:numCache>
            </c:numRef>
          </c:cat>
          <c:val>
            <c:numRef>
              <c:f>'Q4-Col'!$N$124:$N$129</c:f>
              <c:numCache>
                <c:formatCode>0.00</c:formatCode>
                <c:ptCount val="6"/>
                <c:pt idx="0">
                  <c:v>1.5</c:v>
                </c:pt>
                <c:pt idx="1">
                  <c:v>1.4199999999999962</c:v>
                </c:pt>
                <c:pt idx="2">
                  <c:v>1.9857142857142858</c:v>
                </c:pt>
                <c:pt idx="3">
                  <c:v>1.5344827586206895</c:v>
                </c:pt>
                <c:pt idx="4">
                  <c:v>1.5538461538461537</c:v>
                </c:pt>
                <c:pt idx="5">
                  <c:v>1.5160493827160493</c:v>
                </c:pt>
              </c:numCache>
            </c:numRef>
          </c:val>
        </c:ser>
        <c:ser>
          <c:idx val="5"/>
          <c:order val="5"/>
          <c:tx>
            <c:strRef>
              <c:f>'Q4-Col'!$O$123</c:f>
              <c:strCache>
                <c:ptCount val="1"/>
                <c:pt idx="0">
                  <c:v>CPU_4</c:v>
                </c:pt>
              </c:strCache>
            </c:strRef>
          </c:tx>
          <c:cat>
            <c:numRef>
              <c:f>'Q4-Col'!$A$124:$A$129</c:f>
              <c:numCache>
                <c:formatCode>General</c:formatCode>
                <c:ptCount val="6"/>
                <c:pt idx="0">
                  <c:v>578</c:v>
                </c:pt>
                <c:pt idx="1">
                  <c:v>8450</c:v>
                </c:pt>
                <c:pt idx="2">
                  <c:v>13122</c:v>
                </c:pt>
                <c:pt idx="3">
                  <c:v>18818</c:v>
                </c:pt>
                <c:pt idx="4">
                  <c:v>33282</c:v>
                </c:pt>
                <c:pt idx="5">
                  <c:v>132098</c:v>
                </c:pt>
              </c:numCache>
            </c:numRef>
          </c:cat>
          <c:val>
            <c:numRef>
              <c:f>'Q4-Col'!$O$124:$O$129</c:f>
              <c:numCache>
                <c:formatCode>0.00</c:formatCode>
                <c:ptCount val="6"/>
                <c:pt idx="0">
                  <c:v>2</c:v>
                </c:pt>
                <c:pt idx="1">
                  <c:v>2.028571428571432</c:v>
                </c:pt>
                <c:pt idx="2">
                  <c:v>2.5272727272727282</c:v>
                </c:pt>
                <c:pt idx="3">
                  <c:v>2.2820512820512819</c:v>
                </c:pt>
                <c:pt idx="4">
                  <c:v>2.0753424657534207</c:v>
                </c:pt>
                <c:pt idx="5">
                  <c:v>2.0230642504118652</c:v>
                </c:pt>
              </c:numCache>
            </c:numRef>
          </c:val>
        </c:ser>
        <c:ser>
          <c:idx val="6"/>
          <c:order val="6"/>
          <c:tx>
            <c:strRef>
              <c:f>'Q4-Col'!$P$123</c:f>
              <c:strCache>
                <c:ptCount val="1"/>
                <c:pt idx="0">
                  <c:v>CPU_8</c:v>
                </c:pt>
              </c:strCache>
            </c:strRef>
          </c:tx>
          <c:cat>
            <c:numRef>
              <c:f>'Q4-Col'!$A$124:$A$129</c:f>
              <c:numCache>
                <c:formatCode>General</c:formatCode>
                <c:ptCount val="6"/>
                <c:pt idx="0">
                  <c:v>578</c:v>
                </c:pt>
                <c:pt idx="1">
                  <c:v>8450</c:v>
                </c:pt>
                <c:pt idx="2">
                  <c:v>13122</c:v>
                </c:pt>
                <c:pt idx="3">
                  <c:v>18818</c:v>
                </c:pt>
                <c:pt idx="4">
                  <c:v>33282</c:v>
                </c:pt>
                <c:pt idx="5">
                  <c:v>132098</c:v>
                </c:pt>
              </c:numCache>
            </c:numRef>
          </c:cat>
          <c:val>
            <c:numRef>
              <c:f>'Q4-Col'!$P$124:$P$129</c:f>
              <c:numCache>
                <c:formatCode>0.00</c:formatCode>
                <c:ptCount val="6"/>
                <c:pt idx="0">
                  <c:v>2</c:v>
                </c:pt>
                <c:pt idx="1">
                  <c:v>1.6511627906976738</c:v>
                </c:pt>
                <c:pt idx="2">
                  <c:v>1.9577464788732415</c:v>
                </c:pt>
                <c:pt idx="3">
                  <c:v>1.9777777777777781</c:v>
                </c:pt>
                <c:pt idx="4">
                  <c:v>2.047297297297304</c:v>
                </c:pt>
                <c:pt idx="5">
                  <c:v>2.1734513274336287</c:v>
                </c:pt>
              </c:numCache>
            </c:numRef>
          </c:val>
        </c:ser>
        <c:marker val="1"/>
        <c:axId val="94575232"/>
        <c:axId val="94585216"/>
      </c:lineChart>
      <c:dateAx>
        <c:axId val="94575232"/>
        <c:scaling>
          <c:orientation val="minMax"/>
        </c:scaling>
        <c:axPos val="b"/>
        <c:numFmt formatCode="General" sourceLinked="1"/>
        <c:tickLblPos val="nextTo"/>
        <c:crossAx val="94585216"/>
        <c:crosses val="autoZero"/>
        <c:lblOffset val="100"/>
        <c:baseTimeUnit val="years"/>
      </c:dateAx>
      <c:valAx>
        <c:axId val="94585216"/>
        <c:scaling>
          <c:orientation val="minMax"/>
        </c:scaling>
        <c:axPos val="l"/>
        <c:majorGridlines/>
        <c:numFmt formatCode="0.00" sourceLinked="1"/>
        <c:tickLblPos val="nextTo"/>
        <c:crossAx val="94575232"/>
        <c:crosses val="autoZero"/>
        <c:crossBetween val="midCat"/>
      </c:valAx>
      <c:spPr>
        <a:noFill/>
        <a:ln w="25400">
          <a:noFill/>
        </a:ln>
      </c:spPr>
    </c:plotArea>
    <c:legend>
      <c:legendPos val="b"/>
    </c:legend>
    <c:plotVisOnly val="1"/>
    <c:dispBlanksAs val="gap"/>
  </c:chart>
  <c:externalData r:id="rId1"/>
</c:chartSpace>
</file>

<file path=word/charts/chart56.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Speedup - Q4 - CSR - No </a:t>
            </a:r>
            <a:r>
              <a:rPr lang="pt-BR"/>
              <a:t>Coloring - 3GPts</a:t>
            </a:r>
          </a:p>
        </c:rich>
      </c:tx>
    </c:title>
    <c:plotArea>
      <c:layout/>
      <c:lineChart>
        <c:grouping val="standard"/>
        <c:ser>
          <c:idx val="0"/>
          <c:order val="0"/>
          <c:tx>
            <c:strRef>
              <c:f>'Q4-NoCol'!$J$123</c:f>
              <c:strCache>
                <c:ptCount val="1"/>
                <c:pt idx="0">
                  <c:v>GPU_1</c:v>
                </c:pt>
              </c:strCache>
            </c:strRef>
          </c:tx>
          <c:cat>
            <c:numRef>
              <c:f>'Q4-NoCol'!$I$124:$I$129</c:f>
              <c:numCache>
                <c:formatCode>General</c:formatCode>
                <c:ptCount val="6"/>
                <c:pt idx="0">
                  <c:v>578</c:v>
                </c:pt>
                <c:pt idx="1">
                  <c:v>8450</c:v>
                </c:pt>
                <c:pt idx="2">
                  <c:v>13122</c:v>
                </c:pt>
                <c:pt idx="3">
                  <c:v>18818</c:v>
                </c:pt>
                <c:pt idx="4">
                  <c:v>33282</c:v>
                </c:pt>
                <c:pt idx="5">
                  <c:v>132098</c:v>
                </c:pt>
              </c:numCache>
            </c:numRef>
          </c:cat>
          <c:val>
            <c:numRef>
              <c:f>'Q4-NoCol'!$J$124:$J$129</c:f>
              <c:numCache>
                <c:formatCode>0.00</c:formatCode>
                <c:ptCount val="6"/>
                <c:pt idx="0">
                  <c:v>0.85714285714285765</c:v>
                </c:pt>
                <c:pt idx="1">
                  <c:v>2.3666666666666667</c:v>
                </c:pt>
                <c:pt idx="2">
                  <c:v>2.8367346938775513</c:v>
                </c:pt>
                <c:pt idx="3">
                  <c:v>2.5428571428571431</c:v>
                </c:pt>
                <c:pt idx="4">
                  <c:v>2.941747572815538</c:v>
                </c:pt>
                <c:pt idx="5">
                  <c:v>2.7720090293453725</c:v>
                </c:pt>
              </c:numCache>
            </c:numRef>
          </c:val>
        </c:ser>
        <c:ser>
          <c:idx val="1"/>
          <c:order val="1"/>
          <c:tx>
            <c:strRef>
              <c:f>'Q4-NoCol'!$K$123</c:f>
              <c:strCache>
                <c:ptCount val="1"/>
                <c:pt idx="0">
                  <c:v>GPU_2</c:v>
                </c:pt>
              </c:strCache>
            </c:strRef>
          </c:tx>
          <c:cat>
            <c:numRef>
              <c:f>'Q4-NoCol'!$I$124:$I$129</c:f>
              <c:numCache>
                <c:formatCode>General</c:formatCode>
                <c:ptCount val="6"/>
                <c:pt idx="0">
                  <c:v>578</c:v>
                </c:pt>
                <c:pt idx="1">
                  <c:v>8450</c:v>
                </c:pt>
                <c:pt idx="2">
                  <c:v>13122</c:v>
                </c:pt>
                <c:pt idx="3">
                  <c:v>18818</c:v>
                </c:pt>
                <c:pt idx="4">
                  <c:v>33282</c:v>
                </c:pt>
                <c:pt idx="5">
                  <c:v>132098</c:v>
                </c:pt>
              </c:numCache>
            </c:numRef>
          </c:cat>
          <c:val>
            <c:numRef>
              <c:f>'Q4-NoCol'!$K$124:$K$129</c:f>
              <c:numCache>
                <c:formatCode>0.00</c:formatCode>
                <c:ptCount val="6"/>
                <c:pt idx="0">
                  <c:v>1</c:v>
                </c:pt>
                <c:pt idx="1">
                  <c:v>1.8205128205128225</c:v>
                </c:pt>
                <c:pt idx="2">
                  <c:v>2.4821428571428572</c:v>
                </c:pt>
                <c:pt idx="3">
                  <c:v>2.5428571428571431</c:v>
                </c:pt>
                <c:pt idx="4">
                  <c:v>2.5677966101694958</c:v>
                </c:pt>
                <c:pt idx="5">
                  <c:v>2.9030732860520096</c:v>
                </c:pt>
              </c:numCache>
            </c:numRef>
          </c:val>
        </c:ser>
        <c:ser>
          <c:idx val="2"/>
          <c:order val="2"/>
          <c:tx>
            <c:strRef>
              <c:f>'Q4-NoCol'!$L$123</c:f>
              <c:strCache>
                <c:ptCount val="1"/>
                <c:pt idx="0">
                  <c:v>GPU_4</c:v>
                </c:pt>
              </c:strCache>
            </c:strRef>
          </c:tx>
          <c:cat>
            <c:numRef>
              <c:f>'Q4-NoCol'!$I$124:$I$129</c:f>
              <c:numCache>
                <c:formatCode>General</c:formatCode>
                <c:ptCount val="6"/>
                <c:pt idx="0">
                  <c:v>578</c:v>
                </c:pt>
                <c:pt idx="1">
                  <c:v>8450</c:v>
                </c:pt>
                <c:pt idx="2">
                  <c:v>13122</c:v>
                </c:pt>
                <c:pt idx="3">
                  <c:v>18818</c:v>
                </c:pt>
                <c:pt idx="4">
                  <c:v>33282</c:v>
                </c:pt>
                <c:pt idx="5">
                  <c:v>132098</c:v>
                </c:pt>
              </c:numCache>
            </c:numRef>
          </c:cat>
          <c:val>
            <c:numRef>
              <c:f>'Q4-NoCol'!$L$124:$L$129</c:f>
              <c:numCache>
                <c:formatCode>0.00</c:formatCode>
                <c:ptCount val="6"/>
                <c:pt idx="0">
                  <c:v>1</c:v>
                </c:pt>
                <c:pt idx="1">
                  <c:v>1.8684210526315788</c:v>
                </c:pt>
                <c:pt idx="2">
                  <c:v>2.3559322033898265</c:v>
                </c:pt>
                <c:pt idx="3">
                  <c:v>2.197530864197538</c:v>
                </c:pt>
                <c:pt idx="4">
                  <c:v>2.2116788321167844</c:v>
                </c:pt>
                <c:pt idx="5">
                  <c:v>2.9590361445783135</c:v>
                </c:pt>
              </c:numCache>
            </c:numRef>
          </c:val>
        </c:ser>
        <c:ser>
          <c:idx val="3"/>
          <c:order val="3"/>
          <c:tx>
            <c:strRef>
              <c:f>'Q4-NoCol'!$M$123</c:f>
              <c:strCache>
                <c:ptCount val="1"/>
                <c:pt idx="0">
                  <c:v>GPU_8</c:v>
                </c:pt>
              </c:strCache>
            </c:strRef>
          </c:tx>
          <c:cat>
            <c:numRef>
              <c:f>'Q4-NoCol'!$I$124:$I$129</c:f>
              <c:numCache>
                <c:formatCode>General</c:formatCode>
                <c:ptCount val="6"/>
                <c:pt idx="0">
                  <c:v>578</c:v>
                </c:pt>
                <c:pt idx="1">
                  <c:v>8450</c:v>
                </c:pt>
                <c:pt idx="2">
                  <c:v>13122</c:v>
                </c:pt>
                <c:pt idx="3">
                  <c:v>18818</c:v>
                </c:pt>
                <c:pt idx="4">
                  <c:v>33282</c:v>
                </c:pt>
                <c:pt idx="5">
                  <c:v>132098</c:v>
                </c:pt>
              </c:numCache>
            </c:numRef>
          </c:cat>
          <c:val>
            <c:numRef>
              <c:f>'Q4-NoCol'!$M$124:$M$129</c:f>
              <c:numCache>
                <c:formatCode>0.00</c:formatCode>
                <c:ptCount val="6"/>
                <c:pt idx="0">
                  <c:v>1</c:v>
                </c:pt>
                <c:pt idx="1">
                  <c:v>1.3396226415094319</c:v>
                </c:pt>
                <c:pt idx="2">
                  <c:v>2.0441176470588251</c:v>
                </c:pt>
                <c:pt idx="3">
                  <c:v>2.1445783132530107</c:v>
                </c:pt>
                <c:pt idx="4">
                  <c:v>2.244444444444444</c:v>
                </c:pt>
                <c:pt idx="5">
                  <c:v>2.9168646080760077</c:v>
                </c:pt>
              </c:numCache>
            </c:numRef>
          </c:val>
        </c:ser>
        <c:ser>
          <c:idx val="4"/>
          <c:order val="4"/>
          <c:tx>
            <c:strRef>
              <c:f>'Q4-NoCol'!$N$123</c:f>
              <c:strCache>
                <c:ptCount val="1"/>
                <c:pt idx="0">
                  <c:v>CPU_2</c:v>
                </c:pt>
              </c:strCache>
            </c:strRef>
          </c:tx>
          <c:cat>
            <c:numRef>
              <c:f>'Q4-NoCol'!$I$124:$I$129</c:f>
              <c:numCache>
                <c:formatCode>General</c:formatCode>
                <c:ptCount val="6"/>
                <c:pt idx="0">
                  <c:v>578</c:v>
                </c:pt>
                <c:pt idx="1">
                  <c:v>8450</c:v>
                </c:pt>
                <c:pt idx="2">
                  <c:v>13122</c:v>
                </c:pt>
                <c:pt idx="3">
                  <c:v>18818</c:v>
                </c:pt>
                <c:pt idx="4">
                  <c:v>33282</c:v>
                </c:pt>
                <c:pt idx="5">
                  <c:v>132098</c:v>
                </c:pt>
              </c:numCache>
            </c:numRef>
          </c:cat>
          <c:val>
            <c:numRef>
              <c:f>'Q4-NoCol'!$N$124:$N$129</c:f>
              <c:numCache>
                <c:formatCode>0.00</c:formatCode>
                <c:ptCount val="6"/>
                <c:pt idx="0">
                  <c:v>2</c:v>
                </c:pt>
                <c:pt idx="1">
                  <c:v>1.3653846153846132</c:v>
                </c:pt>
                <c:pt idx="2">
                  <c:v>1.7160493827160495</c:v>
                </c:pt>
                <c:pt idx="3">
                  <c:v>1.6330275229357822</c:v>
                </c:pt>
                <c:pt idx="4">
                  <c:v>1.4926108374384235</c:v>
                </c:pt>
                <c:pt idx="5">
                  <c:v>1.5273631840796018</c:v>
                </c:pt>
              </c:numCache>
            </c:numRef>
          </c:val>
        </c:ser>
        <c:ser>
          <c:idx val="5"/>
          <c:order val="5"/>
          <c:tx>
            <c:strRef>
              <c:f>'Q4-NoCol'!$O$123</c:f>
              <c:strCache>
                <c:ptCount val="1"/>
                <c:pt idx="0">
                  <c:v>CPU_4</c:v>
                </c:pt>
              </c:strCache>
            </c:strRef>
          </c:tx>
          <c:cat>
            <c:numRef>
              <c:f>'Q4-NoCol'!$I$124:$I$129</c:f>
              <c:numCache>
                <c:formatCode>General</c:formatCode>
                <c:ptCount val="6"/>
                <c:pt idx="0">
                  <c:v>578</c:v>
                </c:pt>
                <c:pt idx="1">
                  <c:v>8450</c:v>
                </c:pt>
                <c:pt idx="2">
                  <c:v>13122</c:v>
                </c:pt>
                <c:pt idx="3">
                  <c:v>18818</c:v>
                </c:pt>
                <c:pt idx="4">
                  <c:v>33282</c:v>
                </c:pt>
                <c:pt idx="5">
                  <c:v>132098</c:v>
                </c:pt>
              </c:numCache>
            </c:numRef>
          </c:cat>
          <c:val>
            <c:numRef>
              <c:f>'Q4-NoCol'!$O$124:$O$129</c:f>
              <c:numCache>
                <c:formatCode>0.00</c:formatCode>
                <c:ptCount val="6"/>
                <c:pt idx="0">
                  <c:v>3</c:v>
                </c:pt>
                <c:pt idx="1">
                  <c:v>2.2187499999999987</c:v>
                </c:pt>
                <c:pt idx="2">
                  <c:v>2.5740740740740744</c:v>
                </c:pt>
                <c:pt idx="3">
                  <c:v>2.2820512820512819</c:v>
                </c:pt>
                <c:pt idx="4">
                  <c:v>2.1041666666666692</c:v>
                </c:pt>
                <c:pt idx="5">
                  <c:v>2.0743243243243246</c:v>
                </c:pt>
              </c:numCache>
            </c:numRef>
          </c:val>
        </c:ser>
        <c:ser>
          <c:idx val="6"/>
          <c:order val="6"/>
          <c:tx>
            <c:strRef>
              <c:f>'Q4-NoCol'!$P$123</c:f>
              <c:strCache>
                <c:ptCount val="1"/>
                <c:pt idx="0">
                  <c:v>CPU_8</c:v>
                </c:pt>
              </c:strCache>
            </c:strRef>
          </c:tx>
          <c:cat>
            <c:numRef>
              <c:f>'Q4-NoCol'!$I$124:$I$129</c:f>
              <c:numCache>
                <c:formatCode>General</c:formatCode>
                <c:ptCount val="6"/>
                <c:pt idx="0">
                  <c:v>578</c:v>
                </c:pt>
                <c:pt idx="1">
                  <c:v>8450</c:v>
                </c:pt>
                <c:pt idx="2">
                  <c:v>13122</c:v>
                </c:pt>
                <c:pt idx="3">
                  <c:v>18818</c:v>
                </c:pt>
                <c:pt idx="4">
                  <c:v>33282</c:v>
                </c:pt>
                <c:pt idx="5">
                  <c:v>132098</c:v>
                </c:pt>
              </c:numCache>
            </c:numRef>
          </c:cat>
          <c:val>
            <c:numRef>
              <c:f>'Q4-NoCol'!$P$124:$P$129</c:f>
              <c:numCache>
                <c:formatCode>0.00</c:formatCode>
                <c:ptCount val="6"/>
                <c:pt idx="0">
                  <c:v>1.5</c:v>
                </c:pt>
                <c:pt idx="1">
                  <c:v>1.3921568627450998</c:v>
                </c:pt>
                <c:pt idx="2">
                  <c:v>2.396551724137931</c:v>
                </c:pt>
                <c:pt idx="3">
                  <c:v>1.56140350877193</c:v>
                </c:pt>
                <c:pt idx="4">
                  <c:v>1.8588957055214719</c:v>
                </c:pt>
                <c:pt idx="5">
                  <c:v>2.1027397260274023</c:v>
                </c:pt>
              </c:numCache>
            </c:numRef>
          </c:val>
        </c:ser>
        <c:marker val="1"/>
        <c:axId val="94630656"/>
        <c:axId val="94632192"/>
      </c:lineChart>
      <c:dateAx>
        <c:axId val="94630656"/>
        <c:scaling>
          <c:orientation val="minMax"/>
        </c:scaling>
        <c:axPos val="b"/>
        <c:numFmt formatCode="General" sourceLinked="1"/>
        <c:tickLblPos val="nextTo"/>
        <c:crossAx val="94632192"/>
        <c:crosses val="autoZero"/>
        <c:lblOffset val="100"/>
        <c:baseTimeUnit val="years"/>
      </c:dateAx>
      <c:valAx>
        <c:axId val="94632192"/>
        <c:scaling>
          <c:orientation val="minMax"/>
        </c:scaling>
        <c:axPos val="l"/>
        <c:majorGridlines/>
        <c:numFmt formatCode="0.00" sourceLinked="1"/>
        <c:tickLblPos val="nextTo"/>
        <c:crossAx val="94630656"/>
        <c:crosses val="autoZero"/>
        <c:crossBetween val="midCat"/>
      </c:valAx>
      <c:spPr>
        <a:noFill/>
        <a:ln w="25400">
          <a:noFill/>
        </a:ln>
      </c:spPr>
    </c:plotArea>
    <c:legend>
      <c:legendPos val="b"/>
    </c:legend>
    <c:plotVisOnly val="1"/>
    <c:dispBlanksAs val="gap"/>
  </c:chart>
  <c:externalData r:id="rId1"/>
</c:chartSpace>
</file>

<file path=word/charts/chart57.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Speedup - Q4 - ELL - </a:t>
            </a:r>
            <a:r>
              <a:rPr lang="pt-BR"/>
              <a:t>Coloring - 3GPts</a:t>
            </a:r>
          </a:p>
        </c:rich>
      </c:tx>
    </c:title>
    <c:plotArea>
      <c:layout/>
      <c:lineChart>
        <c:grouping val="standard"/>
        <c:ser>
          <c:idx val="0"/>
          <c:order val="0"/>
          <c:tx>
            <c:strRef>
              <c:f>'Q4-Col'!$J$123</c:f>
              <c:strCache>
                <c:ptCount val="1"/>
                <c:pt idx="0">
                  <c:v>GPU_1</c:v>
                </c:pt>
              </c:strCache>
            </c:strRef>
          </c:tx>
          <c:cat>
            <c:numRef>
              <c:f>'Q4-Col'!$A$135:$A$140</c:f>
              <c:numCache>
                <c:formatCode>General</c:formatCode>
                <c:ptCount val="6"/>
                <c:pt idx="0">
                  <c:v>578</c:v>
                </c:pt>
                <c:pt idx="1">
                  <c:v>8450</c:v>
                </c:pt>
                <c:pt idx="2">
                  <c:v>13122</c:v>
                </c:pt>
                <c:pt idx="3">
                  <c:v>18818</c:v>
                </c:pt>
                <c:pt idx="4">
                  <c:v>33282</c:v>
                </c:pt>
                <c:pt idx="5">
                  <c:v>132098</c:v>
                </c:pt>
              </c:numCache>
            </c:numRef>
          </c:cat>
          <c:val>
            <c:numRef>
              <c:f>'Q4-Col'!$J$135:$J$140</c:f>
              <c:numCache>
                <c:formatCode>0.00</c:formatCode>
                <c:ptCount val="6"/>
                <c:pt idx="0">
                  <c:v>1</c:v>
                </c:pt>
                <c:pt idx="1">
                  <c:v>2.0526315789473735</c:v>
                </c:pt>
                <c:pt idx="2">
                  <c:v>4.0555555555555438</c:v>
                </c:pt>
                <c:pt idx="3">
                  <c:v>2.3855421686746987</c:v>
                </c:pt>
                <c:pt idx="4">
                  <c:v>2.3576642335766387</c:v>
                </c:pt>
                <c:pt idx="5">
                  <c:v>2.3918439716311992</c:v>
                </c:pt>
              </c:numCache>
            </c:numRef>
          </c:val>
        </c:ser>
        <c:ser>
          <c:idx val="1"/>
          <c:order val="1"/>
          <c:tx>
            <c:strRef>
              <c:f>'Q4-Col'!$K$123</c:f>
              <c:strCache>
                <c:ptCount val="1"/>
                <c:pt idx="0">
                  <c:v>GPU_2</c:v>
                </c:pt>
              </c:strCache>
            </c:strRef>
          </c:tx>
          <c:cat>
            <c:numRef>
              <c:f>'Q4-Col'!$A$135:$A$140</c:f>
              <c:numCache>
                <c:formatCode>General</c:formatCode>
                <c:ptCount val="6"/>
                <c:pt idx="0">
                  <c:v>578</c:v>
                </c:pt>
                <c:pt idx="1">
                  <c:v>8450</c:v>
                </c:pt>
                <c:pt idx="2">
                  <c:v>13122</c:v>
                </c:pt>
                <c:pt idx="3">
                  <c:v>18818</c:v>
                </c:pt>
                <c:pt idx="4">
                  <c:v>33282</c:v>
                </c:pt>
                <c:pt idx="5">
                  <c:v>132098</c:v>
                </c:pt>
              </c:numCache>
            </c:numRef>
          </c:cat>
          <c:val>
            <c:numRef>
              <c:f>'Q4-Col'!$K$135:$K$140</c:f>
              <c:numCache>
                <c:formatCode>0.00</c:formatCode>
                <c:ptCount val="6"/>
                <c:pt idx="0">
                  <c:v>1</c:v>
                </c:pt>
                <c:pt idx="1">
                  <c:v>1.6956521739130466</c:v>
                </c:pt>
                <c:pt idx="2">
                  <c:v>3.1739130434782608</c:v>
                </c:pt>
                <c:pt idx="3">
                  <c:v>2</c:v>
                </c:pt>
                <c:pt idx="4">
                  <c:v>2.1677852348993292</c:v>
                </c:pt>
                <c:pt idx="5">
                  <c:v>2.3918439716311992</c:v>
                </c:pt>
              </c:numCache>
            </c:numRef>
          </c:val>
        </c:ser>
        <c:ser>
          <c:idx val="2"/>
          <c:order val="2"/>
          <c:tx>
            <c:strRef>
              <c:f>'Q4-Col'!$L$123</c:f>
              <c:strCache>
                <c:ptCount val="1"/>
                <c:pt idx="0">
                  <c:v>GPU_4</c:v>
                </c:pt>
              </c:strCache>
            </c:strRef>
          </c:tx>
          <c:cat>
            <c:numRef>
              <c:f>'Q4-Col'!$A$135:$A$140</c:f>
              <c:numCache>
                <c:formatCode>General</c:formatCode>
                <c:ptCount val="6"/>
                <c:pt idx="0">
                  <c:v>578</c:v>
                </c:pt>
                <c:pt idx="1">
                  <c:v>8450</c:v>
                </c:pt>
                <c:pt idx="2">
                  <c:v>13122</c:v>
                </c:pt>
                <c:pt idx="3">
                  <c:v>18818</c:v>
                </c:pt>
                <c:pt idx="4">
                  <c:v>33282</c:v>
                </c:pt>
                <c:pt idx="5">
                  <c:v>132098</c:v>
                </c:pt>
              </c:numCache>
            </c:numRef>
          </c:cat>
          <c:val>
            <c:numRef>
              <c:f>'Q4-Col'!$L$135:$L$140</c:f>
              <c:numCache>
                <c:formatCode>0.00</c:formatCode>
                <c:ptCount val="6"/>
                <c:pt idx="0">
                  <c:v>1.1666666666666667</c:v>
                </c:pt>
                <c:pt idx="1">
                  <c:v>1.4716981132075455</c:v>
                </c:pt>
                <c:pt idx="2">
                  <c:v>2.92</c:v>
                </c:pt>
                <c:pt idx="3">
                  <c:v>2</c:v>
                </c:pt>
                <c:pt idx="4">
                  <c:v>1.9000000000000001</c:v>
                </c:pt>
                <c:pt idx="5">
                  <c:v>2.4175627240143371</c:v>
                </c:pt>
              </c:numCache>
            </c:numRef>
          </c:val>
        </c:ser>
        <c:ser>
          <c:idx val="3"/>
          <c:order val="3"/>
          <c:tx>
            <c:strRef>
              <c:f>'Q4-Col'!$M$123</c:f>
              <c:strCache>
                <c:ptCount val="1"/>
                <c:pt idx="0">
                  <c:v>GPU_8</c:v>
                </c:pt>
              </c:strCache>
            </c:strRef>
          </c:tx>
          <c:cat>
            <c:numRef>
              <c:f>'Q4-Col'!$A$135:$A$140</c:f>
              <c:numCache>
                <c:formatCode>General</c:formatCode>
                <c:ptCount val="6"/>
                <c:pt idx="0">
                  <c:v>578</c:v>
                </c:pt>
                <c:pt idx="1">
                  <c:v>8450</c:v>
                </c:pt>
                <c:pt idx="2">
                  <c:v>13122</c:v>
                </c:pt>
                <c:pt idx="3">
                  <c:v>18818</c:v>
                </c:pt>
                <c:pt idx="4">
                  <c:v>33282</c:v>
                </c:pt>
                <c:pt idx="5">
                  <c:v>132098</c:v>
                </c:pt>
              </c:numCache>
            </c:numRef>
          </c:cat>
          <c:val>
            <c:numRef>
              <c:f>'Q4-Col'!$M$135:$M$140</c:f>
              <c:numCache>
                <c:formatCode>0.00</c:formatCode>
                <c:ptCount val="6"/>
                <c:pt idx="0">
                  <c:v>1.1666666666666667</c:v>
                </c:pt>
                <c:pt idx="1">
                  <c:v>1.3928571428571441</c:v>
                </c:pt>
                <c:pt idx="2">
                  <c:v>1.622222222222222</c:v>
                </c:pt>
                <c:pt idx="3">
                  <c:v>1.6779661016949154</c:v>
                </c:pt>
                <c:pt idx="4">
                  <c:v>1.814606741573034</c:v>
                </c:pt>
                <c:pt idx="5">
                  <c:v>2.5074349442379247</c:v>
                </c:pt>
              </c:numCache>
            </c:numRef>
          </c:val>
        </c:ser>
        <c:ser>
          <c:idx val="4"/>
          <c:order val="4"/>
          <c:tx>
            <c:strRef>
              <c:f>'Q4-Col'!$N$123</c:f>
              <c:strCache>
                <c:ptCount val="1"/>
                <c:pt idx="0">
                  <c:v>CPU_2</c:v>
                </c:pt>
              </c:strCache>
            </c:strRef>
          </c:tx>
          <c:cat>
            <c:numRef>
              <c:f>'Q4-Col'!$A$135:$A$140</c:f>
              <c:numCache>
                <c:formatCode>General</c:formatCode>
                <c:ptCount val="6"/>
                <c:pt idx="0">
                  <c:v>578</c:v>
                </c:pt>
                <c:pt idx="1">
                  <c:v>8450</c:v>
                </c:pt>
                <c:pt idx="2">
                  <c:v>13122</c:v>
                </c:pt>
                <c:pt idx="3">
                  <c:v>18818</c:v>
                </c:pt>
                <c:pt idx="4">
                  <c:v>33282</c:v>
                </c:pt>
                <c:pt idx="5">
                  <c:v>132098</c:v>
                </c:pt>
              </c:numCache>
            </c:numRef>
          </c:cat>
          <c:val>
            <c:numRef>
              <c:f>'Q4-Col'!$N$135:$N$140</c:f>
              <c:numCache>
                <c:formatCode>0.00</c:formatCode>
                <c:ptCount val="6"/>
                <c:pt idx="0">
                  <c:v>2.3333333333333335</c:v>
                </c:pt>
                <c:pt idx="1">
                  <c:v>1.3928571428571441</c:v>
                </c:pt>
                <c:pt idx="2">
                  <c:v>2.3052631578947369</c:v>
                </c:pt>
                <c:pt idx="3">
                  <c:v>1.3943661971830978</c:v>
                </c:pt>
                <c:pt idx="4">
                  <c:v>1.3347107438016541</c:v>
                </c:pt>
                <c:pt idx="5">
                  <c:v>1.4955654101995546</c:v>
                </c:pt>
              </c:numCache>
            </c:numRef>
          </c:val>
        </c:ser>
        <c:ser>
          <c:idx val="5"/>
          <c:order val="5"/>
          <c:tx>
            <c:strRef>
              <c:f>'Q4-Col'!$O$123</c:f>
              <c:strCache>
                <c:ptCount val="1"/>
                <c:pt idx="0">
                  <c:v>CPU_4</c:v>
                </c:pt>
              </c:strCache>
            </c:strRef>
          </c:tx>
          <c:cat>
            <c:numRef>
              <c:f>'Q4-Col'!$A$135:$A$140</c:f>
              <c:numCache>
                <c:formatCode>General</c:formatCode>
                <c:ptCount val="6"/>
                <c:pt idx="0">
                  <c:v>578</c:v>
                </c:pt>
                <c:pt idx="1">
                  <c:v>8450</c:v>
                </c:pt>
                <c:pt idx="2">
                  <c:v>13122</c:v>
                </c:pt>
                <c:pt idx="3">
                  <c:v>18818</c:v>
                </c:pt>
                <c:pt idx="4">
                  <c:v>33282</c:v>
                </c:pt>
                <c:pt idx="5">
                  <c:v>132098</c:v>
                </c:pt>
              </c:numCache>
            </c:numRef>
          </c:cat>
          <c:val>
            <c:numRef>
              <c:f>'Q4-Col'!$O$135:$O$140</c:f>
              <c:numCache>
                <c:formatCode>0.00</c:formatCode>
                <c:ptCount val="6"/>
                <c:pt idx="0">
                  <c:v>1.75</c:v>
                </c:pt>
                <c:pt idx="1">
                  <c:v>1.7727272727272718</c:v>
                </c:pt>
                <c:pt idx="2">
                  <c:v>3.041666666666667</c:v>
                </c:pt>
                <c:pt idx="3">
                  <c:v>1.8857142857142839</c:v>
                </c:pt>
                <c:pt idx="4">
                  <c:v>1.8779069767441858</c:v>
                </c:pt>
                <c:pt idx="5">
                  <c:v>1.8632596685082881</c:v>
                </c:pt>
              </c:numCache>
            </c:numRef>
          </c:val>
        </c:ser>
        <c:ser>
          <c:idx val="6"/>
          <c:order val="6"/>
          <c:tx>
            <c:strRef>
              <c:f>'Q4-Col'!$P$123</c:f>
              <c:strCache>
                <c:ptCount val="1"/>
                <c:pt idx="0">
                  <c:v>CPU_8</c:v>
                </c:pt>
              </c:strCache>
            </c:strRef>
          </c:tx>
          <c:cat>
            <c:numRef>
              <c:f>'Q4-Col'!$A$135:$A$140</c:f>
              <c:numCache>
                <c:formatCode>General</c:formatCode>
                <c:ptCount val="6"/>
                <c:pt idx="0">
                  <c:v>578</c:v>
                </c:pt>
                <c:pt idx="1">
                  <c:v>8450</c:v>
                </c:pt>
                <c:pt idx="2">
                  <c:v>13122</c:v>
                </c:pt>
                <c:pt idx="3">
                  <c:v>18818</c:v>
                </c:pt>
                <c:pt idx="4">
                  <c:v>33282</c:v>
                </c:pt>
                <c:pt idx="5">
                  <c:v>132098</c:v>
                </c:pt>
              </c:numCache>
            </c:numRef>
          </c:cat>
          <c:val>
            <c:numRef>
              <c:f>'Q4-Col'!$P$135:$P$140</c:f>
              <c:numCache>
                <c:formatCode>0.00</c:formatCode>
                <c:ptCount val="6"/>
                <c:pt idx="0">
                  <c:v>1.75</c:v>
                </c:pt>
                <c:pt idx="1">
                  <c:v>1.6956521739130466</c:v>
                </c:pt>
                <c:pt idx="2">
                  <c:v>2.6707317073170818</c:v>
                </c:pt>
                <c:pt idx="3">
                  <c:v>1.736842105263158</c:v>
                </c:pt>
                <c:pt idx="4">
                  <c:v>1.9112426035502961</c:v>
                </c:pt>
                <c:pt idx="5">
                  <c:v>1.9243937232524966</c:v>
                </c:pt>
              </c:numCache>
            </c:numRef>
          </c:val>
        </c:ser>
        <c:marker val="1"/>
        <c:axId val="95410816"/>
        <c:axId val="103027072"/>
      </c:lineChart>
      <c:dateAx>
        <c:axId val="95410816"/>
        <c:scaling>
          <c:orientation val="minMax"/>
        </c:scaling>
        <c:axPos val="b"/>
        <c:numFmt formatCode="General" sourceLinked="1"/>
        <c:tickLblPos val="nextTo"/>
        <c:crossAx val="103027072"/>
        <c:crosses val="autoZero"/>
        <c:lblOffset val="100"/>
        <c:baseTimeUnit val="years"/>
      </c:dateAx>
      <c:valAx>
        <c:axId val="103027072"/>
        <c:scaling>
          <c:orientation val="minMax"/>
        </c:scaling>
        <c:axPos val="l"/>
        <c:majorGridlines/>
        <c:numFmt formatCode="0.00" sourceLinked="1"/>
        <c:tickLblPos val="nextTo"/>
        <c:crossAx val="95410816"/>
        <c:crosses val="autoZero"/>
        <c:crossBetween val="midCat"/>
      </c:valAx>
      <c:spPr>
        <a:noFill/>
        <a:ln w="25400">
          <a:noFill/>
        </a:ln>
      </c:spPr>
    </c:plotArea>
    <c:legend>
      <c:legendPos val="b"/>
    </c:legend>
    <c:plotVisOnly val="1"/>
    <c:dispBlanksAs val="gap"/>
  </c:chart>
  <c:externalData r:id="rId1"/>
</c:chartSpace>
</file>

<file path=word/charts/chart58.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Speedup - Q4 - ELL - No </a:t>
            </a:r>
            <a:r>
              <a:rPr lang="pt-BR"/>
              <a:t>Coloring - 3GPts</a:t>
            </a:r>
          </a:p>
        </c:rich>
      </c:tx>
    </c:title>
    <c:plotArea>
      <c:layout/>
      <c:lineChart>
        <c:grouping val="standard"/>
        <c:ser>
          <c:idx val="0"/>
          <c:order val="0"/>
          <c:tx>
            <c:strRef>
              <c:f>'Q4-NoCol'!$J$123</c:f>
              <c:strCache>
                <c:ptCount val="1"/>
                <c:pt idx="0">
                  <c:v>GPU_1</c:v>
                </c:pt>
              </c:strCache>
            </c:strRef>
          </c:tx>
          <c:cat>
            <c:numRef>
              <c:f>'Q4-NoCol'!$I$135:$I$140</c:f>
              <c:numCache>
                <c:formatCode>General</c:formatCode>
                <c:ptCount val="6"/>
                <c:pt idx="0">
                  <c:v>578</c:v>
                </c:pt>
                <c:pt idx="1">
                  <c:v>8450</c:v>
                </c:pt>
                <c:pt idx="2">
                  <c:v>13122</c:v>
                </c:pt>
                <c:pt idx="3">
                  <c:v>18818</c:v>
                </c:pt>
                <c:pt idx="4">
                  <c:v>33282</c:v>
                </c:pt>
                <c:pt idx="5">
                  <c:v>132098</c:v>
                </c:pt>
              </c:numCache>
            </c:numRef>
          </c:cat>
          <c:val>
            <c:numRef>
              <c:f>'Q4-NoCol'!$J$135:$J$140</c:f>
              <c:numCache>
                <c:formatCode>0.00</c:formatCode>
                <c:ptCount val="6"/>
                <c:pt idx="0">
                  <c:v>1</c:v>
                </c:pt>
                <c:pt idx="1">
                  <c:v>2</c:v>
                </c:pt>
                <c:pt idx="2">
                  <c:v>3.9107142857142847</c:v>
                </c:pt>
                <c:pt idx="3">
                  <c:v>2.5384615384615392</c:v>
                </c:pt>
                <c:pt idx="4">
                  <c:v>2.4285714285714319</c:v>
                </c:pt>
                <c:pt idx="5">
                  <c:v>2.4527272727272762</c:v>
                </c:pt>
              </c:numCache>
            </c:numRef>
          </c:val>
        </c:ser>
        <c:ser>
          <c:idx val="1"/>
          <c:order val="1"/>
          <c:tx>
            <c:strRef>
              <c:f>'Q4-NoCol'!$K$123</c:f>
              <c:strCache>
                <c:ptCount val="1"/>
                <c:pt idx="0">
                  <c:v>GPU_2</c:v>
                </c:pt>
              </c:strCache>
            </c:strRef>
          </c:tx>
          <c:cat>
            <c:numRef>
              <c:f>'Q4-NoCol'!$I$135:$I$140</c:f>
              <c:numCache>
                <c:formatCode>General</c:formatCode>
                <c:ptCount val="6"/>
                <c:pt idx="0">
                  <c:v>578</c:v>
                </c:pt>
                <c:pt idx="1">
                  <c:v>8450</c:v>
                </c:pt>
                <c:pt idx="2">
                  <c:v>13122</c:v>
                </c:pt>
                <c:pt idx="3">
                  <c:v>18818</c:v>
                </c:pt>
                <c:pt idx="4">
                  <c:v>33282</c:v>
                </c:pt>
                <c:pt idx="5">
                  <c:v>132098</c:v>
                </c:pt>
              </c:numCache>
            </c:numRef>
          </c:cat>
          <c:val>
            <c:numRef>
              <c:f>'Q4-NoCol'!$K$135:$K$140</c:f>
              <c:numCache>
                <c:formatCode>0.00</c:formatCode>
                <c:ptCount val="6"/>
                <c:pt idx="0">
                  <c:v>1</c:v>
                </c:pt>
                <c:pt idx="1">
                  <c:v>1.857142857142857</c:v>
                </c:pt>
                <c:pt idx="2">
                  <c:v>3.1739130434782608</c:v>
                </c:pt>
                <c:pt idx="3">
                  <c:v>1.9603960396039621</c:v>
                </c:pt>
                <c:pt idx="4">
                  <c:v>2.125</c:v>
                </c:pt>
                <c:pt idx="5">
                  <c:v>2.4752293577981637</c:v>
                </c:pt>
              </c:numCache>
            </c:numRef>
          </c:val>
        </c:ser>
        <c:ser>
          <c:idx val="2"/>
          <c:order val="2"/>
          <c:tx>
            <c:strRef>
              <c:f>'Q4-NoCol'!$L$123</c:f>
              <c:strCache>
                <c:ptCount val="1"/>
                <c:pt idx="0">
                  <c:v>GPU_4</c:v>
                </c:pt>
              </c:strCache>
            </c:strRef>
          </c:tx>
          <c:cat>
            <c:numRef>
              <c:f>'Q4-NoCol'!$I$135:$I$140</c:f>
              <c:numCache>
                <c:formatCode>General</c:formatCode>
                <c:ptCount val="6"/>
                <c:pt idx="0">
                  <c:v>578</c:v>
                </c:pt>
                <c:pt idx="1">
                  <c:v>8450</c:v>
                </c:pt>
                <c:pt idx="2">
                  <c:v>13122</c:v>
                </c:pt>
                <c:pt idx="3">
                  <c:v>18818</c:v>
                </c:pt>
                <c:pt idx="4">
                  <c:v>33282</c:v>
                </c:pt>
                <c:pt idx="5">
                  <c:v>132098</c:v>
                </c:pt>
              </c:numCache>
            </c:numRef>
          </c:cat>
          <c:val>
            <c:numRef>
              <c:f>'Q4-NoCol'!$L$135:$L$140</c:f>
              <c:numCache>
                <c:formatCode>0.00</c:formatCode>
                <c:ptCount val="6"/>
                <c:pt idx="0">
                  <c:v>1</c:v>
                </c:pt>
                <c:pt idx="1">
                  <c:v>1.4716981132075455</c:v>
                </c:pt>
                <c:pt idx="2">
                  <c:v>2.92</c:v>
                </c:pt>
                <c:pt idx="3">
                  <c:v>1.736842105263158</c:v>
                </c:pt>
                <c:pt idx="4">
                  <c:v>1.8044692737430168</c:v>
                </c:pt>
                <c:pt idx="5">
                  <c:v>2.4306306306306267</c:v>
                </c:pt>
              </c:numCache>
            </c:numRef>
          </c:val>
        </c:ser>
        <c:ser>
          <c:idx val="3"/>
          <c:order val="3"/>
          <c:tx>
            <c:strRef>
              <c:f>'Q4-NoCol'!$M$123</c:f>
              <c:strCache>
                <c:ptCount val="1"/>
                <c:pt idx="0">
                  <c:v>GPU_8</c:v>
                </c:pt>
              </c:strCache>
            </c:strRef>
          </c:tx>
          <c:cat>
            <c:numRef>
              <c:f>'Q4-NoCol'!$I$135:$I$140</c:f>
              <c:numCache>
                <c:formatCode>General</c:formatCode>
                <c:ptCount val="6"/>
                <c:pt idx="0">
                  <c:v>578</c:v>
                </c:pt>
                <c:pt idx="1">
                  <c:v>8450</c:v>
                </c:pt>
                <c:pt idx="2">
                  <c:v>13122</c:v>
                </c:pt>
                <c:pt idx="3">
                  <c:v>18818</c:v>
                </c:pt>
                <c:pt idx="4">
                  <c:v>33282</c:v>
                </c:pt>
                <c:pt idx="5">
                  <c:v>132098</c:v>
                </c:pt>
              </c:numCache>
            </c:numRef>
          </c:cat>
          <c:val>
            <c:numRef>
              <c:f>'Q4-NoCol'!$M$135:$M$140</c:f>
              <c:numCache>
                <c:formatCode>0.00</c:formatCode>
                <c:ptCount val="6"/>
                <c:pt idx="0">
                  <c:v>1</c:v>
                </c:pt>
                <c:pt idx="1">
                  <c:v>1.4181818181818182</c:v>
                </c:pt>
                <c:pt idx="2">
                  <c:v>2.5764705882352938</c:v>
                </c:pt>
                <c:pt idx="3">
                  <c:v>1.6779661016949154</c:v>
                </c:pt>
                <c:pt idx="4">
                  <c:v>1.8779069767441858</c:v>
                </c:pt>
                <c:pt idx="5">
                  <c:v>2.4003558718861209</c:v>
                </c:pt>
              </c:numCache>
            </c:numRef>
          </c:val>
        </c:ser>
        <c:ser>
          <c:idx val="4"/>
          <c:order val="4"/>
          <c:tx>
            <c:strRef>
              <c:f>'Q4-NoCol'!$N$123</c:f>
              <c:strCache>
                <c:ptCount val="1"/>
                <c:pt idx="0">
                  <c:v>CPU_2</c:v>
                </c:pt>
              </c:strCache>
            </c:strRef>
          </c:tx>
          <c:cat>
            <c:numRef>
              <c:f>'Q4-NoCol'!$I$135:$I$140</c:f>
              <c:numCache>
                <c:formatCode>General</c:formatCode>
                <c:ptCount val="6"/>
                <c:pt idx="0">
                  <c:v>578</c:v>
                </c:pt>
                <c:pt idx="1">
                  <c:v>8450</c:v>
                </c:pt>
                <c:pt idx="2">
                  <c:v>13122</c:v>
                </c:pt>
                <c:pt idx="3">
                  <c:v>18818</c:v>
                </c:pt>
                <c:pt idx="4">
                  <c:v>33282</c:v>
                </c:pt>
                <c:pt idx="5">
                  <c:v>132098</c:v>
                </c:pt>
              </c:numCache>
            </c:numRef>
          </c:cat>
          <c:val>
            <c:numRef>
              <c:f>'Q4-NoCol'!$N$135:$N$140</c:f>
              <c:numCache>
                <c:formatCode>0.00</c:formatCode>
                <c:ptCount val="6"/>
                <c:pt idx="0">
                  <c:v>1.75</c:v>
                </c:pt>
                <c:pt idx="1">
                  <c:v>1.5</c:v>
                </c:pt>
                <c:pt idx="2">
                  <c:v>2.5465116279069813</c:v>
                </c:pt>
                <c:pt idx="3">
                  <c:v>1.5967741935483872</c:v>
                </c:pt>
                <c:pt idx="4">
                  <c:v>1.4229074889867841</c:v>
                </c:pt>
                <c:pt idx="5">
                  <c:v>1.4727074235807878</c:v>
                </c:pt>
              </c:numCache>
            </c:numRef>
          </c:val>
        </c:ser>
        <c:ser>
          <c:idx val="5"/>
          <c:order val="5"/>
          <c:tx>
            <c:strRef>
              <c:f>'Q4-NoCol'!$O$123</c:f>
              <c:strCache>
                <c:ptCount val="1"/>
                <c:pt idx="0">
                  <c:v>CPU_4</c:v>
                </c:pt>
              </c:strCache>
            </c:strRef>
          </c:tx>
          <c:cat>
            <c:numRef>
              <c:f>'Q4-NoCol'!$I$135:$I$140</c:f>
              <c:numCache>
                <c:formatCode>General</c:formatCode>
                <c:ptCount val="6"/>
                <c:pt idx="0">
                  <c:v>578</c:v>
                </c:pt>
                <c:pt idx="1">
                  <c:v>8450</c:v>
                </c:pt>
                <c:pt idx="2">
                  <c:v>13122</c:v>
                </c:pt>
                <c:pt idx="3">
                  <c:v>18818</c:v>
                </c:pt>
                <c:pt idx="4">
                  <c:v>33282</c:v>
                </c:pt>
                <c:pt idx="5">
                  <c:v>132098</c:v>
                </c:pt>
              </c:numCache>
            </c:numRef>
          </c:cat>
          <c:val>
            <c:numRef>
              <c:f>'Q4-NoCol'!$O$135:$O$140</c:f>
              <c:numCache>
                <c:formatCode>0.00</c:formatCode>
                <c:ptCount val="6"/>
                <c:pt idx="0">
                  <c:v>2.3333333333333335</c:v>
                </c:pt>
                <c:pt idx="1">
                  <c:v>1.5</c:v>
                </c:pt>
                <c:pt idx="2">
                  <c:v>3.6500000000000004</c:v>
                </c:pt>
                <c:pt idx="3">
                  <c:v>1.9800000000000018</c:v>
                </c:pt>
                <c:pt idx="4">
                  <c:v>1.8457142857142836</c:v>
                </c:pt>
                <c:pt idx="5">
                  <c:v>1.9522431259044863</c:v>
                </c:pt>
              </c:numCache>
            </c:numRef>
          </c:val>
        </c:ser>
        <c:ser>
          <c:idx val="6"/>
          <c:order val="6"/>
          <c:tx>
            <c:strRef>
              <c:f>'Q4-NoCol'!$P$123</c:f>
              <c:strCache>
                <c:ptCount val="1"/>
                <c:pt idx="0">
                  <c:v>CPU_8</c:v>
                </c:pt>
              </c:strCache>
            </c:strRef>
          </c:tx>
          <c:cat>
            <c:numRef>
              <c:f>'Q4-NoCol'!$I$135:$I$140</c:f>
              <c:numCache>
                <c:formatCode>General</c:formatCode>
                <c:ptCount val="6"/>
                <c:pt idx="0">
                  <c:v>578</c:v>
                </c:pt>
                <c:pt idx="1">
                  <c:v>8450</c:v>
                </c:pt>
                <c:pt idx="2">
                  <c:v>13122</c:v>
                </c:pt>
                <c:pt idx="3">
                  <c:v>18818</c:v>
                </c:pt>
                <c:pt idx="4">
                  <c:v>33282</c:v>
                </c:pt>
                <c:pt idx="5">
                  <c:v>132098</c:v>
                </c:pt>
              </c:numCache>
            </c:numRef>
          </c:cat>
          <c:val>
            <c:numRef>
              <c:f>'Q4-NoCol'!$P$135:$P$140</c:f>
              <c:numCache>
                <c:formatCode>0.00</c:formatCode>
                <c:ptCount val="6"/>
                <c:pt idx="0">
                  <c:v>1.4</c:v>
                </c:pt>
                <c:pt idx="1">
                  <c:v>1.7727272727272718</c:v>
                </c:pt>
                <c:pt idx="2">
                  <c:v>2.7721518987341782</c:v>
                </c:pt>
                <c:pt idx="3">
                  <c:v>1.8</c:v>
                </c:pt>
                <c:pt idx="4">
                  <c:v>1.7845303867403317</c:v>
                </c:pt>
                <c:pt idx="5">
                  <c:v>1.9550724637681183</c:v>
                </c:pt>
              </c:numCache>
            </c:numRef>
          </c:val>
        </c:ser>
        <c:marker val="1"/>
        <c:axId val="103068416"/>
        <c:axId val="103069952"/>
      </c:lineChart>
      <c:dateAx>
        <c:axId val="103068416"/>
        <c:scaling>
          <c:orientation val="minMax"/>
        </c:scaling>
        <c:axPos val="b"/>
        <c:numFmt formatCode="General" sourceLinked="1"/>
        <c:tickLblPos val="nextTo"/>
        <c:crossAx val="103069952"/>
        <c:crosses val="autoZero"/>
        <c:lblOffset val="100"/>
        <c:baseTimeUnit val="years"/>
      </c:dateAx>
      <c:valAx>
        <c:axId val="103069952"/>
        <c:scaling>
          <c:orientation val="minMax"/>
        </c:scaling>
        <c:axPos val="l"/>
        <c:majorGridlines/>
        <c:numFmt formatCode="0.00" sourceLinked="1"/>
        <c:tickLblPos val="nextTo"/>
        <c:crossAx val="103068416"/>
        <c:crosses val="autoZero"/>
        <c:crossBetween val="midCat"/>
      </c:valAx>
      <c:spPr>
        <a:noFill/>
        <a:ln w="25400">
          <a:noFill/>
        </a:ln>
      </c:spPr>
    </c:plotArea>
    <c:legend>
      <c:legendPos val="b"/>
    </c:legend>
    <c:plotVisOnly val="1"/>
    <c:dispBlanksAs val="gap"/>
  </c:chart>
  <c:externalData r:id="rId1"/>
</c:chartSpace>
</file>

<file path=word/charts/chart59.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Speedup - Q4 - EIG - </a:t>
            </a:r>
            <a:r>
              <a:rPr lang="pt-BR"/>
              <a:t>Coloring - 3GPts</a:t>
            </a:r>
          </a:p>
        </c:rich>
      </c:tx>
    </c:title>
    <c:plotArea>
      <c:layout/>
      <c:lineChart>
        <c:grouping val="standard"/>
        <c:ser>
          <c:idx val="0"/>
          <c:order val="0"/>
          <c:tx>
            <c:strRef>
              <c:f>'Q4-Col'!$J$123</c:f>
              <c:strCache>
                <c:ptCount val="1"/>
                <c:pt idx="0">
                  <c:v>GPU_1</c:v>
                </c:pt>
              </c:strCache>
            </c:strRef>
          </c:tx>
          <c:cat>
            <c:numRef>
              <c:f>'Q4-Col'!$A$146:$A$151</c:f>
              <c:numCache>
                <c:formatCode>General</c:formatCode>
                <c:ptCount val="6"/>
                <c:pt idx="0">
                  <c:v>578</c:v>
                </c:pt>
                <c:pt idx="1">
                  <c:v>8450</c:v>
                </c:pt>
                <c:pt idx="2">
                  <c:v>13122</c:v>
                </c:pt>
                <c:pt idx="3">
                  <c:v>18818</c:v>
                </c:pt>
                <c:pt idx="4">
                  <c:v>33282</c:v>
                </c:pt>
                <c:pt idx="5">
                  <c:v>132098</c:v>
                </c:pt>
              </c:numCache>
            </c:numRef>
          </c:cat>
          <c:val>
            <c:numRef>
              <c:f>'Q4-Col'!$J$146:$J$151</c:f>
              <c:numCache>
                <c:formatCode>0.00</c:formatCode>
                <c:ptCount val="6"/>
                <c:pt idx="0">
                  <c:v>2.8</c:v>
                </c:pt>
                <c:pt idx="1">
                  <c:v>35</c:v>
                </c:pt>
                <c:pt idx="2">
                  <c:v>25.302325581395309</c:v>
                </c:pt>
                <c:pt idx="3">
                  <c:v>23.290909090909089</c:v>
                </c:pt>
                <c:pt idx="4">
                  <c:v>17.075471698113187</c:v>
                </c:pt>
                <c:pt idx="5">
                  <c:v>10.948275862068963</c:v>
                </c:pt>
              </c:numCache>
            </c:numRef>
          </c:val>
        </c:ser>
        <c:ser>
          <c:idx val="1"/>
          <c:order val="1"/>
          <c:tx>
            <c:strRef>
              <c:f>'Q4-Col'!$K$123</c:f>
              <c:strCache>
                <c:ptCount val="1"/>
                <c:pt idx="0">
                  <c:v>GPU_2</c:v>
                </c:pt>
              </c:strCache>
            </c:strRef>
          </c:tx>
          <c:cat>
            <c:numRef>
              <c:f>'Q4-Col'!$A$146:$A$151</c:f>
              <c:numCache>
                <c:formatCode>General</c:formatCode>
                <c:ptCount val="6"/>
                <c:pt idx="0">
                  <c:v>578</c:v>
                </c:pt>
                <c:pt idx="1">
                  <c:v>8450</c:v>
                </c:pt>
                <c:pt idx="2">
                  <c:v>13122</c:v>
                </c:pt>
                <c:pt idx="3">
                  <c:v>18818</c:v>
                </c:pt>
                <c:pt idx="4">
                  <c:v>33282</c:v>
                </c:pt>
                <c:pt idx="5">
                  <c:v>132098</c:v>
                </c:pt>
              </c:numCache>
            </c:numRef>
          </c:cat>
          <c:val>
            <c:numRef>
              <c:f>'Q4-Col'!$K$146:$K$151</c:f>
              <c:numCache>
                <c:formatCode>0.00</c:formatCode>
                <c:ptCount val="6"/>
                <c:pt idx="0">
                  <c:v>2.3333333333333335</c:v>
                </c:pt>
                <c:pt idx="1">
                  <c:v>35</c:v>
                </c:pt>
                <c:pt idx="2">
                  <c:v>21.759999999999987</c:v>
                </c:pt>
                <c:pt idx="3">
                  <c:v>18.838235294117627</c:v>
                </c:pt>
                <c:pt idx="4">
                  <c:v>16.605504587155924</c:v>
                </c:pt>
                <c:pt idx="5">
                  <c:v>10.916905444126073</c:v>
                </c:pt>
              </c:numCache>
            </c:numRef>
          </c:val>
        </c:ser>
        <c:ser>
          <c:idx val="2"/>
          <c:order val="2"/>
          <c:tx>
            <c:strRef>
              <c:f>'Q4-Col'!$L$123</c:f>
              <c:strCache>
                <c:ptCount val="1"/>
                <c:pt idx="0">
                  <c:v>GPU_4</c:v>
                </c:pt>
              </c:strCache>
            </c:strRef>
          </c:tx>
          <c:cat>
            <c:numRef>
              <c:f>'Q4-Col'!$A$146:$A$151</c:f>
              <c:numCache>
                <c:formatCode>General</c:formatCode>
                <c:ptCount val="6"/>
                <c:pt idx="0">
                  <c:v>578</c:v>
                </c:pt>
                <c:pt idx="1">
                  <c:v>8450</c:v>
                </c:pt>
                <c:pt idx="2">
                  <c:v>13122</c:v>
                </c:pt>
                <c:pt idx="3">
                  <c:v>18818</c:v>
                </c:pt>
                <c:pt idx="4">
                  <c:v>33282</c:v>
                </c:pt>
                <c:pt idx="5">
                  <c:v>132098</c:v>
                </c:pt>
              </c:numCache>
            </c:numRef>
          </c:cat>
          <c:val>
            <c:numRef>
              <c:f>'Q4-Col'!$L$146:$L$151</c:f>
              <c:numCache>
                <c:formatCode>0.00</c:formatCode>
                <c:ptCount val="6"/>
                <c:pt idx="0">
                  <c:v>2.3333333333333335</c:v>
                </c:pt>
                <c:pt idx="1">
                  <c:v>31.718749999999954</c:v>
                </c:pt>
                <c:pt idx="2">
                  <c:v>22.204081632653061</c:v>
                </c:pt>
                <c:pt idx="3">
                  <c:v>17.547945205479451</c:v>
                </c:pt>
                <c:pt idx="4">
                  <c:v>15.083333333333334</c:v>
                </c:pt>
                <c:pt idx="5">
                  <c:v>10.583333333333334</c:v>
                </c:pt>
              </c:numCache>
            </c:numRef>
          </c:val>
        </c:ser>
        <c:ser>
          <c:idx val="3"/>
          <c:order val="3"/>
          <c:tx>
            <c:strRef>
              <c:f>'Q4-Col'!$M$123</c:f>
              <c:strCache>
                <c:ptCount val="1"/>
                <c:pt idx="0">
                  <c:v>GPU_8</c:v>
                </c:pt>
              </c:strCache>
            </c:strRef>
          </c:tx>
          <c:cat>
            <c:numRef>
              <c:f>'Q4-Col'!$A$146:$A$151</c:f>
              <c:numCache>
                <c:formatCode>General</c:formatCode>
                <c:ptCount val="6"/>
                <c:pt idx="0">
                  <c:v>578</c:v>
                </c:pt>
                <c:pt idx="1">
                  <c:v>8450</c:v>
                </c:pt>
                <c:pt idx="2">
                  <c:v>13122</c:v>
                </c:pt>
                <c:pt idx="3">
                  <c:v>18818</c:v>
                </c:pt>
                <c:pt idx="4">
                  <c:v>33282</c:v>
                </c:pt>
                <c:pt idx="5">
                  <c:v>132098</c:v>
                </c:pt>
              </c:numCache>
            </c:numRef>
          </c:cat>
          <c:val>
            <c:numRef>
              <c:f>'Q4-Col'!$M$146:$M$151</c:f>
              <c:numCache>
                <c:formatCode>0.00</c:formatCode>
                <c:ptCount val="6"/>
                <c:pt idx="0">
                  <c:v>2.8</c:v>
                </c:pt>
                <c:pt idx="1">
                  <c:v>29.852941176470591</c:v>
                </c:pt>
                <c:pt idx="2">
                  <c:v>18.133333333333294</c:v>
                </c:pt>
                <c:pt idx="3">
                  <c:v>15.070588235294126</c:v>
                </c:pt>
                <c:pt idx="4">
                  <c:v>13.712121212121216</c:v>
                </c:pt>
                <c:pt idx="5">
                  <c:v>10.467032967032972</c:v>
                </c:pt>
              </c:numCache>
            </c:numRef>
          </c:val>
        </c:ser>
        <c:ser>
          <c:idx val="4"/>
          <c:order val="4"/>
          <c:tx>
            <c:strRef>
              <c:f>'Q4-Col'!$N$123</c:f>
              <c:strCache>
                <c:ptCount val="1"/>
                <c:pt idx="0">
                  <c:v>CPU_2</c:v>
                </c:pt>
              </c:strCache>
            </c:strRef>
          </c:tx>
          <c:cat>
            <c:numRef>
              <c:f>'Q4-Col'!$A$146:$A$151</c:f>
              <c:numCache>
                <c:formatCode>General</c:formatCode>
                <c:ptCount val="6"/>
                <c:pt idx="0">
                  <c:v>578</c:v>
                </c:pt>
                <c:pt idx="1">
                  <c:v>8450</c:v>
                </c:pt>
                <c:pt idx="2">
                  <c:v>13122</c:v>
                </c:pt>
                <c:pt idx="3">
                  <c:v>18818</c:v>
                </c:pt>
                <c:pt idx="4">
                  <c:v>33282</c:v>
                </c:pt>
                <c:pt idx="5">
                  <c:v>132098</c:v>
                </c:pt>
              </c:numCache>
            </c:numRef>
          </c:cat>
          <c:val>
            <c:numRef>
              <c:f>'Q4-Col'!$N$146:$N$151</c:f>
              <c:numCache>
                <c:formatCode>0.00</c:formatCode>
                <c:ptCount val="6"/>
                <c:pt idx="0">
                  <c:v>2</c:v>
                </c:pt>
                <c:pt idx="1">
                  <c:v>1.0844017094017113</c:v>
                </c:pt>
                <c:pt idx="2">
                  <c:v>0.71064663618550195</c:v>
                </c:pt>
                <c:pt idx="3">
                  <c:v>0.84666226040978265</c:v>
                </c:pt>
                <c:pt idx="4">
                  <c:v>0.93202883625128874</c:v>
                </c:pt>
                <c:pt idx="5">
                  <c:v>1.2450980392156858</c:v>
                </c:pt>
              </c:numCache>
            </c:numRef>
          </c:val>
        </c:ser>
        <c:ser>
          <c:idx val="5"/>
          <c:order val="5"/>
          <c:tx>
            <c:strRef>
              <c:f>'Q4-Col'!$O$123</c:f>
              <c:strCache>
                <c:ptCount val="1"/>
                <c:pt idx="0">
                  <c:v>CPU_4</c:v>
                </c:pt>
              </c:strCache>
            </c:strRef>
          </c:tx>
          <c:cat>
            <c:numRef>
              <c:f>'Q4-Col'!$A$146:$A$151</c:f>
              <c:numCache>
                <c:formatCode>General</c:formatCode>
                <c:ptCount val="6"/>
                <c:pt idx="0">
                  <c:v>578</c:v>
                </c:pt>
                <c:pt idx="1">
                  <c:v>8450</c:v>
                </c:pt>
                <c:pt idx="2">
                  <c:v>13122</c:v>
                </c:pt>
                <c:pt idx="3">
                  <c:v>18818</c:v>
                </c:pt>
                <c:pt idx="4">
                  <c:v>33282</c:v>
                </c:pt>
                <c:pt idx="5">
                  <c:v>132098</c:v>
                </c:pt>
              </c:numCache>
            </c:numRef>
          </c:cat>
          <c:val>
            <c:numRef>
              <c:f>'Q4-Col'!$O$146:$O$151</c:f>
              <c:numCache>
                <c:formatCode>0.00</c:formatCode>
                <c:ptCount val="6"/>
                <c:pt idx="0">
                  <c:v>1.0769230769230771</c:v>
                </c:pt>
                <c:pt idx="1">
                  <c:v>0.98639455782312924</c:v>
                </c:pt>
                <c:pt idx="2">
                  <c:v>0.72533333333333361</c:v>
                </c:pt>
                <c:pt idx="3">
                  <c:v>0.84110308601444561</c:v>
                </c:pt>
                <c:pt idx="4">
                  <c:v>0.91092098641167585</c:v>
                </c:pt>
                <c:pt idx="5">
                  <c:v>1.281102891728312</c:v>
                </c:pt>
              </c:numCache>
            </c:numRef>
          </c:val>
        </c:ser>
        <c:ser>
          <c:idx val="6"/>
          <c:order val="6"/>
          <c:tx>
            <c:strRef>
              <c:f>'Q4-Col'!$P$123</c:f>
              <c:strCache>
                <c:ptCount val="1"/>
                <c:pt idx="0">
                  <c:v>CPU_8</c:v>
                </c:pt>
              </c:strCache>
            </c:strRef>
          </c:tx>
          <c:cat>
            <c:numRef>
              <c:f>'Q4-Col'!$A$146:$A$151</c:f>
              <c:numCache>
                <c:formatCode>General</c:formatCode>
                <c:ptCount val="6"/>
                <c:pt idx="0">
                  <c:v>578</c:v>
                </c:pt>
                <c:pt idx="1">
                  <c:v>8450</c:v>
                </c:pt>
                <c:pt idx="2">
                  <c:v>13122</c:v>
                </c:pt>
                <c:pt idx="3">
                  <c:v>18818</c:v>
                </c:pt>
                <c:pt idx="4">
                  <c:v>33282</c:v>
                </c:pt>
                <c:pt idx="5">
                  <c:v>132098</c:v>
                </c:pt>
              </c:numCache>
            </c:numRef>
          </c:cat>
          <c:val>
            <c:numRef>
              <c:f>'Q4-Col'!$P$146:$P$151</c:f>
              <c:numCache>
                <c:formatCode>0.00</c:formatCode>
                <c:ptCount val="6"/>
                <c:pt idx="0">
                  <c:v>1.1666666666666667</c:v>
                </c:pt>
                <c:pt idx="1">
                  <c:v>1.3320209973753279</c:v>
                </c:pt>
                <c:pt idx="2">
                  <c:v>0.79532163742690065</c:v>
                </c:pt>
                <c:pt idx="3">
                  <c:v>0.50274725274725252</c:v>
                </c:pt>
                <c:pt idx="4">
                  <c:v>0.50110741971207051</c:v>
                </c:pt>
                <c:pt idx="5">
                  <c:v>0.75073891625615885</c:v>
                </c:pt>
              </c:numCache>
            </c:numRef>
          </c:val>
        </c:ser>
        <c:marker val="1"/>
        <c:axId val="103312000"/>
        <c:axId val="103321984"/>
      </c:lineChart>
      <c:dateAx>
        <c:axId val="103312000"/>
        <c:scaling>
          <c:orientation val="minMax"/>
        </c:scaling>
        <c:axPos val="b"/>
        <c:numFmt formatCode="General" sourceLinked="1"/>
        <c:tickLblPos val="nextTo"/>
        <c:crossAx val="103321984"/>
        <c:crosses val="autoZero"/>
        <c:lblOffset val="100"/>
        <c:baseTimeUnit val="years"/>
      </c:dateAx>
      <c:valAx>
        <c:axId val="103321984"/>
        <c:scaling>
          <c:orientation val="minMax"/>
        </c:scaling>
        <c:axPos val="l"/>
        <c:majorGridlines/>
        <c:numFmt formatCode="0.00" sourceLinked="1"/>
        <c:tickLblPos val="nextTo"/>
        <c:crossAx val="103312000"/>
        <c:crosses val="autoZero"/>
        <c:crossBetween val="midCat"/>
      </c:valAx>
      <c:spPr>
        <a:noFill/>
        <a:ln w="25400">
          <a:noFill/>
        </a:ln>
      </c:spPr>
    </c:plotArea>
    <c:legend>
      <c:legendPos val="b"/>
    </c:legend>
    <c:plotVisOnly val="1"/>
    <c:dispBlanksAs val="gap"/>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Q4 - </a:t>
            </a:r>
            <a:r>
              <a:rPr lang="pt-BR"/>
              <a:t>EIG - 2 Gauss Points - No Coloring </a:t>
            </a:r>
          </a:p>
        </c:rich>
      </c:tx>
    </c:title>
    <c:plotArea>
      <c:layout/>
      <c:lineChart>
        <c:grouping val="standard"/>
        <c:ser>
          <c:idx val="0"/>
          <c:order val="0"/>
          <c:tx>
            <c:v>CPU_1</c:v>
          </c:tx>
          <c:cat>
            <c:numRef>
              <c:f>'Q4-NoCol'!$A$10:$A$15</c:f>
              <c:numCache>
                <c:formatCode>General</c:formatCode>
                <c:ptCount val="6"/>
                <c:pt idx="0">
                  <c:v>578</c:v>
                </c:pt>
                <c:pt idx="1">
                  <c:v>8450</c:v>
                </c:pt>
                <c:pt idx="2">
                  <c:v>13122</c:v>
                </c:pt>
                <c:pt idx="3">
                  <c:v>18818</c:v>
                </c:pt>
                <c:pt idx="4">
                  <c:v>33282</c:v>
                </c:pt>
                <c:pt idx="5">
                  <c:v>132098</c:v>
                </c:pt>
              </c:numCache>
            </c:numRef>
          </c:cat>
          <c:val>
            <c:numRef>
              <c:f>'Q4-NoCol'!$E$86:$E$91</c:f>
              <c:numCache>
                <c:formatCode>0.00</c:formatCode>
                <c:ptCount val="6"/>
                <c:pt idx="0">
                  <c:v>1.2E-2</c:v>
                </c:pt>
                <c:pt idx="1">
                  <c:v>0.88400000000000001</c:v>
                </c:pt>
                <c:pt idx="2">
                  <c:v>1.8380000000000001</c:v>
                </c:pt>
                <c:pt idx="3">
                  <c:v>2.0519999999999987</c:v>
                </c:pt>
                <c:pt idx="4">
                  <c:v>2.169</c:v>
                </c:pt>
                <c:pt idx="5">
                  <c:v>3.3089999999999997</c:v>
                </c:pt>
              </c:numCache>
            </c:numRef>
          </c:val>
        </c:ser>
        <c:ser>
          <c:idx val="1"/>
          <c:order val="1"/>
          <c:tx>
            <c:v>GPU_1</c:v>
          </c:tx>
          <c:cat>
            <c:numRef>
              <c:f>'Q4-NoCol'!$A$10:$A$15</c:f>
              <c:numCache>
                <c:formatCode>General</c:formatCode>
                <c:ptCount val="6"/>
                <c:pt idx="0">
                  <c:v>578</c:v>
                </c:pt>
                <c:pt idx="1">
                  <c:v>8450</c:v>
                </c:pt>
                <c:pt idx="2">
                  <c:v>13122</c:v>
                </c:pt>
                <c:pt idx="3">
                  <c:v>18818</c:v>
                </c:pt>
                <c:pt idx="4">
                  <c:v>33282</c:v>
                </c:pt>
                <c:pt idx="5">
                  <c:v>132098</c:v>
                </c:pt>
              </c:numCache>
            </c:numRef>
          </c:cat>
          <c:val>
            <c:numRef>
              <c:f>'Q4-NoCol'!$F$86:$F$91</c:f>
              <c:numCache>
                <c:formatCode>0.00</c:formatCode>
                <c:ptCount val="6"/>
                <c:pt idx="0">
                  <c:v>6.0000000000000079E-3</c:v>
                </c:pt>
                <c:pt idx="1">
                  <c:v>2.5000000000000001E-2</c:v>
                </c:pt>
                <c:pt idx="2">
                  <c:v>3.4000000000000002E-2</c:v>
                </c:pt>
                <c:pt idx="3">
                  <c:v>5.3000000000000012E-2</c:v>
                </c:pt>
                <c:pt idx="4">
                  <c:v>8.1000000000000003E-2</c:v>
                </c:pt>
                <c:pt idx="5">
                  <c:v>0.29900000000000032</c:v>
                </c:pt>
              </c:numCache>
            </c:numRef>
          </c:val>
        </c:ser>
        <c:ser>
          <c:idx val="2"/>
          <c:order val="2"/>
          <c:tx>
            <c:v>CPU_2</c:v>
          </c:tx>
          <c:val>
            <c:numRef>
              <c:f>'Q4-NoCol'!$E$95:$E$100</c:f>
              <c:numCache>
                <c:formatCode>0.00</c:formatCode>
                <c:ptCount val="6"/>
                <c:pt idx="0">
                  <c:v>9.0000000000000028E-3</c:v>
                </c:pt>
                <c:pt idx="1">
                  <c:v>0.79100000000000004</c:v>
                </c:pt>
                <c:pt idx="2">
                  <c:v>1.6739999999999982</c:v>
                </c:pt>
                <c:pt idx="3">
                  <c:v>2.762</c:v>
                </c:pt>
                <c:pt idx="4">
                  <c:v>2.8969999999999967</c:v>
                </c:pt>
                <c:pt idx="5">
                  <c:v>4.3789999999999996</c:v>
                </c:pt>
              </c:numCache>
            </c:numRef>
          </c:val>
        </c:ser>
        <c:ser>
          <c:idx val="3"/>
          <c:order val="3"/>
          <c:tx>
            <c:v>GPU_2</c:v>
          </c:tx>
          <c:val>
            <c:numRef>
              <c:f>'Q4-NoCol'!$F$95:$F$100</c:f>
              <c:numCache>
                <c:formatCode>0.00</c:formatCode>
                <c:ptCount val="6"/>
                <c:pt idx="0">
                  <c:v>5.000000000000007E-3</c:v>
                </c:pt>
                <c:pt idx="1">
                  <c:v>2.5000000000000001E-2</c:v>
                </c:pt>
                <c:pt idx="2">
                  <c:v>4.5000000000000012E-2</c:v>
                </c:pt>
                <c:pt idx="3">
                  <c:v>5.5000000000000014E-2</c:v>
                </c:pt>
                <c:pt idx="4">
                  <c:v>8.7000000000000022E-2</c:v>
                </c:pt>
                <c:pt idx="5">
                  <c:v>0.32800000000000051</c:v>
                </c:pt>
              </c:numCache>
            </c:numRef>
          </c:val>
        </c:ser>
        <c:ser>
          <c:idx val="4"/>
          <c:order val="4"/>
          <c:tx>
            <c:v>CPU_4</c:v>
          </c:tx>
          <c:val>
            <c:numRef>
              <c:f>'Q4-NoCol'!$E$104:$E$109</c:f>
              <c:numCache>
                <c:formatCode>0.00</c:formatCode>
                <c:ptCount val="6"/>
                <c:pt idx="0">
                  <c:v>1.2999999999999998E-2</c:v>
                </c:pt>
                <c:pt idx="1">
                  <c:v>0.94699999999999995</c:v>
                </c:pt>
                <c:pt idx="2">
                  <c:v>1.704</c:v>
                </c:pt>
                <c:pt idx="3">
                  <c:v>1.702</c:v>
                </c:pt>
                <c:pt idx="4">
                  <c:v>1.879</c:v>
                </c:pt>
                <c:pt idx="5">
                  <c:v>3.23</c:v>
                </c:pt>
              </c:numCache>
            </c:numRef>
          </c:val>
        </c:ser>
        <c:ser>
          <c:idx val="5"/>
          <c:order val="5"/>
          <c:tx>
            <c:v>GPU_4</c:v>
          </c:tx>
          <c:val>
            <c:numRef>
              <c:f>'Q4-NoCol'!$F$104:$F$109</c:f>
              <c:numCache>
                <c:formatCode>0.00</c:formatCode>
                <c:ptCount val="6"/>
                <c:pt idx="0">
                  <c:v>5.000000000000007E-3</c:v>
                </c:pt>
                <c:pt idx="1">
                  <c:v>2.9000000000000001E-2</c:v>
                </c:pt>
                <c:pt idx="2">
                  <c:v>4.9000000000000071E-2</c:v>
                </c:pt>
                <c:pt idx="3">
                  <c:v>6.2000000000000034E-2</c:v>
                </c:pt>
                <c:pt idx="4">
                  <c:v>9.9000000000000046E-2</c:v>
                </c:pt>
                <c:pt idx="5">
                  <c:v>0.32400000000000051</c:v>
                </c:pt>
              </c:numCache>
            </c:numRef>
          </c:val>
        </c:ser>
        <c:ser>
          <c:idx val="6"/>
          <c:order val="6"/>
          <c:tx>
            <c:v>CPU_8</c:v>
          </c:tx>
          <c:val>
            <c:numRef>
              <c:f>'Q4-NoCol'!$E$113:$E$118</c:f>
              <c:numCache>
                <c:formatCode>0.00</c:formatCode>
                <c:ptCount val="6"/>
                <c:pt idx="0">
                  <c:v>1.0000000000000005E-2</c:v>
                </c:pt>
                <c:pt idx="1">
                  <c:v>0.77900000000000114</c:v>
                </c:pt>
                <c:pt idx="2">
                  <c:v>1.4109999999999976</c:v>
                </c:pt>
                <c:pt idx="3">
                  <c:v>2.5630000000000002</c:v>
                </c:pt>
                <c:pt idx="4">
                  <c:v>3.9449999999999998</c:v>
                </c:pt>
                <c:pt idx="5">
                  <c:v>5.0569999999999995</c:v>
                </c:pt>
              </c:numCache>
            </c:numRef>
          </c:val>
        </c:ser>
        <c:ser>
          <c:idx val="7"/>
          <c:order val="7"/>
          <c:tx>
            <c:v>GPU_8</c:v>
          </c:tx>
          <c:val>
            <c:numRef>
              <c:f>'Q4-NoCol'!$F$113:$F$118</c:f>
              <c:numCache>
                <c:formatCode>0.00</c:formatCode>
                <c:ptCount val="6"/>
                <c:pt idx="0">
                  <c:v>8.0000000000000158E-3</c:v>
                </c:pt>
                <c:pt idx="1">
                  <c:v>3.1000000000000041E-2</c:v>
                </c:pt>
                <c:pt idx="2">
                  <c:v>4.5999999999999999E-2</c:v>
                </c:pt>
                <c:pt idx="3">
                  <c:v>7.5999999999999998E-2</c:v>
                </c:pt>
                <c:pt idx="4">
                  <c:v>0.11</c:v>
                </c:pt>
                <c:pt idx="5">
                  <c:v>0.32000000000000051</c:v>
                </c:pt>
              </c:numCache>
            </c:numRef>
          </c:val>
        </c:ser>
        <c:marker val="1"/>
        <c:axId val="60390016"/>
        <c:axId val="60395904"/>
      </c:lineChart>
      <c:dateAx>
        <c:axId val="60390016"/>
        <c:scaling>
          <c:orientation val="minMax"/>
        </c:scaling>
        <c:axPos val="b"/>
        <c:numFmt formatCode="General" sourceLinked="1"/>
        <c:tickLblPos val="nextTo"/>
        <c:crossAx val="60395904"/>
        <c:crosses val="autoZero"/>
        <c:lblOffset val="100"/>
        <c:baseTimeUnit val="years"/>
      </c:dateAx>
      <c:valAx>
        <c:axId val="60395904"/>
        <c:scaling>
          <c:orientation val="minMax"/>
        </c:scaling>
        <c:axPos val="l"/>
        <c:majorGridlines/>
        <c:numFmt formatCode="0.00" sourceLinked="1"/>
        <c:tickLblPos val="nextTo"/>
        <c:crossAx val="60390016"/>
        <c:crosses val="autoZero"/>
        <c:crossBetween val="midCat"/>
      </c:valAx>
      <c:spPr>
        <a:noFill/>
        <a:ln w="25400">
          <a:noFill/>
        </a:ln>
      </c:spPr>
    </c:plotArea>
    <c:legend>
      <c:legendPos val="b"/>
    </c:legend>
    <c:plotVisOnly val="1"/>
    <c:dispBlanksAs val="gap"/>
  </c:chart>
  <c:externalData r:id="rId1"/>
</c:chartSpace>
</file>

<file path=word/charts/chart60.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Speedup - Q4 - EIG - No </a:t>
            </a:r>
            <a:r>
              <a:rPr lang="pt-BR"/>
              <a:t>Coloring - 3GPts</a:t>
            </a:r>
          </a:p>
        </c:rich>
      </c:tx>
    </c:title>
    <c:plotArea>
      <c:layout/>
      <c:lineChart>
        <c:grouping val="standard"/>
        <c:ser>
          <c:idx val="0"/>
          <c:order val="0"/>
          <c:tx>
            <c:strRef>
              <c:f>'Q4-NoCol'!$J$123</c:f>
              <c:strCache>
                <c:ptCount val="1"/>
                <c:pt idx="0">
                  <c:v>GPU_1</c:v>
                </c:pt>
              </c:strCache>
            </c:strRef>
          </c:tx>
          <c:cat>
            <c:numRef>
              <c:f>'Q4-NoCol'!$I$146:$I$151</c:f>
              <c:numCache>
                <c:formatCode>General</c:formatCode>
                <c:ptCount val="6"/>
                <c:pt idx="0">
                  <c:v>578</c:v>
                </c:pt>
                <c:pt idx="1">
                  <c:v>8450</c:v>
                </c:pt>
                <c:pt idx="2">
                  <c:v>13122</c:v>
                </c:pt>
                <c:pt idx="3">
                  <c:v>18818</c:v>
                </c:pt>
                <c:pt idx="4">
                  <c:v>33282</c:v>
                </c:pt>
                <c:pt idx="5">
                  <c:v>132098</c:v>
                </c:pt>
              </c:numCache>
            </c:numRef>
          </c:cat>
          <c:val>
            <c:numRef>
              <c:f>'Q4-NoCol'!$J$146:$J$151</c:f>
              <c:numCache>
                <c:formatCode>0.00</c:formatCode>
                <c:ptCount val="6"/>
                <c:pt idx="0">
                  <c:v>2.3333333333333335</c:v>
                </c:pt>
                <c:pt idx="1">
                  <c:v>36.25</c:v>
                </c:pt>
                <c:pt idx="2">
                  <c:v>25.302325581395309</c:v>
                </c:pt>
                <c:pt idx="3">
                  <c:v>22.08620689655168</c:v>
                </c:pt>
                <c:pt idx="4">
                  <c:v>19.462365591397813</c:v>
                </c:pt>
                <c:pt idx="5">
                  <c:v>10.64245810055866</c:v>
                </c:pt>
              </c:numCache>
            </c:numRef>
          </c:val>
        </c:ser>
        <c:ser>
          <c:idx val="1"/>
          <c:order val="1"/>
          <c:tx>
            <c:strRef>
              <c:f>'Q4-NoCol'!$K$123</c:f>
              <c:strCache>
                <c:ptCount val="1"/>
                <c:pt idx="0">
                  <c:v>GPU_2</c:v>
                </c:pt>
              </c:strCache>
            </c:strRef>
          </c:tx>
          <c:cat>
            <c:numRef>
              <c:f>'Q4-NoCol'!$I$146:$I$151</c:f>
              <c:numCache>
                <c:formatCode>General</c:formatCode>
                <c:ptCount val="6"/>
                <c:pt idx="0">
                  <c:v>578</c:v>
                </c:pt>
                <c:pt idx="1">
                  <c:v>8450</c:v>
                </c:pt>
                <c:pt idx="2">
                  <c:v>13122</c:v>
                </c:pt>
                <c:pt idx="3">
                  <c:v>18818</c:v>
                </c:pt>
                <c:pt idx="4">
                  <c:v>33282</c:v>
                </c:pt>
                <c:pt idx="5">
                  <c:v>132098</c:v>
                </c:pt>
              </c:numCache>
            </c:numRef>
          </c:cat>
          <c:val>
            <c:numRef>
              <c:f>'Q4-NoCol'!$K$146:$K$151</c:f>
              <c:numCache>
                <c:formatCode>0.00</c:formatCode>
                <c:ptCount val="6"/>
                <c:pt idx="0">
                  <c:v>2.3333333333333335</c:v>
                </c:pt>
                <c:pt idx="1">
                  <c:v>31.718749999999954</c:v>
                </c:pt>
                <c:pt idx="2">
                  <c:v>21.759999999999987</c:v>
                </c:pt>
                <c:pt idx="3">
                  <c:v>18.565217391304305</c:v>
                </c:pt>
                <c:pt idx="4">
                  <c:v>16.915887850467289</c:v>
                </c:pt>
                <c:pt idx="5">
                  <c:v>10.612813370473525</c:v>
                </c:pt>
              </c:numCache>
            </c:numRef>
          </c:val>
        </c:ser>
        <c:ser>
          <c:idx val="2"/>
          <c:order val="2"/>
          <c:tx>
            <c:strRef>
              <c:f>'Q4-NoCol'!$L$123</c:f>
              <c:strCache>
                <c:ptCount val="1"/>
                <c:pt idx="0">
                  <c:v>GPU_4</c:v>
                </c:pt>
              </c:strCache>
            </c:strRef>
          </c:tx>
          <c:cat>
            <c:numRef>
              <c:f>'Q4-NoCol'!$I$146:$I$151</c:f>
              <c:numCache>
                <c:formatCode>General</c:formatCode>
                <c:ptCount val="6"/>
                <c:pt idx="0">
                  <c:v>578</c:v>
                </c:pt>
                <c:pt idx="1">
                  <c:v>8450</c:v>
                </c:pt>
                <c:pt idx="2">
                  <c:v>13122</c:v>
                </c:pt>
                <c:pt idx="3">
                  <c:v>18818</c:v>
                </c:pt>
                <c:pt idx="4">
                  <c:v>33282</c:v>
                </c:pt>
                <c:pt idx="5">
                  <c:v>132098</c:v>
                </c:pt>
              </c:numCache>
            </c:numRef>
          </c:cat>
          <c:val>
            <c:numRef>
              <c:f>'Q4-NoCol'!$L$146:$L$151</c:f>
              <c:numCache>
                <c:formatCode>0.00</c:formatCode>
                <c:ptCount val="6"/>
                <c:pt idx="0">
                  <c:v>2.8</c:v>
                </c:pt>
                <c:pt idx="1">
                  <c:v>31.718749999999954</c:v>
                </c:pt>
                <c:pt idx="2">
                  <c:v>22.204081632653061</c:v>
                </c:pt>
                <c:pt idx="3">
                  <c:v>18.042253521126728</c:v>
                </c:pt>
                <c:pt idx="4">
                  <c:v>16.017699115044248</c:v>
                </c:pt>
                <c:pt idx="5">
                  <c:v>10.823863636363651</c:v>
                </c:pt>
              </c:numCache>
            </c:numRef>
          </c:val>
        </c:ser>
        <c:ser>
          <c:idx val="3"/>
          <c:order val="3"/>
          <c:tx>
            <c:strRef>
              <c:f>'Q4-NoCol'!$M$123</c:f>
              <c:strCache>
                <c:ptCount val="1"/>
                <c:pt idx="0">
                  <c:v>GPU_8</c:v>
                </c:pt>
              </c:strCache>
            </c:strRef>
          </c:tx>
          <c:cat>
            <c:numRef>
              <c:f>'Q4-NoCol'!$I$146:$I$151</c:f>
              <c:numCache>
                <c:formatCode>General</c:formatCode>
                <c:ptCount val="6"/>
                <c:pt idx="0">
                  <c:v>578</c:v>
                </c:pt>
                <c:pt idx="1">
                  <c:v>8450</c:v>
                </c:pt>
                <c:pt idx="2">
                  <c:v>13122</c:v>
                </c:pt>
                <c:pt idx="3">
                  <c:v>18818</c:v>
                </c:pt>
                <c:pt idx="4">
                  <c:v>33282</c:v>
                </c:pt>
                <c:pt idx="5">
                  <c:v>132098</c:v>
                </c:pt>
              </c:numCache>
            </c:numRef>
          </c:cat>
          <c:val>
            <c:numRef>
              <c:f>'Q4-NoCol'!$M$146:$M$151</c:f>
              <c:numCache>
                <c:formatCode>0.00</c:formatCode>
                <c:ptCount val="6"/>
                <c:pt idx="0">
                  <c:v>2.3333333333333335</c:v>
                </c:pt>
                <c:pt idx="1">
                  <c:v>26.025641025641022</c:v>
                </c:pt>
                <c:pt idx="2">
                  <c:v>19.428571428571427</c:v>
                </c:pt>
                <c:pt idx="3">
                  <c:v>17.791666666666668</c:v>
                </c:pt>
                <c:pt idx="4">
                  <c:v>15.603448275862076</c:v>
                </c:pt>
                <c:pt idx="5">
                  <c:v>10.55401662049862</c:v>
                </c:pt>
              </c:numCache>
            </c:numRef>
          </c:val>
        </c:ser>
        <c:ser>
          <c:idx val="4"/>
          <c:order val="4"/>
          <c:tx>
            <c:strRef>
              <c:f>'Q4-NoCol'!$N$123</c:f>
              <c:strCache>
                <c:ptCount val="1"/>
                <c:pt idx="0">
                  <c:v>CPU_2</c:v>
                </c:pt>
              </c:strCache>
            </c:strRef>
          </c:tx>
          <c:cat>
            <c:numRef>
              <c:f>'Q4-NoCol'!$I$146:$I$151</c:f>
              <c:numCache>
                <c:formatCode>General</c:formatCode>
                <c:ptCount val="6"/>
                <c:pt idx="0">
                  <c:v>578</c:v>
                </c:pt>
                <c:pt idx="1">
                  <c:v>8450</c:v>
                </c:pt>
                <c:pt idx="2">
                  <c:v>13122</c:v>
                </c:pt>
                <c:pt idx="3">
                  <c:v>18818</c:v>
                </c:pt>
                <c:pt idx="4">
                  <c:v>33282</c:v>
                </c:pt>
                <c:pt idx="5">
                  <c:v>132098</c:v>
                </c:pt>
              </c:numCache>
            </c:numRef>
          </c:cat>
          <c:val>
            <c:numRef>
              <c:f>'Q4-NoCol'!$N$146:$N$151</c:f>
              <c:numCache>
                <c:formatCode>0.00</c:formatCode>
                <c:ptCount val="6"/>
                <c:pt idx="0">
                  <c:v>2.3333333333333335</c:v>
                </c:pt>
                <c:pt idx="1">
                  <c:v>1.0718057022175278</c:v>
                </c:pt>
                <c:pt idx="2">
                  <c:v>0.74725274725274737</c:v>
                </c:pt>
                <c:pt idx="3">
                  <c:v>0.69619565217391477</c:v>
                </c:pt>
                <c:pt idx="4">
                  <c:v>1.0805970149253741</c:v>
                </c:pt>
                <c:pt idx="5">
                  <c:v>1.0666293393057111</c:v>
                </c:pt>
              </c:numCache>
            </c:numRef>
          </c:val>
        </c:ser>
        <c:ser>
          <c:idx val="5"/>
          <c:order val="5"/>
          <c:tx>
            <c:strRef>
              <c:f>'Q4-NoCol'!$O$123</c:f>
              <c:strCache>
                <c:ptCount val="1"/>
                <c:pt idx="0">
                  <c:v>CPU_4</c:v>
                </c:pt>
              </c:strCache>
            </c:strRef>
          </c:tx>
          <c:cat>
            <c:numRef>
              <c:f>'Q4-NoCol'!$I$146:$I$151</c:f>
              <c:numCache>
                <c:formatCode>General</c:formatCode>
                <c:ptCount val="6"/>
                <c:pt idx="0">
                  <c:v>578</c:v>
                </c:pt>
                <c:pt idx="1">
                  <c:v>8450</c:v>
                </c:pt>
                <c:pt idx="2">
                  <c:v>13122</c:v>
                </c:pt>
                <c:pt idx="3">
                  <c:v>18818</c:v>
                </c:pt>
                <c:pt idx="4">
                  <c:v>33282</c:v>
                </c:pt>
                <c:pt idx="5">
                  <c:v>132098</c:v>
                </c:pt>
              </c:numCache>
            </c:numRef>
          </c:cat>
          <c:val>
            <c:numRef>
              <c:f>'Q4-NoCol'!$O$146:$O$151</c:f>
              <c:numCache>
                <c:formatCode>0.00</c:formatCode>
                <c:ptCount val="6"/>
                <c:pt idx="0">
                  <c:v>1.0769230769230771</c:v>
                </c:pt>
                <c:pt idx="1">
                  <c:v>0.89982269503546097</c:v>
                </c:pt>
                <c:pt idx="2">
                  <c:v>0.56460819927348338</c:v>
                </c:pt>
                <c:pt idx="3">
                  <c:v>0.62579384465070986</c:v>
                </c:pt>
                <c:pt idx="4">
                  <c:v>0.79770824151608721</c:v>
                </c:pt>
                <c:pt idx="5">
                  <c:v>0.99218749999999956</c:v>
                </c:pt>
              </c:numCache>
            </c:numRef>
          </c:val>
        </c:ser>
        <c:ser>
          <c:idx val="6"/>
          <c:order val="6"/>
          <c:tx>
            <c:strRef>
              <c:f>'Q4-NoCol'!$P$123</c:f>
              <c:strCache>
                <c:ptCount val="1"/>
                <c:pt idx="0">
                  <c:v>CPU_8</c:v>
                </c:pt>
              </c:strCache>
            </c:strRef>
          </c:tx>
          <c:cat>
            <c:numRef>
              <c:f>'Q4-NoCol'!$I$146:$I$151</c:f>
              <c:numCache>
                <c:formatCode>General</c:formatCode>
                <c:ptCount val="6"/>
                <c:pt idx="0">
                  <c:v>578</c:v>
                </c:pt>
                <c:pt idx="1">
                  <c:v>8450</c:v>
                </c:pt>
                <c:pt idx="2">
                  <c:v>13122</c:v>
                </c:pt>
                <c:pt idx="3">
                  <c:v>18818</c:v>
                </c:pt>
                <c:pt idx="4">
                  <c:v>33282</c:v>
                </c:pt>
                <c:pt idx="5">
                  <c:v>132098</c:v>
                </c:pt>
              </c:numCache>
            </c:numRef>
          </c:cat>
          <c:val>
            <c:numRef>
              <c:f>'Q4-NoCol'!$P$146:$P$151</c:f>
              <c:numCache>
                <c:formatCode>0.00</c:formatCode>
                <c:ptCount val="6"/>
                <c:pt idx="0">
                  <c:v>1.0769230769230771</c:v>
                </c:pt>
                <c:pt idx="1">
                  <c:v>1.568778979907266</c:v>
                </c:pt>
                <c:pt idx="2">
                  <c:v>0.93955094991364319</c:v>
                </c:pt>
                <c:pt idx="3">
                  <c:v>0.63415841584158539</c:v>
                </c:pt>
                <c:pt idx="4">
                  <c:v>0.48525469168900875</c:v>
                </c:pt>
                <c:pt idx="5">
                  <c:v>0.74472243940578753</c:v>
                </c:pt>
              </c:numCache>
            </c:numRef>
          </c:val>
        </c:ser>
        <c:marker val="1"/>
        <c:axId val="103441152"/>
        <c:axId val="103442688"/>
      </c:lineChart>
      <c:dateAx>
        <c:axId val="103441152"/>
        <c:scaling>
          <c:orientation val="minMax"/>
        </c:scaling>
        <c:axPos val="b"/>
        <c:numFmt formatCode="General" sourceLinked="1"/>
        <c:tickLblPos val="nextTo"/>
        <c:crossAx val="103442688"/>
        <c:crosses val="autoZero"/>
        <c:lblOffset val="100"/>
        <c:baseTimeUnit val="years"/>
      </c:dateAx>
      <c:valAx>
        <c:axId val="103442688"/>
        <c:scaling>
          <c:orientation val="minMax"/>
        </c:scaling>
        <c:axPos val="l"/>
        <c:majorGridlines/>
        <c:numFmt formatCode="0.00" sourceLinked="1"/>
        <c:tickLblPos val="nextTo"/>
        <c:crossAx val="103441152"/>
        <c:crosses val="autoZero"/>
        <c:crossBetween val="midCat"/>
      </c:valAx>
      <c:spPr>
        <a:noFill/>
        <a:ln w="25400">
          <a:noFill/>
        </a:ln>
      </c:spPr>
    </c:plotArea>
    <c:legend>
      <c:legendPos val="b"/>
    </c:legend>
    <c:plotVisOnly val="1"/>
    <c:dispBlanksAs val="gap"/>
  </c:chart>
  <c:externalData r:id="rId1"/>
</c:chartSpace>
</file>

<file path=word/charts/chart61.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Speedup - Q8 - CSR - </a:t>
            </a:r>
            <a:r>
              <a:rPr lang="pt-BR"/>
              <a:t>Coloring - 2GPts</a:t>
            </a:r>
          </a:p>
        </c:rich>
      </c:tx>
    </c:title>
    <c:plotArea>
      <c:layout/>
      <c:lineChart>
        <c:grouping val="standard"/>
        <c:ser>
          <c:idx val="0"/>
          <c:order val="0"/>
          <c:tx>
            <c:strRef>
              <c:f>'Q8-Col'!$B$123</c:f>
              <c:strCache>
                <c:ptCount val="1"/>
                <c:pt idx="0">
                  <c:v>GPU_1</c:v>
                </c:pt>
              </c:strCache>
            </c:strRef>
          </c:tx>
          <c:cat>
            <c:numRef>
              <c:f>'Q8-Col'!$A$124:$A$129</c:f>
              <c:numCache>
                <c:formatCode>General</c:formatCode>
                <c:ptCount val="6"/>
                <c:pt idx="0">
                  <c:v>1666</c:v>
                </c:pt>
                <c:pt idx="1">
                  <c:v>14210</c:v>
                </c:pt>
                <c:pt idx="2">
                  <c:v>19266</c:v>
                </c:pt>
                <c:pt idx="3">
                  <c:v>25090</c:v>
                </c:pt>
                <c:pt idx="4">
                  <c:v>99330</c:v>
                </c:pt>
                <c:pt idx="5">
                  <c:v>395266</c:v>
                </c:pt>
              </c:numCache>
            </c:numRef>
          </c:cat>
          <c:val>
            <c:numRef>
              <c:f>'Q8-Col'!$B$124:$B$129</c:f>
              <c:numCache>
                <c:formatCode>0.00</c:formatCode>
                <c:ptCount val="6"/>
                <c:pt idx="0">
                  <c:v>0.71428571428571463</c:v>
                </c:pt>
                <c:pt idx="1">
                  <c:v>1.5999999999999976</c:v>
                </c:pt>
                <c:pt idx="2">
                  <c:v>1.463917525773196</c:v>
                </c:pt>
                <c:pt idx="3">
                  <c:v>1.6016949152542355</c:v>
                </c:pt>
                <c:pt idx="4">
                  <c:v>1.4684873949579831</c:v>
                </c:pt>
                <c:pt idx="5">
                  <c:v>1.463019250253291</c:v>
                </c:pt>
              </c:numCache>
            </c:numRef>
          </c:val>
        </c:ser>
        <c:ser>
          <c:idx val="1"/>
          <c:order val="1"/>
          <c:tx>
            <c:strRef>
              <c:f>'Q8-Col'!$C$123</c:f>
              <c:strCache>
                <c:ptCount val="1"/>
                <c:pt idx="0">
                  <c:v>GPU_2</c:v>
                </c:pt>
              </c:strCache>
            </c:strRef>
          </c:tx>
          <c:cat>
            <c:numRef>
              <c:f>'Q8-Col'!$A$124:$A$129</c:f>
              <c:numCache>
                <c:formatCode>General</c:formatCode>
                <c:ptCount val="6"/>
                <c:pt idx="0">
                  <c:v>1666</c:v>
                </c:pt>
                <c:pt idx="1">
                  <c:v>14210</c:v>
                </c:pt>
                <c:pt idx="2">
                  <c:v>19266</c:v>
                </c:pt>
                <c:pt idx="3">
                  <c:v>25090</c:v>
                </c:pt>
                <c:pt idx="4">
                  <c:v>99330</c:v>
                </c:pt>
                <c:pt idx="5">
                  <c:v>395266</c:v>
                </c:pt>
              </c:numCache>
            </c:numRef>
          </c:cat>
          <c:val>
            <c:numRef>
              <c:f>'Q8-Col'!$C$124:$C$129</c:f>
              <c:numCache>
                <c:formatCode>0.00</c:formatCode>
                <c:ptCount val="6"/>
                <c:pt idx="0">
                  <c:v>0.8333333333333337</c:v>
                </c:pt>
                <c:pt idx="1">
                  <c:v>1.2839506172839481</c:v>
                </c:pt>
                <c:pt idx="2">
                  <c:v>1.2909090909090888</c:v>
                </c:pt>
                <c:pt idx="3">
                  <c:v>1.1812499999999999</c:v>
                </c:pt>
                <c:pt idx="4">
                  <c:v>1.5328947368421038</c:v>
                </c:pt>
                <c:pt idx="5">
                  <c:v>1.5427350427350426</c:v>
                </c:pt>
              </c:numCache>
            </c:numRef>
          </c:val>
        </c:ser>
        <c:ser>
          <c:idx val="2"/>
          <c:order val="2"/>
          <c:tx>
            <c:strRef>
              <c:f>'Q8-Col'!$D$123</c:f>
              <c:strCache>
                <c:ptCount val="1"/>
                <c:pt idx="0">
                  <c:v>GPU_4</c:v>
                </c:pt>
              </c:strCache>
            </c:strRef>
          </c:tx>
          <c:cat>
            <c:numRef>
              <c:f>'Q8-Col'!$A$124:$A$129</c:f>
              <c:numCache>
                <c:formatCode>General</c:formatCode>
                <c:ptCount val="6"/>
                <c:pt idx="0">
                  <c:v>1666</c:v>
                </c:pt>
                <c:pt idx="1">
                  <c:v>14210</c:v>
                </c:pt>
                <c:pt idx="2">
                  <c:v>19266</c:v>
                </c:pt>
                <c:pt idx="3">
                  <c:v>25090</c:v>
                </c:pt>
                <c:pt idx="4">
                  <c:v>99330</c:v>
                </c:pt>
                <c:pt idx="5">
                  <c:v>395266</c:v>
                </c:pt>
              </c:numCache>
            </c:numRef>
          </c:cat>
          <c:val>
            <c:numRef>
              <c:f>'Q8-Col'!$D$124:$D$129</c:f>
              <c:numCache>
                <c:formatCode>0.00</c:formatCode>
                <c:ptCount val="6"/>
                <c:pt idx="0">
                  <c:v>0.71428571428571463</c:v>
                </c:pt>
                <c:pt idx="1">
                  <c:v>1.1182795698924741</c:v>
                </c:pt>
                <c:pt idx="2">
                  <c:v>1.044117647058824</c:v>
                </c:pt>
                <c:pt idx="3">
                  <c:v>1.2115384615384615</c:v>
                </c:pt>
                <c:pt idx="4">
                  <c:v>1.3924302788844618</c:v>
                </c:pt>
                <c:pt idx="5">
                  <c:v>1.5577130528586838</c:v>
                </c:pt>
              </c:numCache>
            </c:numRef>
          </c:val>
        </c:ser>
        <c:ser>
          <c:idx val="3"/>
          <c:order val="3"/>
          <c:tx>
            <c:strRef>
              <c:f>'Q8-Col'!$E$123</c:f>
              <c:strCache>
                <c:ptCount val="1"/>
                <c:pt idx="0">
                  <c:v>GPU_8</c:v>
                </c:pt>
              </c:strCache>
            </c:strRef>
          </c:tx>
          <c:cat>
            <c:numRef>
              <c:f>'Q8-Col'!$A$124:$A$129</c:f>
              <c:numCache>
                <c:formatCode>General</c:formatCode>
                <c:ptCount val="6"/>
                <c:pt idx="0">
                  <c:v>1666</c:v>
                </c:pt>
                <c:pt idx="1">
                  <c:v>14210</c:v>
                </c:pt>
                <c:pt idx="2">
                  <c:v>19266</c:v>
                </c:pt>
                <c:pt idx="3">
                  <c:v>25090</c:v>
                </c:pt>
                <c:pt idx="4">
                  <c:v>99330</c:v>
                </c:pt>
                <c:pt idx="5">
                  <c:v>395266</c:v>
                </c:pt>
              </c:numCache>
            </c:numRef>
          </c:cat>
          <c:val>
            <c:numRef>
              <c:f>'Q8-Col'!$E$124:$E$129</c:f>
              <c:numCache>
                <c:formatCode>0.00</c:formatCode>
                <c:ptCount val="6"/>
                <c:pt idx="0">
                  <c:v>0.625000000000001</c:v>
                </c:pt>
                <c:pt idx="1">
                  <c:v>0.95412844036697264</c:v>
                </c:pt>
                <c:pt idx="2">
                  <c:v>1.0070921985815602</c:v>
                </c:pt>
                <c:pt idx="3">
                  <c:v>1.1183431952662721</c:v>
                </c:pt>
                <c:pt idx="4">
                  <c:v>1.4715789473684198</c:v>
                </c:pt>
                <c:pt idx="5">
                  <c:v>1.5772801747678882</c:v>
                </c:pt>
              </c:numCache>
            </c:numRef>
          </c:val>
        </c:ser>
        <c:ser>
          <c:idx val="4"/>
          <c:order val="4"/>
          <c:tx>
            <c:strRef>
              <c:f>'Q8-Col'!$F$123</c:f>
              <c:strCache>
                <c:ptCount val="1"/>
                <c:pt idx="0">
                  <c:v>CPU_2</c:v>
                </c:pt>
              </c:strCache>
            </c:strRef>
          </c:tx>
          <c:cat>
            <c:numRef>
              <c:f>'Q8-Col'!$A$124:$A$129</c:f>
              <c:numCache>
                <c:formatCode>General</c:formatCode>
                <c:ptCount val="6"/>
                <c:pt idx="0">
                  <c:v>1666</c:v>
                </c:pt>
                <c:pt idx="1">
                  <c:v>14210</c:v>
                </c:pt>
                <c:pt idx="2">
                  <c:v>19266</c:v>
                </c:pt>
                <c:pt idx="3">
                  <c:v>25090</c:v>
                </c:pt>
                <c:pt idx="4">
                  <c:v>99330</c:v>
                </c:pt>
                <c:pt idx="5">
                  <c:v>395266</c:v>
                </c:pt>
              </c:numCache>
            </c:numRef>
          </c:cat>
          <c:val>
            <c:numRef>
              <c:f>'Q8-Col'!$F$124:$F$129</c:f>
              <c:numCache>
                <c:formatCode>0.00</c:formatCode>
                <c:ptCount val="6"/>
                <c:pt idx="0">
                  <c:v>1.4285714285714286</c:v>
                </c:pt>
                <c:pt idx="1">
                  <c:v>1.2999999999999974</c:v>
                </c:pt>
                <c:pt idx="2">
                  <c:v>1.4791666666666659</c:v>
                </c:pt>
                <c:pt idx="3">
                  <c:v>1.4318181818181817</c:v>
                </c:pt>
                <c:pt idx="4">
                  <c:v>1.2732240437158451</c:v>
                </c:pt>
                <c:pt idx="5">
                  <c:v>1.2442912537699236</c:v>
                </c:pt>
              </c:numCache>
            </c:numRef>
          </c:val>
        </c:ser>
        <c:ser>
          <c:idx val="5"/>
          <c:order val="5"/>
          <c:tx>
            <c:strRef>
              <c:f>'Q8-Col'!$G$123</c:f>
              <c:strCache>
                <c:ptCount val="1"/>
                <c:pt idx="0">
                  <c:v>CPU_4</c:v>
                </c:pt>
              </c:strCache>
            </c:strRef>
          </c:tx>
          <c:cat>
            <c:numRef>
              <c:f>'Q8-Col'!$A$124:$A$129</c:f>
              <c:numCache>
                <c:formatCode>General</c:formatCode>
                <c:ptCount val="6"/>
                <c:pt idx="0">
                  <c:v>1666</c:v>
                </c:pt>
                <c:pt idx="1">
                  <c:v>14210</c:v>
                </c:pt>
                <c:pt idx="2">
                  <c:v>19266</c:v>
                </c:pt>
                <c:pt idx="3">
                  <c:v>25090</c:v>
                </c:pt>
                <c:pt idx="4">
                  <c:v>99330</c:v>
                </c:pt>
                <c:pt idx="5">
                  <c:v>395266</c:v>
                </c:pt>
              </c:numCache>
            </c:numRef>
          </c:cat>
          <c:val>
            <c:numRef>
              <c:f>'Q8-Col'!$G$124:$G$129</c:f>
              <c:numCache>
                <c:formatCode>0.00</c:formatCode>
                <c:ptCount val="6"/>
                <c:pt idx="0">
                  <c:v>1</c:v>
                </c:pt>
                <c:pt idx="1">
                  <c:v>1.1428571428571441</c:v>
                </c:pt>
                <c:pt idx="2">
                  <c:v>1.2033898305084738</c:v>
                </c:pt>
                <c:pt idx="3">
                  <c:v>1.2038216560509509</c:v>
                </c:pt>
                <c:pt idx="4">
                  <c:v>1.1630615640599</c:v>
                </c:pt>
                <c:pt idx="5">
                  <c:v>1.2119177507343664</c:v>
                </c:pt>
              </c:numCache>
            </c:numRef>
          </c:val>
        </c:ser>
        <c:ser>
          <c:idx val="6"/>
          <c:order val="6"/>
          <c:tx>
            <c:strRef>
              <c:f>'Q8-Col'!$H$123</c:f>
              <c:strCache>
                <c:ptCount val="1"/>
                <c:pt idx="0">
                  <c:v>CPU_8</c:v>
                </c:pt>
              </c:strCache>
            </c:strRef>
          </c:tx>
          <c:cat>
            <c:numRef>
              <c:f>'Q8-Col'!$A$124:$A$129</c:f>
              <c:numCache>
                <c:formatCode>General</c:formatCode>
                <c:ptCount val="6"/>
                <c:pt idx="0">
                  <c:v>1666</c:v>
                </c:pt>
                <c:pt idx="1">
                  <c:v>14210</c:v>
                </c:pt>
                <c:pt idx="2">
                  <c:v>19266</c:v>
                </c:pt>
                <c:pt idx="3">
                  <c:v>25090</c:v>
                </c:pt>
                <c:pt idx="4">
                  <c:v>99330</c:v>
                </c:pt>
                <c:pt idx="5">
                  <c:v>395266</c:v>
                </c:pt>
              </c:numCache>
            </c:numRef>
          </c:cat>
          <c:val>
            <c:numRef>
              <c:f>'Q8-Col'!$H$124:$H$129</c:f>
              <c:numCache>
                <c:formatCode>0.00</c:formatCode>
                <c:ptCount val="6"/>
                <c:pt idx="0">
                  <c:v>0.90909090909090917</c:v>
                </c:pt>
                <c:pt idx="1">
                  <c:v>1.1954022988505748</c:v>
                </c:pt>
                <c:pt idx="2">
                  <c:v>1.1639344262295082</c:v>
                </c:pt>
                <c:pt idx="3">
                  <c:v>1.1385542168674698</c:v>
                </c:pt>
                <c:pt idx="4">
                  <c:v>1.132901134521882</c:v>
                </c:pt>
                <c:pt idx="5">
                  <c:v>1.1865242399342644</c:v>
                </c:pt>
              </c:numCache>
            </c:numRef>
          </c:val>
        </c:ser>
        <c:marker val="1"/>
        <c:axId val="104155776"/>
        <c:axId val="104173952"/>
      </c:lineChart>
      <c:dateAx>
        <c:axId val="104155776"/>
        <c:scaling>
          <c:orientation val="minMax"/>
        </c:scaling>
        <c:axPos val="b"/>
        <c:numFmt formatCode="General" sourceLinked="1"/>
        <c:tickLblPos val="nextTo"/>
        <c:crossAx val="104173952"/>
        <c:crosses val="autoZero"/>
        <c:lblOffset val="100"/>
        <c:baseTimeUnit val="years"/>
      </c:dateAx>
      <c:valAx>
        <c:axId val="104173952"/>
        <c:scaling>
          <c:orientation val="minMax"/>
        </c:scaling>
        <c:axPos val="l"/>
        <c:majorGridlines/>
        <c:numFmt formatCode="0.00" sourceLinked="1"/>
        <c:tickLblPos val="nextTo"/>
        <c:crossAx val="104155776"/>
        <c:crosses val="autoZero"/>
        <c:crossBetween val="midCat"/>
      </c:valAx>
      <c:spPr>
        <a:noFill/>
        <a:ln w="25400">
          <a:noFill/>
        </a:ln>
      </c:spPr>
    </c:plotArea>
    <c:legend>
      <c:legendPos val="b"/>
    </c:legend>
    <c:plotVisOnly val="1"/>
    <c:dispBlanksAs val="gap"/>
  </c:chart>
  <c:externalData r:id="rId1"/>
</c:chartSpace>
</file>

<file path=word/charts/chart62.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Speedup - Q8 - CSR - No </a:t>
            </a:r>
            <a:r>
              <a:rPr lang="pt-BR"/>
              <a:t>Coloring - 2GPts</a:t>
            </a:r>
          </a:p>
        </c:rich>
      </c:tx>
    </c:title>
    <c:plotArea>
      <c:layout/>
      <c:lineChart>
        <c:grouping val="standard"/>
        <c:ser>
          <c:idx val="0"/>
          <c:order val="0"/>
          <c:tx>
            <c:strRef>
              <c:f>'Q8-NoCol'!$B$123</c:f>
              <c:strCache>
                <c:ptCount val="1"/>
                <c:pt idx="0">
                  <c:v>GPU_1</c:v>
                </c:pt>
              </c:strCache>
            </c:strRef>
          </c:tx>
          <c:cat>
            <c:numRef>
              <c:f>'Q8-NoCol'!$A$124:$A$129</c:f>
              <c:numCache>
                <c:formatCode>General</c:formatCode>
                <c:ptCount val="6"/>
                <c:pt idx="0">
                  <c:v>1666</c:v>
                </c:pt>
                <c:pt idx="1">
                  <c:v>14210</c:v>
                </c:pt>
                <c:pt idx="2">
                  <c:v>19266</c:v>
                </c:pt>
                <c:pt idx="3">
                  <c:v>25090</c:v>
                </c:pt>
                <c:pt idx="4">
                  <c:v>99330</c:v>
                </c:pt>
                <c:pt idx="5">
                  <c:v>395266</c:v>
                </c:pt>
              </c:numCache>
            </c:numRef>
          </c:cat>
          <c:val>
            <c:numRef>
              <c:f>'Q8-NoCol'!$B$124:$B$129</c:f>
              <c:numCache>
                <c:formatCode>0.00</c:formatCode>
                <c:ptCount val="6"/>
                <c:pt idx="0">
                  <c:v>1.4814814814814815E-2</c:v>
                </c:pt>
                <c:pt idx="1">
                  <c:v>0.16224648985959481</c:v>
                </c:pt>
                <c:pt idx="2">
                  <c:v>0.53992395437262353</c:v>
                </c:pt>
                <c:pt idx="3">
                  <c:v>0.34678899082568887</c:v>
                </c:pt>
                <c:pt idx="4">
                  <c:v>0.71618852459016391</c:v>
                </c:pt>
                <c:pt idx="5">
                  <c:v>1.4971487817522031</c:v>
                </c:pt>
              </c:numCache>
            </c:numRef>
          </c:val>
        </c:ser>
        <c:ser>
          <c:idx val="1"/>
          <c:order val="1"/>
          <c:tx>
            <c:strRef>
              <c:f>'Q8-NoCol'!$C$123</c:f>
              <c:strCache>
                <c:ptCount val="1"/>
                <c:pt idx="0">
                  <c:v>GPU_2</c:v>
                </c:pt>
              </c:strCache>
            </c:strRef>
          </c:tx>
          <c:cat>
            <c:numRef>
              <c:f>'Q8-NoCol'!$A$124:$A$129</c:f>
              <c:numCache>
                <c:formatCode>General</c:formatCode>
                <c:ptCount val="6"/>
                <c:pt idx="0">
                  <c:v>1666</c:v>
                </c:pt>
                <c:pt idx="1">
                  <c:v>14210</c:v>
                </c:pt>
                <c:pt idx="2">
                  <c:v>19266</c:v>
                </c:pt>
                <c:pt idx="3">
                  <c:v>25090</c:v>
                </c:pt>
                <c:pt idx="4">
                  <c:v>99330</c:v>
                </c:pt>
                <c:pt idx="5">
                  <c:v>395266</c:v>
                </c:pt>
              </c:numCache>
            </c:numRef>
          </c:cat>
          <c:val>
            <c:numRef>
              <c:f>'Q8-NoCol'!$C$124:$C$129</c:f>
              <c:numCache>
                <c:formatCode>0.00</c:formatCode>
                <c:ptCount val="6"/>
                <c:pt idx="0">
                  <c:v>0.8333333333333337</c:v>
                </c:pt>
                <c:pt idx="1">
                  <c:v>1.4054054054054037</c:v>
                </c:pt>
                <c:pt idx="2">
                  <c:v>1.4059405940594034</c:v>
                </c:pt>
                <c:pt idx="3">
                  <c:v>1.4</c:v>
                </c:pt>
                <c:pt idx="4">
                  <c:v>1.5295404814004374</c:v>
                </c:pt>
                <c:pt idx="5">
                  <c:v>1.6134078212290501</c:v>
                </c:pt>
              </c:numCache>
            </c:numRef>
          </c:val>
        </c:ser>
        <c:ser>
          <c:idx val="2"/>
          <c:order val="2"/>
          <c:tx>
            <c:strRef>
              <c:f>'Q8-NoCol'!$D$123</c:f>
              <c:strCache>
                <c:ptCount val="1"/>
                <c:pt idx="0">
                  <c:v>GPU_4</c:v>
                </c:pt>
              </c:strCache>
            </c:strRef>
          </c:tx>
          <c:cat>
            <c:numRef>
              <c:f>'Q8-NoCol'!$A$124:$A$129</c:f>
              <c:numCache>
                <c:formatCode>General</c:formatCode>
                <c:ptCount val="6"/>
                <c:pt idx="0">
                  <c:v>1666</c:v>
                </c:pt>
                <c:pt idx="1">
                  <c:v>14210</c:v>
                </c:pt>
                <c:pt idx="2">
                  <c:v>19266</c:v>
                </c:pt>
                <c:pt idx="3">
                  <c:v>25090</c:v>
                </c:pt>
                <c:pt idx="4">
                  <c:v>99330</c:v>
                </c:pt>
                <c:pt idx="5">
                  <c:v>395266</c:v>
                </c:pt>
              </c:numCache>
            </c:numRef>
          </c:cat>
          <c:val>
            <c:numRef>
              <c:f>'Q8-NoCol'!$D$124:$D$129</c:f>
              <c:numCache>
                <c:formatCode>0.00</c:formatCode>
                <c:ptCount val="6"/>
                <c:pt idx="0">
                  <c:v>0.71428571428571463</c:v>
                </c:pt>
                <c:pt idx="1">
                  <c:v>1.1428571428571441</c:v>
                </c:pt>
                <c:pt idx="2">
                  <c:v>1.10077519379845</c:v>
                </c:pt>
                <c:pt idx="3">
                  <c:v>1.1183431952662721</c:v>
                </c:pt>
                <c:pt idx="4">
                  <c:v>1.3841584158415863</c:v>
                </c:pt>
                <c:pt idx="5">
                  <c:v>1.5636166756903078</c:v>
                </c:pt>
              </c:numCache>
            </c:numRef>
          </c:val>
        </c:ser>
        <c:ser>
          <c:idx val="3"/>
          <c:order val="3"/>
          <c:tx>
            <c:strRef>
              <c:f>'Q8-NoCol'!$E$123</c:f>
              <c:strCache>
                <c:ptCount val="1"/>
                <c:pt idx="0">
                  <c:v>GPU_8</c:v>
                </c:pt>
              </c:strCache>
            </c:strRef>
          </c:tx>
          <c:cat>
            <c:numRef>
              <c:f>'Q8-NoCol'!$A$124:$A$129</c:f>
              <c:numCache>
                <c:formatCode>General</c:formatCode>
                <c:ptCount val="6"/>
                <c:pt idx="0">
                  <c:v>1666</c:v>
                </c:pt>
                <c:pt idx="1">
                  <c:v>14210</c:v>
                </c:pt>
                <c:pt idx="2">
                  <c:v>19266</c:v>
                </c:pt>
                <c:pt idx="3">
                  <c:v>25090</c:v>
                </c:pt>
                <c:pt idx="4">
                  <c:v>99330</c:v>
                </c:pt>
                <c:pt idx="5">
                  <c:v>395266</c:v>
                </c:pt>
              </c:numCache>
            </c:numRef>
          </c:cat>
          <c:val>
            <c:numRef>
              <c:f>'Q8-NoCol'!$E$124:$E$129</c:f>
              <c:numCache>
                <c:formatCode>0.00</c:formatCode>
                <c:ptCount val="6"/>
                <c:pt idx="0">
                  <c:v>0.71428571428571463</c:v>
                </c:pt>
                <c:pt idx="1">
                  <c:v>1.1063829787234067</c:v>
                </c:pt>
                <c:pt idx="2">
                  <c:v>1.1269841269841281</c:v>
                </c:pt>
                <c:pt idx="3">
                  <c:v>1.0738636363636358</c:v>
                </c:pt>
                <c:pt idx="4">
                  <c:v>1.403614457831323</c:v>
                </c:pt>
                <c:pt idx="5">
                  <c:v>1.5493562231759654</c:v>
                </c:pt>
              </c:numCache>
            </c:numRef>
          </c:val>
        </c:ser>
        <c:ser>
          <c:idx val="4"/>
          <c:order val="4"/>
          <c:tx>
            <c:strRef>
              <c:f>'Q8-NoCol'!$F$123</c:f>
              <c:strCache>
                <c:ptCount val="1"/>
                <c:pt idx="0">
                  <c:v>CPU_2</c:v>
                </c:pt>
              </c:strCache>
            </c:strRef>
          </c:tx>
          <c:cat>
            <c:numRef>
              <c:f>'Q8-NoCol'!$A$124:$A$129</c:f>
              <c:numCache>
                <c:formatCode>General</c:formatCode>
                <c:ptCount val="6"/>
                <c:pt idx="0">
                  <c:v>1666</c:v>
                </c:pt>
                <c:pt idx="1">
                  <c:v>14210</c:v>
                </c:pt>
                <c:pt idx="2">
                  <c:v>19266</c:v>
                </c:pt>
                <c:pt idx="3">
                  <c:v>25090</c:v>
                </c:pt>
                <c:pt idx="4">
                  <c:v>99330</c:v>
                </c:pt>
                <c:pt idx="5">
                  <c:v>395266</c:v>
                </c:pt>
              </c:numCache>
            </c:numRef>
          </c:cat>
          <c:val>
            <c:numRef>
              <c:f>'Q8-NoCol'!$F$124:$F$129</c:f>
              <c:numCache>
                <c:formatCode>0.00</c:formatCode>
                <c:ptCount val="6"/>
                <c:pt idx="0">
                  <c:v>1.111111111111112</c:v>
                </c:pt>
                <c:pt idx="1">
                  <c:v>1.4246575342465788</c:v>
                </c:pt>
                <c:pt idx="2">
                  <c:v>1.4059405940594034</c:v>
                </c:pt>
                <c:pt idx="3">
                  <c:v>1.41044776119403</c:v>
                </c:pt>
                <c:pt idx="4">
                  <c:v>1.2872928176795562</c:v>
                </c:pt>
                <c:pt idx="5">
                  <c:v>1.2864142538975498</c:v>
                </c:pt>
              </c:numCache>
            </c:numRef>
          </c:val>
        </c:ser>
        <c:ser>
          <c:idx val="5"/>
          <c:order val="5"/>
          <c:tx>
            <c:strRef>
              <c:f>'Q8-NoCol'!$G$123</c:f>
              <c:strCache>
                <c:ptCount val="1"/>
                <c:pt idx="0">
                  <c:v>CPU_4</c:v>
                </c:pt>
              </c:strCache>
            </c:strRef>
          </c:tx>
          <c:cat>
            <c:numRef>
              <c:f>'Q8-NoCol'!$A$124:$A$129</c:f>
              <c:numCache>
                <c:formatCode>General</c:formatCode>
                <c:ptCount val="6"/>
                <c:pt idx="0">
                  <c:v>1666</c:v>
                </c:pt>
                <c:pt idx="1">
                  <c:v>14210</c:v>
                </c:pt>
                <c:pt idx="2">
                  <c:v>19266</c:v>
                </c:pt>
                <c:pt idx="3">
                  <c:v>25090</c:v>
                </c:pt>
                <c:pt idx="4">
                  <c:v>99330</c:v>
                </c:pt>
                <c:pt idx="5">
                  <c:v>395266</c:v>
                </c:pt>
              </c:numCache>
            </c:numRef>
          </c:cat>
          <c:val>
            <c:numRef>
              <c:f>'Q8-NoCol'!$G$124:$G$129</c:f>
              <c:numCache>
                <c:formatCode>0.00</c:formatCode>
                <c:ptCount val="6"/>
                <c:pt idx="0">
                  <c:v>0.90909090909090917</c:v>
                </c:pt>
                <c:pt idx="1">
                  <c:v>1.1428571428571441</c:v>
                </c:pt>
                <c:pt idx="2">
                  <c:v>1.2033898305084738</c:v>
                </c:pt>
                <c:pt idx="3">
                  <c:v>1.2434210526315768</c:v>
                </c:pt>
                <c:pt idx="4">
                  <c:v>1.132901134521882</c:v>
                </c:pt>
                <c:pt idx="5">
                  <c:v>1.1865242399342644</c:v>
                </c:pt>
              </c:numCache>
            </c:numRef>
          </c:val>
        </c:ser>
        <c:ser>
          <c:idx val="6"/>
          <c:order val="6"/>
          <c:tx>
            <c:strRef>
              <c:f>'Q8-NoCol'!$H$123</c:f>
              <c:strCache>
                <c:ptCount val="1"/>
                <c:pt idx="0">
                  <c:v>CPU_8</c:v>
                </c:pt>
              </c:strCache>
            </c:strRef>
          </c:tx>
          <c:cat>
            <c:numRef>
              <c:f>'Q8-NoCol'!$A$124:$A$129</c:f>
              <c:numCache>
                <c:formatCode>General</c:formatCode>
                <c:ptCount val="6"/>
                <c:pt idx="0">
                  <c:v>1666</c:v>
                </c:pt>
                <c:pt idx="1">
                  <c:v>14210</c:v>
                </c:pt>
                <c:pt idx="2">
                  <c:v>19266</c:v>
                </c:pt>
                <c:pt idx="3">
                  <c:v>25090</c:v>
                </c:pt>
                <c:pt idx="4">
                  <c:v>99330</c:v>
                </c:pt>
                <c:pt idx="5">
                  <c:v>395266</c:v>
                </c:pt>
              </c:numCache>
            </c:numRef>
          </c:cat>
          <c:val>
            <c:numRef>
              <c:f>'Q8-NoCol'!$H$124:$H$129</c:f>
              <c:numCache>
                <c:formatCode>0.00</c:formatCode>
                <c:ptCount val="6"/>
                <c:pt idx="0">
                  <c:v>0.8333333333333337</c:v>
                </c:pt>
                <c:pt idx="1">
                  <c:v>1.2093023255813955</c:v>
                </c:pt>
                <c:pt idx="2">
                  <c:v>1.1093749999999998</c:v>
                </c:pt>
                <c:pt idx="3">
                  <c:v>1.1666666666666667</c:v>
                </c:pt>
                <c:pt idx="4">
                  <c:v>1.1310679611650507</c:v>
                </c:pt>
                <c:pt idx="5">
                  <c:v>1.1735067045916301</c:v>
                </c:pt>
              </c:numCache>
            </c:numRef>
          </c:val>
        </c:ser>
        <c:marker val="1"/>
        <c:axId val="105128704"/>
        <c:axId val="105130240"/>
      </c:lineChart>
      <c:dateAx>
        <c:axId val="105128704"/>
        <c:scaling>
          <c:orientation val="minMax"/>
        </c:scaling>
        <c:axPos val="b"/>
        <c:numFmt formatCode="General" sourceLinked="1"/>
        <c:tickLblPos val="nextTo"/>
        <c:crossAx val="105130240"/>
        <c:crosses val="autoZero"/>
        <c:lblOffset val="100"/>
        <c:baseTimeUnit val="years"/>
      </c:dateAx>
      <c:valAx>
        <c:axId val="105130240"/>
        <c:scaling>
          <c:orientation val="minMax"/>
        </c:scaling>
        <c:axPos val="l"/>
        <c:majorGridlines/>
        <c:numFmt formatCode="0.00" sourceLinked="1"/>
        <c:tickLblPos val="nextTo"/>
        <c:crossAx val="105128704"/>
        <c:crosses val="autoZero"/>
        <c:crossBetween val="midCat"/>
      </c:valAx>
      <c:spPr>
        <a:noFill/>
        <a:ln w="25400">
          <a:noFill/>
        </a:ln>
      </c:spPr>
    </c:plotArea>
    <c:legend>
      <c:legendPos val="b"/>
    </c:legend>
    <c:plotVisOnly val="1"/>
    <c:dispBlanksAs val="gap"/>
  </c:chart>
  <c:externalData r:id="rId1"/>
</c:chartSpace>
</file>

<file path=word/charts/chart63.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Speedup - Q8 - ELL - </a:t>
            </a:r>
            <a:r>
              <a:rPr lang="pt-BR"/>
              <a:t>Coloring - 2GPts</a:t>
            </a:r>
          </a:p>
        </c:rich>
      </c:tx>
    </c:title>
    <c:plotArea>
      <c:layout/>
      <c:lineChart>
        <c:grouping val="standard"/>
        <c:ser>
          <c:idx val="0"/>
          <c:order val="0"/>
          <c:tx>
            <c:strRef>
              <c:f>'Q8-Col'!$B$123</c:f>
              <c:strCache>
                <c:ptCount val="1"/>
                <c:pt idx="0">
                  <c:v>GPU_1</c:v>
                </c:pt>
              </c:strCache>
            </c:strRef>
          </c:tx>
          <c:cat>
            <c:numRef>
              <c:f>'Q8-Col'!$A$135:$A$140</c:f>
              <c:numCache>
                <c:formatCode>General</c:formatCode>
                <c:ptCount val="6"/>
                <c:pt idx="0">
                  <c:v>578</c:v>
                </c:pt>
                <c:pt idx="1">
                  <c:v>8450</c:v>
                </c:pt>
                <c:pt idx="2">
                  <c:v>13122</c:v>
                </c:pt>
                <c:pt idx="3">
                  <c:v>18818</c:v>
                </c:pt>
                <c:pt idx="4">
                  <c:v>33282</c:v>
                </c:pt>
                <c:pt idx="5">
                  <c:v>132098</c:v>
                </c:pt>
              </c:numCache>
            </c:numRef>
          </c:cat>
          <c:val>
            <c:numRef>
              <c:f>'Q8-Col'!$B$135:$B$140</c:f>
              <c:numCache>
                <c:formatCode>0.00</c:formatCode>
                <c:ptCount val="6"/>
                <c:pt idx="0">
                  <c:v>1.1333333333333335</c:v>
                </c:pt>
                <c:pt idx="1">
                  <c:v>1.4942528735632219</c:v>
                </c:pt>
                <c:pt idx="2">
                  <c:v>1.361538461538462</c:v>
                </c:pt>
                <c:pt idx="3">
                  <c:v>1.38255033557047</c:v>
                </c:pt>
                <c:pt idx="4">
                  <c:v>1.4009077155824485</c:v>
                </c:pt>
                <c:pt idx="5">
                  <c:v>1.3793357933579318</c:v>
                </c:pt>
              </c:numCache>
            </c:numRef>
          </c:val>
        </c:ser>
        <c:ser>
          <c:idx val="1"/>
          <c:order val="1"/>
          <c:tx>
            <c:strRef>
              <c:f>'Q8-Col'!$C$123</c:f>
              <c:strCache>
                <c:ptCount val="1"/>
                <c:pt idx="0">
                  <c:v>GPU_2</c:v>
                </c:pt>
              </c:strCache>
            </c:strRef>
          </c:tx>
          <c:cat>
            <c:numRef>
              <c:f>'Q8-Col'!$A$135:$A$140</c:f>
              <c:numCache>
                <c:formatCode>General</c:formatCode>
                <c:ptCount val="6"/>
                <c:pt idx="0">
                  <c:v>578</c:v>
                </c:pt>
                <c:pt idx="1">
                  <c:v>8450</c:v>
                </c:pt>
                <c:pt idx="2">
                  <c:v>13122</c:v>
                </c:pt>
                <c:pt idx="3">
                  <c:v>18818</c:v>
                </c:pt>
                <c:pt idx="4">
                  <c:v>33282</c:v>
                </c:pt>
                <c:pt idx="5">
                  <c:v>132098</c:v>
                </c:pt>
              </c:numCache>
            </c:numRef>
          </c:cat>
          <c:val>
            <c:numRef>
              <c:f>'Q8-Col'!$C$135:$C$140</c:f>
              <c:numCache>
                <c:formatCode>0.00</c:formatCode>
                <c:ptCount val="6"/>
                <c:pt idx="0">
                  <c:v>1</c:v>
                </c:pt>
                <c:pt idx="1">
                  <c:v>1.3</c:v>
                </c:pt>
                <c:pt idx="2">
                  <c:v>1.2040816326530612</c:v>
                </c:pt>
                <c:pt idx="3">
                  <c:v>1.0785340314136125</c:v>
                </c:pt>
                <c:pt idx="4">
                  <c:v>1.3228571428571441</c:v>
                </c:pt>
                <c:pt idx="5">
                  <c:v>1.3402653280745787</c:v>
                </c:pt>
              </c:numCache>
            </c:numRef>
          </c:val>
        </c:ser>
        <c:ser>
          <c:idx val="2"/>
          <c:order val="2"/>
          <c:tx>
            <c:strRef>
              <c:f>'Q8-Col'!$D$123</c:f>
              <c:strCache>
                <c:ptCount val="1"/>
                <c:pt idx="0">
                  <c:v>GPU_4</c:v>
                </c:pt>
              </c:strCache>
            </c:strRef>
          </c:tx>
          <c:cat>
            <c:numRef>
              <c:f>'Q8-Col'!$A$135:$A$140</c:f>
              <c:numCache>
                <c:formatCode>General</c:formatCode>
                <c:ptCount val="6"/>
                <c:pt idx="0">
                  <c:v>578</c:v>
                </c:pt>
                <c:pt idx="1">
                  <c:v>8450</c:v>
                </c:pt>
                <c:pt idx="2">
                  <c:v>13122</c:v>
                </c:pt>
                <c:pt idx="3">
                  <c:v>18818</c:v>
                </c:pt>
                <c:pt idx="4">
                  <c:v>33282</c:v>
                </c:pt>
                <c:pt idx="5">
                  <c:v>132098</c:v>
                </c:pt>
              </c:numCache>
            </c:numRef>
          </c:cat>
          <c:val>
            <c:numRef>
              <c:f>'Q8-Col'!$D$135:$D$140</c:f>
              <c:numCache>
                <c:formatCode>0.00</c:formatCode>
                <c:ptCount val="6"/>
                <c:pt idx="0">
                  <c:v>1.0625</c:v>
                </c:pt>
                <c:pt idx="1">
                  <c:v>1.1016949152542355</c:v>
                </c:pt>
                <c:pt idx="2">
                  <c:v>1.0792682926829236</c:v>
                </c:pt>
                <c:pt idx="3">
                  <c:v>1.0510204081632653</c:v>
                </c:pt>
                <c:pt idx="4">
                  <c:v>1.3023909985935305</c:v>
                </c:pt>
                <c:pt idx="5">
                  <c:v>1.3612527312454481</c:v>
                </c:pt>
              </c:numCache>
            </c:numRef>
          </c:val>
        </c:ser>
        <c:ser>
          <c:idx val="3"/>
          <c:order val="3"/>
          <c:tx>
            <c:strRef>
              <c:f>'Q8-Col'!$E$123</c:f>
              <c:strCache>
                <c:ptCount val="1"/>
                <c:pt idx="0">
                  <c:v>GPU_8</c:v>
                </c:pt>
              </c:strCache>
            </c:strRef>
          </c:tx>
          <c:cat>
            <c:numRef>
              <c:f>'Q8-Col'!$A$135:$A$140</c:f>
              <c:numCache>
                <c:formatCode>General</c:formatCode>
                <c:ptCount val="6"/>
                <c:pt idx="0">
                  <c:v>578</c:v>
                </c:pt>
                <c:pt idx="1">
                  <c:v>8450</c:v>
                </c:pt>
                <c:pt idx="2">
                  <c:v>13122</c:v>
                </c:pt>
                <c:pt idx="3">
                  <c:v>18818</c:v>
                </c:pt>
                <c:pt idx="4">
                  <c:v>33282</c:v>
                </c:pt>
                <c:pt idx="5">
                  <c:v>132098</c:v>
                </c:pt>
              </c:numCache>
            </c:numRef>
          </c:cat>
          <c:val>
            <c:numRef>
              <c:f>'Q8-Col'!$E$135:$E$140</c:f>
              <c:numCache>
                <c:formatCode>0.00</c:formatCode>
                <c:ptCount val="6"/>
                <c:pt idx="0">
                  <c:v>0.85000000000000064</c:v>
                </c:pt>
                <c:pt idx="1">
                  <c:v>0.94890510948905105</c:v>
                </c:pt>
                <c:pt idx="2">
                  <c:v>1.0411764705882351</c:v>
                </c:pt>
                <c:pt idx="3">
                  <c:v>1.0048780487804878</c:v>
                </c:pt>
                <c:pt idx="4">
                  <c:v>1.3042253521126737</c:v>
                </c:pt>
                <c:pt idx="5">
                  <c:v>1.3528773072747013</c:v>
                </c:pt>
              </c:numCache>
            </c:numRef>
          </c:val>
        </c:ser>
        <c:ser>
          <c:idx val="4"/>
          <c:order val="4"/>
          <c:tx>
            <c:strRef>
              <c:f>'Q8-Col'!$F$123</c:f>
              <c:strCache>
                <c:ptCount val="1"/>
                <c:pt idx="0">
                  <c:v>CPU_2</c:v>
                </c:pt>
              </c:strCache>
            </c:strRef>
          </c:tx>
          <c:cat>
            <c:numRef>
              <c:f>'Q8-Col'!$A$135:$A$140</c:f>
              <c:numCache>
                <c:formatCode>General</c:formatCode>
                <c:ptCount val="6"/>
                <c:pt idx="0">
                  <c:v>578</c:v>
                </c:pt>
                <c:pt idx="1">
                  <c:v>8450</c:v>
                </c:pt>
                <c:pt idx="2">
                  <c:v>13122</c:v>
                </c:pt>
                <c:pt idx="3">
                  <c:v>18818</c:v>
                </c:pt>
                <c:pt idx="4">
                  <c:v>33282</c:v>
                </c:pt>
                <c:pt idx="5">
                  <c:v>132098</c:v>
                </c:pt>
              </c:numCache>
            </c:numRef>
          </c:cat>
          <c:val>
            <c:numRef>
              <c:f>'Q8-Col'!$F$135:$F$140</c:f>
              <c:numCache>
                <c:formatCode>0.00</c:formatCode>
                <c:ptCount val="6"/>
                <c:pt idx="0">
                  <c:v>1.7000000000000002</c:v>
                </c:pt>
                <c:pt idx="1">
                  <c:v>1.2871287128712872</c:v>
                </c:pt>
                <c:pt idx="2">
                  <c:v>1.264285714285716</c:v>
                </c:pt>
                <c:pt idx="3">
                  <c:v>1.1135135135135141</c:v>
                </c:pt>
                <c:pt idx="4">
                  <c:v>1.0792540792540792</c:v>
                </c:pt>
                <c:pt idx="5">
                  <c:v>1.074755606670502</c:v>
                </c:pt>
              </c:numCache>
            </c:numRef>
          </c:val>
        </c:ser>
        <c:ser>
          <c:idx val="5"/>
          <c:order val="5"/>
          <c:tx>
            <c:strRef>
              <c:f>'Q8-Col'!$G$123</c:f>
              <c:strCache>
                <c:ptCount val="1"/>
                <c:pt idx="0">
                  <c:v>CPU_4</c:v>
                </c:pt>
              </c:strCache>
            </c:strRef>
          </c:tx>
          <c:cat>
            <c:numRef>
              <c:f>'Q8-Col'!$A$135:$A$140</c:f>
              <c:numCache>
                <c:formatCode>General</c:formatCode>
                <c:ptCount val="6"/>
                <c:pt idx="0">
                  <c:v>578</c:v>
                </c:pt>
                <c:pt idx="1">
                  <c:v>8450</c:v>
                </c:pt>
                <c:pt idx="2">
                  <c:v>13122</c:v>
                </c:pt>
                <c:pt idx="3">
                  <c:v>18818</c:v>
                </c:pt>
                <c:pt idx="4">
                  <c:v>33282</c:v>
                </c:pt>
                <c:pt idx="5">
                  <c:v>132098</c:v>
                </c:pt>
              </c:numCache>
            </c:numRef>
          </c:cat>
          <c:val>
            <c:numRef>
              <c:f>'Q8-Col'!$G$135:$G$140</c:f>
              <c:numCache>
                <c:formatCode>0.00</c:formatCode>
                <c:ptCount val="6"/>
                <c:pt idx="0">
                  <c:v>1.1333333333333335</c:v>
                </c:pt>
                <c:pt idx="1">
                  <c:v>0.98484848484848564</c:v>
                </c:pt>
                <c:pt idx="2">
                  <c:v>1.1419354838709677</c:v>
                </c:pt>
                <c:pt idx="3">
                  <c:v>1.0198019801980196</c:v>
                </c:pt>
                <c:pt idx="4">
                  <c:v>0.83876811594202849</c:v>
                </c:pt>
                <c:pt idx="5">
                  <c:v>0.92137047079122458</c:v>
                </c:pt>
              </c:numCache>
            </c:numRef>
          </c:val>
        </c:ser>
        <c:ser>
          <c:idx val="6"/>
          <c:order val="6"/>
          <c:tx>
            <c:strRef>
              <c:f>'Q8-Col'!$H$123</c:f>
              <c:strCache>
                <c:ptCount val="1"/>
                <c:pt idx="0">
                  <c:v>CPU_8</c:v>
                </c:pt>
              </c:strCache>
            </c:strRef>
          </c:tx>
          <c:cat>
            <c:numRef>
              <c:f>'Q8-Col'!$A$135:$A$140</c:f>
              <c:numCache>
                <c:formatCode>General</c:formatCode>
                <c:ptCount val="6"/>
                <c:pt idx="0">
                  <c:v>578</c:v>
                </c:pt>
                <c:pt idx="1">
                  <c:v>8450</c:v>
                </c:pt>
                <c:pt idx="2">
                  <c:v>13122</c:v>
                </c:pt>
                <c:pt idx="3">
                  <c:v>18818</c:v>
                </c:pt>
                <c:pt idx="4">
                  <c:v>33282</c:v>
                </c:pt>
                <c:pt idx="5">
                  <c:v>132098</c:v>
                </c:pt>
              </c:numCache>
            </c:numRef>
          </c:cat>
          <c:val>
            <c:numRef>
              <c:f>'Q8-Col'!$H$135:$H$140</c:f>
              <c:numCache>
                <c:formatCode>0.00</c:formatCode>
                <c:ptCount val="6"/>
                <c:pt idx="0">
                  <c:v>1.2142857142857162</c:v>
                </c:pt>
                <c:pt idx="1">
                  <c:v>1.0743801652892579</c:v>
                </c:pt>
                <c:pt idx="2">
                  <c:v>1.066265060240964</c:v>
                </c:pt>
                <c:pt idx="3">
                  <c:v>1.0147783251231526</c:v>
                </c:pt>
                <c:pt idx="4">
                  <c:v>0.82678571428571523</c:v>
                </c:pt>
                <c:pt idx="5">
                  <c:v>0.89942252165543757</c:v>
                </c:pt>
              </c:numCache>
            </c:numRef>
          </c:val>
        </c:ser>
        <c:marker val="1"/>
        <c:axId val="105253504"/>
        <c:axId val="105267584"/>
      </c:lineChart>
      <c:dateAx>
        <c:axId val="105253504"/>
        <c:scaling>
          <c:orientation val="minMax"/>
        </c:scaling>
        <c:axPos val="b"/>
        <c:numFmt formatCode="General" sourceLinked="1"/>
        <c:tickLblPos val="nextTo"/>
        <c:crossAx val="105267584"/>
        <c:crosses val="autoZero"/>
        <c:lblOffset val="100"/>
        <c:baseTimeUnit val="years"/>
      </c:dateAx>
      <c:valAx>
        <c:axId val="105267584"/>
        <c:scaling>
          <c:orientation val="minMax"/>
        </c:scaling>
        <c:axPos val="l"/>
        <c:majorGridlines/>
        <c:numFmt formatCode="0.00" sourceLinked="1"/>
        <c:tickLblPos val="nextTo"/>
        <c:crossAx val="105253504"/>
        <c:crosses val="autoZero"/>
        <c:crossBetween val="midCat"/>
      </c:valAx>
      <c:spPr>
        <a:noFill/>
        <a:ln w="25400">
          <a:noFill/>
        </a:ln>
      </c:spPr>
    </c:plotArea>
    <c:legend>
      <c:legendPos val="b"/>
    </c:legend>
    <c:plotVisOnly val="1"/>
    <c:dispBlanksAs val="gap"/>
  </c:chart>
  <c:externalData r:id="rId1"/>
</c:chartSpace>
</file>

<file path=word/charts/chart64.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Speedup - Q8 - ELL - No </a:t>
            </a:r>
            <a:r>
              <a:rPr lang="pt-BR"/>
              <a:t>Coloring - 2GPts</a:t>
            </a:r>
          </a:p>
        </c:rich>
      </c:tx>
    </c:title>
    <c:plotArea>
      <c:layout/>
      <c:lineChart>
        <c:grouping val="standard"/>
        <c:ser>
          <c:idx val="0"/>
          <c:order val="0"/>
          <c:tx>
            <c:strRef>
              <c:f>'Q8-NoCol'!$B$123</c:f>
              <c:strCache>
                <c:ptCount val="1"/>
                <c:pt idx="0">
                  <c:v>GPU_1</c:v>
                </c:pt>
              </c:strCache>
            </c:strRef>
          </c:tx>
          <c:cat>
            <c:numRef>
              <c:f>'Q8-NoCol'!$A$135:$A$140</c:f>
              <c:numCache>
                <c:formatCode>General</c:formatCode>
                <c:ptCount val="6"/>
                <c:pt idx="0">
                  <c:v>578</c:v>
                </c:pt>
                <c:pt idx="1">
                  <c:v>8450</c:v>
                </c:pt>
                <c:pt idx="2">
                  <c:v>13122</c:v>
                </c:pt>
                <c:pt idx="3">
                  <c:v>18818</c:v>
                </c:pt>
                <c:pt idx="4">
                  <c:v>33282</c:v>
                </c:pt>
                <c:pt idx="5">
                  <c:v>132098</c:v>
                </c:pt>
              </c:numCache>
            </c:numRef>
          </c:cat>
          <c:val>
            <c:numRef>
              <c:f>'Q8-NoCol'!$B$135:$B$140</c:f>
              <c:numCache>
                <c:formatCode>0.00</c:formatCode>
                <c:ptCount val="6"/>
                <c:pt idx="0">
                  <c:v>1</c:v>
                </c:pt>
                <c:pt idx="1">
                  <c:v>1.4444444444444438</c:v>
                </c:pt>
                <c:pt idx="2">
                  <c:v>1.5258620689655171</c:v>
                </c:pt>
                <c:pt idx="3">
                  <c:v>1.3205128205128227</c:v>
                </c:pt>
                <c:pt idx="4">
                  <c:v>1.3459302325581379</c:v>
                </c:pt>
                <c:pt idx="5">
                  <c:v>1.387012987012987</c:v>
                </c:pt>
              </c:numCache>
            </c:numRef>
          </c:val>
        </c:ser>
        <c:ser>
          <c:idx val="1"/>
          <c:order val="1"/>
          <c:tx>
            <c:strRef>
              <c:f>'Q8-NoCol'!$C$123</c:f>
              <c:strCache>
                <c:ptCount val="1"/>
                <c:pt idx="0">
                  <c:v>GPU_2</c:v>
                </c:pt>
              </c:strCache>
            </c:strRef>
          </c:tx>
          <c:cat>
            <c:numRef>
              <c:f>'Q8-NoCol'!$A$135:$A$140</c:f>
              <c:numCache>
                <c:formatCode>General</c:formatCode>
                <c:ptCount val="6"/>
                <c:pt idx="0">
                  <c:v>578</c:v>
                </c:pt>
                <c:pt idx="1">
                  <c:v>8450</c:v>
                </c:pt>
                <c:pt idx="2">
                  <c:v>13122</c:v>
                </c:pt>
                <c:pt idx="3">
                  <c:v>18818</c:v>
                </c:pt>
                <c:pt idx="4">
                  <c:v>33282</c:v>
                </c:pt>
                <c:pt idx="5">
                  <c:v>132098</c:v>
                </c:pt>
              </c:numCache>
            </c:numRef>
          </c:cat>
          <c:val>
            <c:numRef>
              <c:f>'Q8-NoCol'!$C$135:$C$140</c:f>
              <c:numCache>
                <c:formatCode>0.00</c:formatCode>
                <c:ptCount val="6"/>
                <c:pt idx="0">
                  <c:v>1.2142857142857162</c:v>
                </c:pt>
                <c:pt idx="1">
                  <c:v>1.1711711711711721</c:v>
                </c:pt>
                <c:pt idx="2">
                  <c:v>1.1493506493506493</c:v>
                </c:pt>
                <c:pt idx="3">
                  <c:v>1.1839080459770115</c:v>
                </c:pt>
                <c:pt idx="4">
                  <c:v>1.3266475644699165</c:v>
                </c:pt>
                <c:pt idx="5">
                  <c:v>1.3373881932021459</c:v>
                </c:pt>
              </c:numCache>
            </c:numRef>
          </c:val>
        </c:ser>
        <c:ser>
          <c:idx val="2"/>
          <c:order val="2"/>
          <c:tx>
            <c:strRef>
              <c:f>'Q8-NoCol'!$D$123</c:f>
              <c:strCache>
                <c:ptCount val="1"/>
                <c:pt idx="0">
                  <c:v>GPU_4</c:v>
                </c:pt>
              </c:strCache>
            </c:strRef>
          </c:tx>
          <c:cat>
            <c:numRef>
              <c:f>'Q8-NoCol'!$A$135:$A$140</c:f>
              <c:numCache>
                <c:formatCode>General</c:formatCode>
                <c:ptCount val="6"/>
                <c:pt idx="0">
                  <c:v>578</c:v>
                </c:pt>
                <c:pt idx="1">
                  <c:v>8450</c:v>
                </c:pt>
                <c:pt idx="2">
                  <c:v>13122</c:v>
                </c:pt>
                <c:pt idx="3">
                  <c:v>18818</c:v>
                </c:pt>
                <c:pt idx="4">
                  <c:v>33282</c:v>
                </c:pt>
                <c:pt idx="5">
                  <c:v>132098</c:v>
                </c:pt>
              </c:numCache>
            </c:numRef>
          </c:cat>
          <c:val>
            <c:numRef>
              <c:f>'Q8-NoCol'!$D$135:$D$140</c:f>
              <c:numCache>
                <c:formatCode>0.00</c:formatCode>
                <c:ptCount val="6"/>
                <c:pt idx="0">
                  <c:v>1</c:v>
                </c:pt>
                <c:pt idx="1">
                  <c:v>1.0483870967741935</c:v>
                </c:pt>
                <c:pt idx="2">
                  <c:v>1.1202531645569658</c:v>
                </c:pt>
                <c:pt idx="3">
                  <c:v>1.08994708994709</c:v>
                </c:pt>
                <c:pt idx="4">
                  <c:v>1.3190883190883191</c:v>
                </c:pt>
                <c:pt idx="5">
                  <c:v>1.3260021284143331</c:v>
                </c:pt>
              </c:numCache>
            </c:numRef>
          </c:val>
        </c:ser>
        <c:ser>
          <c:idx val="3"/>
          <c:order val="3"/>
          <c:tx>
            <c:strRef>
              <c:f>'Q8-NoCol'!$E$123</c:f>
              <c:strCache>
                <c:ptCount val="1"/>
                <c:pt idx="0">
                  <c:v>GPU_8</c:v>
                </c:pt>
              </c:strCache>
            </c:strRef>
          </c:tx>
          <c:cat>
            <c:numRef>
              <c:f>'Q8-NoCol'!$A$135:$A$140</c:f>
              <c:numCache>
                <c:formatCode>General</c:formatCode>
                <c:ptCount val="6"/>
                <c:pt idx="0">
                  <c:v>578</c:v>
                </c:pt>
                <c:pt idx="1">
                  <c:v>8450</c:v>
                </c:pt>
                <c:pt idx="2">
                  <c:v>13122</c:v>
                </c:pt>
                <c:pt idx="3">
                  <c:v>18818</c:v>
                </c:pt>
                <c:pt idx="4">
                  <c:v>33282</c:v>
                </c:pt>
                <c:pt idx="5">
                  <c:v>132098</c:v>
                </c:pt>
              </c:numCache>
            </c:numRef>
          </c:cat>
          <c:val>
            <c:numRef>
              <c:f>'Q8-NoCol'!$E$135:$E$140</c:f>
              <c:numCache>
                <c:formatCode>0.00</c:formatCode>
                <c:ptCount val="6"/>
                <c:pt idx="0">
                  <c:v>0.89473684210526327</c:v>
                </c:pt>
                <c:pt idx="1">
                  <c:v>0.93525179856115104</c:v>
                </c:pt>
                <c:pt idx="2">
                  <c:v>1.1202531645569658</c:v>
                </c:pt>
                <c:pt idx="3">
                  <c:v>1.0147783251231526</c:v>
                </c:pt>
                <c:pt idx="4">
                  <c:v>1.3362193362193364</c:v>
                </c:pt>
                <c:pt idx="5">
                  <c:v>1.334523384505534</c:v>
                </c:pt>
              </c:numCache>
            </c:numRef>
          </c:val>
        </c:ser>
        <c:ser>
          <c:idx val="4"/>
          <c:order val="4"/>
          <c:tx>
            <c:strRef>
              <c:f>'Q8-NoCol'!$F$123</c:f>
              <c:strCache>
                <c:ptCount val="1"/>
                <c:pt idx="0">
                  <c:v>CPU_2</c:v>
                </c:pt>
              </c:strCache>
            </c:strRef>
          </c:tx>
          <c:cat>
            <c:numRef>
              <c:f>'Q8-NoCol'!$A$135:$A$140</c:f>
              <c:numCache>
                <c:formatCode>General</c:formatCode>
                <c:ptCount val="6"/>
                <c:pt idx="0">
                  <c:v>578</c:v>
                </c:pt>
                <c:pt idx="1">
                  <c:v>8450</c:v>
                </c:pt>
                <c:pt idx="2">
                  <c:v>13122</c:v>
                </c:pt>
                <c:pt idx="3">
                  <c:v>18818</c:v>
                </c:pt>
                <c:pt idx="4">
                  <c:v>33282</c:v>
                </c:pt>
                <c:pt idx="5">
                  <c:v>132098</c:v>
                </c:pt>
              </c:numCache>
            </c:numRef>
          </c:cat>
          <c:val>
            <c:numRef>
              <c:f>'Q8-NoCol'!$F$135:$F$140</c:f>
              <c:numCache>
                <c:formatCode>0.00</c:formatCode>
                <c:ptCount val="6"/>
                <c:pt idx="0">
                  <c:v>1.7000000000000002</c:v>
                </c:pt>
                <c:pt idx="1">
                  <c:v>1.4130434782608696</c:v>
                </c:pt>
                <c:pt idx="2">
                  <c:v>1.3111111111111109</c:v>
                </c:pt>
                <c:pt idx="3">
                  <c:v>1.2261904761904758</c:v>
                </c:pt>
                <c:pt idx="4">
                  <c:v>1.0792540792540792</c:v>
                </c:pt>
                <c:pt idx="5">
                  <c:v>1.0204750204750221</c:v>
                </c:pt>
              </c:numCache>
            </c:numRef>
          </c:val>
        </c:ser>
        <c:ser>
          <c:idx val="5"/>
          <c:order val="5"/>
          <c:tx>
            <c:strRef>
              <c:f>'Q8-NoCol'!$G$123</c:f>
              <c:strCache>
                <c:ptCount val="1"/>
                <c:pt idx="0">
                  <c:v>CPU_4</c:v>
                </c:pt>
              </c:strCache>
            </c:strRef>
          </c:tx>
          <c:cat>
            <c:numRef>
              <c:f>'Q8-NoCol'!$A$135:$A$140</c:f>
              <c:numCache>
                <c:formatCode>General</c:formatCode>
                <c:ptCount val="6"/>
                <c:pt idx="0">
                  <c:v>578</c:v>
                </c:pt>
                <c:pt idx="1">
                  <c:v>8450</c:v>
                </c:pt>
                <c:pt idx="2">
                  <c:v>13122</c:v>
                </c:pt>
                <c:pt idx="3">
                  <c:v>18818</c:v>
                </c:pt>
                <c:pt idx="4">
                  <c:v>33282</c:v>
                </c:pt>
                <c:pt idx="5">
                  <c:v>132098</c:v>
                </c:pt>
              </c:numCache>
            </c:numRef>
          </c:cat>
          <c:val>
            <c:numRef>
              <c:f>'Q8-NoCol'!$G$135:$G$140</c:f>
              <c:numCache>
                <c:formatCode>0.00</c:formatCode>
                <c:ptCount val="6"/>
                <c:pt idx="0">
                  <c:v>1.1333333333333335</c:v>
                </c:pt>
                <c:pt idx="1">
                  <c:v>1.04</c:v>
                </c:pt>
                <c:pt idx="2">
                  <c:v>1.1132075471698113</c:v>
                </c:pt>
                <c:pt idx="3">
                  <c:v>1.0404040404040398</c:v>
                </c:pt>
                <c:pt idx="4">
                  <c:v>0.9946294307196567</c:v>
                </c:pt>
                <c:pt idx="5">
                  <c:v>0.99230156623307675</c:v>
                </c:pt>
              </c:numCache>
            </c:numRef>
          </c:val>
        </c:ser>
        <c:ser>
          <c:idx val="6"/>
          <c:order val="6"/>
          <c:tx>
            <c:strRef>
              <c:f>'Q8-NoCol'!$H$123</c:f>
              <c:strCache>
                <c:ptCount val="1"/>
                <c:pt idx="0">
                  <c:v>CPU_8</c:v>
                </c:pt>
              </c:strCache>
            </c:strRef>
          </c:tx>
          <c:cat>
            <c:numRef>
              <c:f>'Q8-NoCol'!$A$135:$A$140</c:f>
              <c:numCache>
                <c:formatCode>General</c:formatCode>
                <c:ptCount val="6"/>
                <c:pt idx="0">
                  <c:v>578</c:v>
                </c:pt>
                <c:pt idx="1">
                  <c:v>8450</c:v>
                </c:pt>
                <c:pt idx="2">
                  <c:v>13122</c:v>
                </c:pt>
                <c:pt idx="3">
                  <c:v>18818</c:v>
                </c:pt>
                <c:pt idx="4">
                  <c:v>33282</c:v>
                </c:pt>
                <c:pt idx="5">
                  <c:v>132098</c:v>
                </c:pt>
              </c:numCache>
            </c:numRef>
          </c:cat>
          <c:val>
            <c:numRef>
              <c:f>'Q8-NoCol'!$H$135:$H$140</c:f>
              <c:numCache>
                <c:formatCode>0.00</c:formatCode>
                <c:ptCount val="6"/>
                <c:pt idx="0">
                  <c:v>1.2142857142857162</c:v>
                </c:pt>
                <c:pt idx="1">
                  <c:v>1.065573770491804</c:v>
                </c:pt>
                <c:pt idx="2">
                  <c:v>1.1493506493506493</c:v>
                </c:pt>
                <c:pt idx="3">
                  <c:v>1.0098039215686281</c:v>
                </c:pt>
                <c:pt idx="4">
                  <c:v>0.87276154571159292</c:v>
                </c:pt>
                <c:pt idx="5">
                  <c:v>0.89447236180904344</c:v>
                </c:pt>
              </c:numCache>
            </c:numRef>
          </c:val>
        </c:ser>
        <c:marker val="1"/>
        <c:axId val="105337600"/>
        <c:axId val="105339136"/>
      </c:lineChart>
      <c:dateAx>
        <c:axId val="105337600"/>
        <c:scaling>
          <c:orientation val="minMax"/>
        </c:scaling>
        <c:axPos val="b"/>
        <c:numFmt formatCode="General" sourceLinked="1"/>
        <c:tickLblPos val="nextTo"/>
        <c:crossAx val="105339136"/>
        <c:crosses val="autoZero"/>
        <c:lblOffset val="100"/>
        <c:baseTimeUnit val="years"/>
      </c:dateAx>
      <c:valAx>
        <c:axId val="105339136"/>
        <c:scaling>
          <c:orientation val="minMax"/>
        </c:scaling>
        <c:axPos val="l"/>
        <c:majorGridlines/>
        <c:numFmt formatCode="0.00" sourceLinked="1"/>
        <c:tickLblPos val="nextTo"/>
        <c:crossAx val="105337600"/>
        <c:crosses val="autoZero"/>
        <c:crossBetween val="midCat"/>
      </c:valAx>
      <c:spPr>
        <a:noFill/>
        <a:ln w="25400">
          <a:noFill/>
        </a:ln>
      </c:spPr>
    </c:plotArea>
    <c:legend>
      <c:legendPos val="b"/>
    </c:legend>
    <c:plotVisOnly val="1"/>
    <c:dispBlanksAs val="gap"/>
  </c:chart>
  <c:externalData r:id="rId1"/>
</c:chartSpace>
</file>

<file path=word/charts/chart65.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Speedup - Q8 - EIG - </a:t>
            </a:r>
            <a:r>
              <a:rPr lang="pt-BR"/>
              <a:t>Coloring - 2GPts</a:t>
            </a:r>
          </a:p>
        </c:rich>
      </c:tx>
    </c:title>
    <c:plotArea>
      <c:layout/>
      <c:lineChart>
        <c:grouping val="standard"/>
        <c:ser>
          <c:idx val="0"/>
          <c:order val="0"/>
          <c:tx>
            <c:strRef>
              <c:f>'Q8-Col'!$B$123</c:f>
              <c:strCache>
                <c:ptCount val="1"/>
                <c:pt idx="0">
                  <c:v>GPU_1</c:v>
                </c:pt>
              </c:strCache>
            </c:strRef>
          </c:tx>
          <c:cat>
            <c:numRef>
              <c:f>'Q8-Col'!$A$146:$A$151</c:f>
              <c:numCache>
                <c:formatCode>General</c:formatCode>
                <c:ptCount val="6"/>
                <c:pt idx="0">
                  <c:v>578</c:v>
                </c:pt>
                <c:pt idx="1">
                  <c:v>8450</c:v>
                </c:pt>
                <c:pt idx="2">
                  <c:v>13122</c:v>
                </c:pt>
                <c:pt idx="3">
                  <c:v>18818</c:v>
                </c:pt>
                <c:pt idx="4">
                  <c:v>33282</c:v>
                </c:pt>
                <c:pt idx="5">
                  <c:v>132098</c:v>
                </c:pt>
              </c:numCache>
            </c:numRef>
          </c:cat>
          <c:val>
            <c:numRef>
              <c:f>'Q8-Col'!$B$146:$B$151</c:f>
              <c:numCache>
                <c:formatCode>0.00</c:formatCode>
                <c:ptCount val="6"/>
                <c:pt idx="0">
                  <c:v>7.5454545454545459</c:v>
                </c:pt>
                <c:pt idx="1">
                  <c:v>30.333333333333282</c:v>
                </c:pt>
                <c:pt idx="2">
                  <c:v>31.878048780487802</c:v>
                </c:pt>
                <c:pt idx="3">
                  <c:v>35.326530612244902</c:v>
                </c:pt>
                <c:pt idx="4">
                  <c:v>11.185089974293073</c:v>
                </c:pt>
                <c:pt idx="5">
                  <c:v>6.0557355800388848</c:v>
                </c:pt>
              </c:numCache>
            </c:numRef>
          </c:val>
        </c:ser>
        <c:ser>
          <c:idx val="1"/>
          <c:order val="1"/>
          <c:tx>
            <c:strRef>
              <c:f>'Q8-Col'!$C$123</c:f>
              <c:strCache>
                <c:ptCount val="1"/>
                <c:pt idx="0">
                  <c:v>GPU_2</c:v>
                </c:pt>
              </c:strCache>
            </c:strRef>
          </c:tx>
          <c:cat>
            <c:numRef>
              <c:f>'Q8-Col'!$A$146:$A$151</c:f>
              <c:numCache>
                <c:formatCode>General</c:formatCode>
                <c:ptCount val="6"/>
                <c:pt idx="0">
                  <c:v>578</c:v>
                </c:pt>
                <c:pt idx="1">
                  <c:v>8450</c:v>
                </c:pt>
                <c:pt idx="2">
                  <c:v>13122</c:v>
                </c:pt>
                <c:pt idx="3">
                  <c:v>18818</c:v>
                </c:pt>
                <c:pt idx="4">
                  <c:v>33282</c:v>
                </c:pt>
                <c:pt idx="5">
                  <c:v>132098</c:v>
                </c:pt>
              </c:numCache>
            </c:numRef>
          </c:cat>
          <c:val>
            <c:numRef>
              <c:f>'Q8-Col'!$C$146:$C$151</c:f>
              <c:numCache>
                <c:formatCode>0.00</c:formatCode>
                <c:ptCount val="6"/>
                <c:pt idx="0">
                  <c:v>7.5454545454545459</c:v>
                </c:pt>
                <c:pt idx="1">
                  <c:v>23.947368421052666</c:v>
                </c:pt>
                <c:pt idx="2">
                  <c:v>24.660377358490599</c:v>
                </c:pt>
                <c:pt idx="3">
                  <c:v>26.030075187969924</c:v>
                </c:pt>
                <c:pt idx="4">
                  <c:v>10.612195121951221</c:v>
                </c:pt>
                <c:pt idx="5">
                  <c:v>5.9629865985960331</c:v>
                </c:pt>
              </c:numCache>
            </c:numRef>
          </c:val>
        </c:ser>
        <c:ser>
          <c:idx val="2"/>
          <c:order val="2"/>
          <c:tx>
            <c:strRef>
              <c:f>'Q8-Col'!$D$123</c:f>
              <c:strCache>
                <c:ptCount val="1"/>
                <c:pt idx="0">
                  <c:v>GPU_4</c:v>
                </c:pt>
              </c:strCache>
            </c:strRef>
          </c:tx>
          <c:cat>
            <c:numRef>
              <c:f>'Q8-Col'!$A$146:$A$151</c:f>
              <c:numCache>
                <c:formatCode>General</c:formatCode>
                <c:ptCount val="6"/>
                <c:pt idx="0">
                  <c:v>578</c:v>
                </c:pt>
                <c:pt idx="1">
                  <c:v>8450</c:v>
                </c:pt>
                <c:pt idx="2">
                  <c:v>13122</c:v>
                </c:pt>
                <c:pt idx="3">
                  <c:v>18818</c:v>
                </c:pt>
                <c:pt idx="4">
                  <c:v>33282</c:v>
                </c:pt>
                <c:pt idx="5">
                  <c:v>132098</c:v>
                </c:pt>
              </c:numCache>
            </c:numRef>
          </c:cat>
          <c:val>
            <c:numRef>
              <c:f>'Q8-Col'!$D$146:$D$151</c:f>
              <c:numCache>
                <c:formatCode>0.00</c:formatCode>
                <c:ptCount val="6"/>
                <c:pt idx="0">
                  <c:v>6.384615384615385</c:v>
                </c:pt>
                <c:pt idx="1">
                  <c:v>20.222222222222179</c:v>
                </c:pt>
                <c:pt idx="2">
                  <c:v>23.339285714285751</c:v>
                </c:pt>
                <c:pt idx="3">
                  <c:v>24.728571428571428</c:v>
                </c:pt>
                <c:pt idx="4">
                  <c:v>10.09512761020882</c:v>
                </c:pt>
                <c:pt idx="5">
                  <c:v>5.8290704928259505</c:v>
                </c:pt>
              </c:numCache>
            </c:numRef>
          </c:val>
        </c:ser>
        <c:ser>
          <c:idx val="3"/>
          <c:order val="3"/>
          <c:tx>
            <c:strRef>
              <c:f>'Q8-Col'!$E$123</c:f>
              <c:strCache>
                <c:ptCount val="1"/>
                <c:pt idx="0">
                  <c:v>GPU_8</c:v>
                </c:pt>
              </c:strCache>
            </c:strRef>
          </c:tx>
          <c:cat>
            <c:numRef>
              <c:f>'Q8-Col'!$A$146:$A$151</c:f>
              <c:numCache>
                <c:formatCode>General</c:formatCode>
                <c:ptCount val="6"/>
                <c:pt idx="0">
                  <c:v>578</c:v>
                </c:pt>
                <c:pt idx="1">
                  <c:v>8450</c:v>
                </c:pt>
                <c:pt idx="2">
                  <c:v>13122</c:v>
                </c:pt>
                <c:pt idx="3">
                  <c:v>18818</c:v>
                </c:pt>
                <c:pt idx="4">
                  <c:v>33282</c:v>
                </c:pt>
                <c:pt idx="5">
                  <c:v>132098</c:v>
                </c:pt>
              </c:numCache>
            </c:numRef>
          </c:cat>
          <c:val>
            <c:numRef>
              <c:f>'Q8-Col'!$E$146:$E$151</c:f>
              <c:numCache>
                <c:formatCode>0.00</c:formatCode>
                <c:ptCount val="6"/>
                <c:pt idx="0">
                  <c:v>5.5333333333333439</c:v>
                </c:pt>
                <c:pt idx="1">
                  <c:v>21.162790697674421</c:v>
                </c:pt>
                <c:pt idx="2">
                  <c:v>22.929824561403507</c:v>
                </c:pt>
                <c:pt idx="3">
                  <c:v>24.380281690140826</c:v>
                </c:pt>
                <c:pt idx="4">
                  <c:v>10.334916864608076</c:v>
                </c:pt>
                <c:pt idx="5">
                  <c:v>5.3181559476380054</c:v>
                </c:pt>
              </c:numCache>
            </c:numRef>
          </c:val>
        </c:ser>
        <c:ser>
          <c:idx val="4"/>
          <c:order val="4"/>
          <c:tx>
            <c:strRef>
              <c:f>'Q8-Col'!$F$123</c:f>
              <c:strCache>
                <c:ptCount val="1"/>
                <c:pt idx="0">
                  <c:v>CPU_2</c:v>
                </c:pt>
              </c:strCache>
            </c:strRef>
          </c:tx>
          <c:cat>
            <c:numRef>
              <c:f>'Q8-Col'!$A$146:$A$151</c:f>
              <c:numCache>
                <c:formatCode>General</c:formatCode>
                <c:ptCount val="6"/>
                <c:pt idx="0">
                  <c:v>578</c:v>
                </c:pt>
                <c:pt idx="1">
                  <c:v>8450</c:v>
                </c:pt>
                <c:pt idx="2">
                  <c:v>13122</c:v>
                </c:pt>
                <c:pt idx="3">
                  <c:v>18818</c:v>
                </c:pt>
                <c:pt idx="4">
                  <c:v>33282</c:v>
                </c:pt>
                <c:pt idx="5">
                  <c:v>132098</c:v>
                </c:pt>
              </c:numCache>
            </c:numRef>
          </c:cat>
          <c:val>
            <c:numRef>
              <c:f>'Q8-Col'!$F$146:$F$151</c:f>
              <c:numCache>
                <c:formatCode>0.00</c:formatCode>
                <c:ptCount val="6"/>
                <c:pt idx="0">
                  <c:v>1.8043478260869592</c:v>
                </c:pt>
                <c:pt idx="1">
                  <c:v>3.9055793991416308</c:v>
                </c:pt>
                <c:pt idx="2">
                  <c:v>4.0092024539877373</c:v>
                </c:pt>
                <c:pt idx="3">
                  <c:v>4.0873671782762697</c:v>
                </c:pt>
                <c:pt idx="4">
                  <c:v>0.63853830349280893</c:v>
                </c:pt>
                <c:pt idx="5">
                  <c:v>0.79334352182034185</c:v>
                </c:pt>
              </c:numCache>
            </c:numRef>
          </c:val>
        </c:ser>
        <c:ser>
          <c:idx val="5"/>
          <c:order val="5"/>
          <c:tx>
            <c:strRef>
              <c:f>'Q8-Col'!$G$123</c:f>
              <c:strCache>
                <c:ptCount val="1"/>
                <c:pt idx="0">
                  <c:v>CPU_4</c:v>
                </c:pt>
              </c:strCache>
            </c:strRef>
          </c:tx>
          <c:cat>
            <c:numRef>
              <c:f>'Q8-Col'!$A$146:$A$151</c:f>
              <c:numCache>
                <c:formatCode>General</c:formatCode>
                <c:ptCount val="6"/>
                <c:pt idx="0">
                  <c:v>578</c:v>
                </c:pt>
                <c:pt idx="1">
                  <c:v>8450</c:v>
                </c:pt>
                <c:pt idx="2">
                  <c:v>13122</c:v>
                </c:pt>
                <c:pt idx="3">
                  <c:v>18818</c:v>
                </c:pt>
                <c:pt idx="4">
                  <c:v>33282</c:v>
                </c:pt>
                <c:pt idx="5">
                  <c:v>132098</c:v>
                </c:pt>
              </c:numCache>
            </c:numRef>
          </c:cat>
          <c:val>
            <c:numRef>
              <c:f>'Q8-Col'!$G$146:$G$151</c:f>
              <c:numCache>
                <c:formatCode>0.00</c:formatCode>
                <c:ptCount val="6"/>
                <c:pt idx="0">
                  <c:v>1.9761904761904763</c:v>
                </c:pt>
                <c:pt idx="1">
                  <c:v>2.5277777777777852</c:v>
                </c:pt>
                <c:pt idx="2">
                  <c:v>2.267129228100615</c:v>
                </c:pt>
                <c:pt idx="3">
                  <c:v>1.9548277809147381</c:v>
                </c:pt>
                <c:pt idx="4">
                  <c:v>0.40414267137284177</c:v>
                </c:pt>
                <c:pt idx="5">
                  <c:v>0.59251743817374758</c:v>
                </c:pt>
              </c:numCache>
            </c:numRef>
          </c:val>
        </c:ser>
        <c:ser>
          <c:idx val="6"/>
          <c:order val="6"/>
          <c:tx>
            <c:strRef>
              <c:f>'Q8-Col'!$H$123</c:f>
              <c:strCache>
                <c:ptCount val="1"/>
                <c:pt idx="0">
                  <c:v>CPU_8</c:v>
                </c:pt>
              </c:strCache>
            </c:strRef>
          </c:tx>
          <c:cat>
            <c:numRef>
              <c:f>'Q8-Col'!$A$146:$A$151</c:f>
              <c:numCache>
                <c:formatCode>General</c:formatCode>
                <c:ptCount val="6"/>
                <c:pt idx="0">
                  <c:v>578</c:v>
                </c:pt>
                <c:pt idx="1">
                  <c:v>8450</c:v>
                </c:pt>
                <c:pt idx="2">
                  <c:v>13122</c:v>
                </c:pt>
                <c:pt idx="3">
                  <c:v>18818</c:v>
                </c:pt>
                <c:pt idx="4">
                  <c:v>33282</c:v>
                </c:pt>
                <c:pt idx="5">
                  <c:v>132098</c:v>
                </c:pt>
              </c:numCache>
            </c:numRef>
          </c:cat>
          <c:val>
            <c:numRef>
              <c:f>'Q8-Col'!$H$146:$H$151</c:f>
              <c:numCache>
                <c:formatCode>0.00</c:formatCode>
                <c:ptCount val="6"/>
                <c:pt idx="0">
                  <c:v>1.4561403508771913</c:v>
                </c:pt>
                <c:pt idx="1">
                  <c:v>2.2007255139056832</c:v>
                </c:pt>
                <c:pt idx="2">
                  <c:v>2.0729579698651825</c:v>
                </c:pt>
                <c:pt idx="3">
                  <c:v>1.9471316085489314</c:v>
                </c:pt>
                <c:pt idx="4">
                  <c:v>0.38903791130186066</c:v>
                </c:pt>
                <c:pt idx="5">
                  <c:v>0.566131475310513</c:v>
                </c:pt>
              </c:numCache>
            </c:numRef>
          </c:val>
        </c:ser>
        <c:marker val="1"/>
        <c:axId val="105441920"/>
        <c:axId val="105529728"/>
      </c:lineChart>
      <c:dateAx>
        <c:axId val="105441920"/>
        <c:scaling>
          <c:orientation val="minMax"/>
        </c:scaling>
        <c:axPos val="b"/>
        <c:numFmt formatCode="General" sourceLinked="1"/>
        <c:tickLblPos val="nextTo"/>
        <c:crossAx val="105529728"/>
        <c:crosses val="autoZero"/>
        <c:lblOffset val="100"/>
        <c:baseTimeUnit val="years"/>
      </c:dateAx>
      <c:valAx>
        <c:axId val="105529728"/>
        <c:scaling>
          <c:orientation val="minMax"/>
        </c:scaling>
        <c:axPos val="l"/>
        <c:majorGridlines/>
        <c:numFmt formatCode="0.00" sourceLinked="1"/>
        <c:tickLblPos val="nextTo"/>
        <c:crossAx val="105441920"/>
        <c:crosses val="autoZero"/>
        <c:crossBetween val="midCat"/>
      </c:valAx>
      <c:spPr>
        <a:noFill/>
        <a:ln w="25400">
          <a:noFill/>
        </a:ln>
      </c:spPr>
    </c:plotArea>
    <c:legend>
      <c:legendPos val="b"/>
    </c:legend>
    <c:plotVisOnly val="1"/>
    <c:dispBlanksAs val="gap"/>
  </c:chart>
  <c:externalData r:id="rId1"/>
</c:chartSpace>
</file>

<file path=word/charts/chart66.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Speedup - Q8 - EIG - No </a:t>
            </a:r>
            <a:r>
              <a:rPr lang="pt-BR"/>
              <a:t>Coloring - 2GPts</a:t>
            </a:r>
          </a:p>
        </c:rich>
      </c:tx>
    </c:title>
    <c:plotArea>
      <c:layout/>
      <c:lineChart>
        <c:grouping val="standard"/>
        <c:ser>
          <c:idx val="0"/>
          <c:order val="0"/>
          <c:tx>
            <c:strRef>
              <c:f>'Q8-NoCol'!$B$123</c:f>
              <c:strCache>
                <c:ptCount val="1"/>
                <c:pt idx="0">
                  <c:v>GPU_1</c:v>
                </c:pt>
              </c:strCache>
            </c:strRef>
          </c:tx>
          <c:cat>
            <c:numRef>
              <c:f>'Q8-NoCol'!$A$146:$A$151</c:f>
              <c:numCache>
                <c:formatCode>General</c:formatCode>
                <c:ptCount val="6"/>
                <c:pt idx="0">
                  <c:v>578</c:v>
                </c:pt>
                <c:pt idx="1">
                  <c:v>8450</c:v>
                </c:pt>
                <c:pt idx="2">
                  <c:v>13122</c:v>
                </c:pt>
                <c:pt idx="3">
                  <c:v>18818</c:v>
                </c:pt>
                <c:pt idx="4">
                  <c:v>33282</c:v>
                </c:pt>
                <c:pt idx="5">
                  <c:v>132098</c:v>
                </c:pt>
              </c:numCache>
            </c:numRef>
          </c:cat>
          <c:val>
            <c:numRef>
              <c:f>'Q8-NoCol'!$B$146:$B$151</c:f>
              <c:numCache>
                <c:formatCode>0.00</c:formatCode>
                <c:ptCount val="6"/>
                <c:pt idx="0">
                  <c:v>7.5454545454545459</c:v>
                </c:pt>
                <c:pt idx="1">
                  <c:v>30.847457627118679</c:v>
                </c:pt>
                <c:pt idx="2">
                  <c:v>33.512820512820504</c:v>
                </c:pt>
                <c:pt idx="3">
                  <c:v>36.442105263157913</c:v>
                </c:pt>
                <c:pt idx="4">
                  <c:v>10.987373737373721</c:v>
                </c:pt>
                <c:pt idx="5">
                  <c:v>4.7819856704196475</c:v>
                </c:pt>
              </c:numCache>
            </c:numRef>
          </c:val>
        </c:ser>
        <c:ser>
          <c:idx val="1"/>
          <c:order val="1"/>
          <c:tx>
            <c:strRef>
              <c:f>'Q8-NoCol'!$C$123</c:f>
              <c:strCache>
                <c:ptCount val="1"/>
                <c:pt idx="0">
                  <c:v>GPU_2</c:v>
                </c:pt>
              </c:strCache>
            </c:strRef>
          </c:tx>
          <c:cat>
            <c:numRef>
              <c:f>'Q8-NoCol'!$A$146:$A$151</c:f>
              <c:numCache>
                <c:formatCode>General</c:formatCode>
                <c:ptCount val="6"/>
                <c:pt idx="0">
                  <c:v>578</c:v>
                </c:pt>
                <c:pt idx="1">
                  <c:v>8450</c:v>
                </c:pt>
                <c:pt idx="2">
                  <c:v>13122</c:v>
                </c:pt>
                <c:pt idx="3">
                  <c:v>18818</c:v>
                </c:pt>
                <c:pt idx="4">
                  <c:v>33282</c:v>
                </c:pt>
                <c:pt idx="5">
                  <c:v>132098</c:v>
                </c:pt>
              </c:numCache>
            </c:numRef>
          </c:cat>
          <c:val>
            <c:numRef>
              <c:f>'Q8-NoCol'!$C$146:$C$151</c:f>
              <c:numCache>
                <c:formatCode>0.00</c:formatCode>
                <c:ptCount val="6"/>
                <c:pt idx="0">
                  <c:v>6.384615384615385</c:v>
                </c:pt>
                <c:pt idx="1">
                  <c:v>23.037974683544331</c:v>
                </c:pt>
                <c:pt idx="2">
                  <c:v>24.20370370370367</c:v>
                </c:pt>
                <c:pt idx="3">
                  <c:v>26.837209302325583</c:v>
                </c:pt>
                <c:pt idx="4">
                  <c:v>10.58637469586375</c:v>
                </c:pt>
                <c:pt idx="5">
                  <c:v>5.8109452736318365</c:v>
                </c:pt>
              </c:numCache>
            </c:numRef>
          </c:val>
        </c:ser>
        <c:ser>
          <c:idx val="2"/>
          <c:order val="2"/>
          <c:tx>
            <c:strRef>
              <c:f>'Q8-NoCol'!$D$123</c:f>
              <c:strCache>
                <c:ptCount val="1"/>
                <c:pt idx="0">
                  <c:v>GPU_4</c:v>
                </c:pt>
              </c:strCache>
            </c:strRef>
          </c:tx>
          <c:cat>
            <c:numRef>
              <c:f>'Q8-NoCol'!$A$146:$A$151</c:f>
              <c:numCache>
                <c:formatCode>General</c:formatCode>
                <c:ptCount val="6"/>
                <c:pt idx="0">
                  <c:v>578</c:v>
                </c:pt>
                <c:pt idx="1">
                  <c:v>8450</c:v>
                </c:pt>
                <c:pt idx="2">
                  <c:v>13122</c:v>
                </c:pt>
                <c:pt idx="3">
                  <c:v>18818</c:v>
                </c:pt>
                <c:pt idx="4">
                  <c:v>33282</c:v>
                </c:pt>
                <c:pt idx="5">
                  <c:v>132098</c:v>
                </c:pt>
              </c:numCache>
            </c:numRef>
          </c:cat>
          <c:val>
            <c:numRef>
              <c:f>'Q8-NoCol'!$D$146:$D$151</c:f>
              <c:numCache>
                <c:formatCode>0.00</c:formatCode>
                <c:ptCount val="6"/>
                <c:pt idx="0">
                  <c:v>5.5333333333333439</c:v>
                </c:pt>
                <c:pt idx="1">
                  <c:v>20.91954022988503</c:v>
                </c:pt>
                <c:pt idx="2">
                  <c:v>22.53448275862069</c:v>
                </c:pt>
                <c:pt idx="3">
                  <c:v>25.086956521739129</c:v>
                </c:pt>
                <c:pt idx="4">
                  <c:v>10.025345622119815</c:v>
                </c:pt>
                <c:pt idx="5">
                  <c:v>5.7184822521419765</c:v>
                </c:pt>
              </c:numCache>
            </c:numRef>
          </c:val>
        </c:ser>
        <c:ser>
          <c:idx val="3"/>
          <c:order val="3"/>
          <c:tx>
            <c:strRef>
              <c:f>'Q8-NoCol'!$E$123</c:f>
              <c:strCache>
                <c:ptCount val="1"/>
                <c:pt idx="0">
                  <c:v>GPU_8</c:v>
                </c:pt>
              </c:strCache>
            </c:strRef>
          </c:tx>
          <c:cat>
            <c:numRef>
              <c:f>'Q8-NoCol'!$A$146:$A$151</c:f>
              <c:numCache>
                <c:formatCode>General</c:formatCode>
                <c:ptCount val="6"/>
                <c:pt idx="0">
                  <c:v>578</c:v>
                </c:pt>
                <c:pt idx="1">
                  <c:v>8450</c:v>
                </c:pt>
                <c:pt idx="2">
                  <c:v>13122</c:v>
                </c:pt>
                <c:pt idx="3">
                  <c:v>18818</c:v>
                </c:pt>
                <c:pt idx="4">
                  <c:v>33282</c:v>
                </c:pt>
                <c:pt idx="5">
                  <c:v>132098</c:v>
                </c:pt>
              </c:numCache>
            </c:numRef>
          </c:cat>
          <c:val>
            <c:numRef>
              <c:f>'Q8-NoCol'!$E$146:$E$151</c:f>
              <c:numCache>
                <c:formatCode>0.00</c:formatCode>
                <c:ptCount val="6"/>
                <c:pt idx="0">
                  <c:v>5.9285714285714288</c:v>
                </c:pt>
                <c:pt idx="1">
                  <c:v>17.669902912621328</c:v>
                </c:pt>
                <c:pt idx="2">
                  <c:v>20.746031746031729</c:v>
                </c:pt>
                <c:pt idx="3">
                  <c:v>22.192307692307686</c:v>
                </c:pt>
                <c:pt idx="4">
                  <c:v>10.189695550351303</c:v>
                </c:pt>
                <c:pt idx="5">
                  <c:v>5.8290704928259505</c:v>
                </c:pt>
              </c:numCache>
            </c:numRef>
          </c:val>
        </c:ser>
        <c:ser>
          <c:idx val="4"/>
          <c:order val="4"/>
          <c:tx>
            <c:strRef>
              <c:f>'Q8-NoCol'!$F$123</c:f>
              <c:strCache>
                <c:ptCount val="1"/>
                <c:pt idx="0">
                  <c:v>CPU_2</c:v>
                </c:pt>
              </c:strCache>
            </c:strRef>
          </c:tx>
          <c:cat>
            <c:numRef>
              <c:f>'Q8-NoCol'!$A$146:$A$151</c:f>
              <c:numCache>
                <c:formatCode>General</c:formatCode>
                <c:ptCount val="6"/>
                <c:pt idx="0">
                  <c:v>578</c:v>
                </c:pt>
                <c:pt idx="1">
                  <c:v>8450</c:v>
                </c:pt>
                <c:pt idx="2">
                  <c:v>13122</c:v>
                </c:pt>
                <c:pt idx="3">
                  <c:v>18818</c:v>
                </c:pt>
                <c:pt idx="4">
                  <c:v>33282</c:v>
                </c:pt>
                <c:pt idx="5">
                  <c:v>132098</c:v>
                </c:pt>
              </c:numCache>
            </c:numRef>
          </c:cat>
          <c:val>
            <c:numRef>
              <c:f>'Q8-NoCol'!$F$146:$F$151</c:f>
              <c:numCache>
                <c:formatCode>0.00</c:formatCode>
                <c:ptCount val="6"/>
                <c:pt idx="0">
                  <c:v>1.7659574468085124</c:v>
                </c:pt>
                <c:pt idx="1">
                  <c:v>3.9139784946236515</c:v>
                </c:pt>
                <c:pt idx="2">
                  <c:v>4.0401854714064784</c:v>
                </c:pt>
                <c:pt idx="3">
                  <c:v>4.0921985815602842</c:v>
                </c:pt>
                <c:pt idx="4">
                  <c:v>0.68964970676811077</c:v>
                </c:pt>
                <c:pt idx="5">
                  <c:v>0.8135829342620805</c:v>
                </c:pt>
              </c:numCache>
            </c:numRef>
          </c:val>
        </c:ser>
        <c:ser>
          <c:idx val="5"/>
          <c:order val="5"/>
          <c:tx>
            <c:strRef>
              <c:f>'Q8-NoCol'!$G$123</c:f>
              <c:strCache>
                <c:ptCount val="1"/>
                <c:pt idx="0">
                  <c:v>CPU_4</c:v>
                </c:pt>
              </c:strCache>
            </c:strRef>
          </c:tx>
          <c:cat>
            <c:numRef>
              <c:f>'Q8-NoCol'!$A$146:$A$151</c:f>
              <c:numCache>
                <c:formatCode>General</c:formatCode>
                <c:ptCount val="6"/>
                <c:pt idx="0">
                  <c:v>578</c:v>
                </c:pt>
                <c:pt idx="1">
                  <c:v>8450</c:v>
                </c:pt>
                <c:pt idx="2">
                  <c:v>13122</c:v>
                </c:pt>
                <c:pt idx="3">
                  <c:v>18818</c:v>
                </c:pt>
                <c:pt idx="4">
                  <c:v>33282</c:v>
                </c:pt>
                <c:pt idx="5">
                  <c:v>132098</c:v>
                </c:pt>
              </c:numCache>
            </c:numRef>
          </c:cat>
          <c:val>
            <c:numRef>
              <c:f>'Q8-NoCol'!$G$146:$G$151</c:f>
              <c:numCache>
                <c:formatCode>0.00</c:formatCode>
                <c:ptCount val="6"/>
                <c:pt idx="0">
                  <c:v>1.9302325581395361</c:v>
                </c:pt>
                <c:pt idx="1">
                  <c:v>2.8571428571428572</c:v>
                </c:pt>
                <c:pt idx="2">
                  <c:v>2.5984095427435392</c:v>
                </c:pt>
                <c:pt idx="3">
                  <c:v>2.2364341085271353</c:v>
                </c:pt>
                <c:pt idx="4">
                  <c:v>0.5854413347685683</c:v>
                </c:pt>
                <c:pt idx="5">
                  <c:v>0.75046181029636161</c:v>
                </c:pt>
              </c:numCache>
            </c:numRef>
          </c:val>
        </c:ser>
        <c:ser>
          <c:idx val="6"/>
          <c:order val="6"/>
          <c:tx>
            <c:strRef>
              <c:f>'Q8-NoCol'!$H$123</c:f>
              <c:strCache>
                <c:ptCount val="1"/>
                <c:pt idx="0">
                  <c:v>CPU_8</c:v>
                </c:pt>
              </c:strCache>
            </c:strRef>
          </c:tx>
          <c:cat>
            <c:numRef>
              <c:f>'Q8-NoCol'!$A$146:$A$151</c:f>
              <c:numCache>
                <c:formatCode>General</c:formatCode>
                <c:ptCount val="6"/>
                <c:pt idx="0">
                  <c:v>578</c:v>
                </c:pt>
                <c:pt idx="1">
                  <c:v>8450</c:v>
                </c:pt>
                <c:pt idx="2">
                  <c:v>13122</c:v>
                </c:pt>
                <c:pt idx="3">
                  <c:v>18818</c:v>
                </c:pt>
                <c:pt idx="4">
                  <c:v>33282</c:v>
                </c:pt>
                <c:pt idx="5">
                  <c:v>132098</c:v>
                </c:pt>
              </c:numCache>
            </c:numRef>
          </c:cat>
          <c:val>
            <c:numRef>
              <c:f>'Q8-NoCol'!$H$146:$H$151</c:f>
              <c:numCache>
                <c:formatCode>0.00</c:formatCode>
                <c:ptCount val="6"/>
                <c:pt idx="0">
                  <c:v>1.7291666666666659</c:v>
                </c:pt>
                <c:pt idx="1">
                  <c:v>2.1261682242990627</c:v>
                </c:pt>
                <c:pt idx="2">
                  <c:v>2.1747088186356072</c:v>
                </c:pt>
                <c:pt idx="3">
                  <c:v>1.9942396313364061</c:v>
                </c:pt>
                <c:pt idx="4">
                  <c:v>0.42938912464225865</c:v>
                </c:pt>
                <c:pt idx="5">
                  <c:v>0.61983416252072965</c:v>
                </c:pt>
              </c:numCache>
            </c:numRef>
          </c:val>
        </c:ser>
        <c:marker val="1"/>
        <c:axId val="105595648"/>
        <c:axId val="105597184"/>
      </c:lineChart>
      <c:dateAx>
        <c:axId val="105595648"/>
        <c:scaling>
          <c:orientation val="minMax"/>
        </c:scaling>
        <c:axPos val="b"/>
        <c:numFmt formatCode="General" sourceLinked="1"/>
        <c:tickLblPos val="nextTo"/>
        <c:crossAx val="105597184"/>
        <c:crosses val="autoZero"/>
        <c:lblOffset val="100"/>
        <c:baseTimeUnit val="years"/>
      </c:dateAx>
      <c:valAx>
        <c:axId val="105597184"/>
        <c:scaling>
          <c:orientation val="minMax"/>
        </c:scaling>
        <c:axPos val="l"/>
        <c:majorGridlines/>
        <c:numFmt formatCode="0.00" sourceLinked="1"/>
        <c:tickLblPos val="nextTo"/>
        <c:crossAx val="105595648"/>
        <c:crosses val="autoZero"/>
        <c:crossBetween val="midCat"/>
      </c:valAx>
      <c:spPr>
        <a:noFill/>
        <a:ln w="25400">
          <a:noFill/>
        </a:ln>
      </c:spPr>
    </c:plotArea>
    <c:legend>
      <c:legendPos val="b"/>
    </c:legend>
    <c:plotVisOnly val="1"/>
    <c:dispBlanksAs val="gap"/>
  </c:chart>
  <c:externalData r:id="rId1"/>
</c:chartSpace>
</file>

<file path=word/charts/chart67.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Speedup - Q8 - CSR - </a:t>
            </a:r>
            <a:r>
              <a:rPr lang="pt-BR"/>
              <a:t>Coloring - 3GPts</a:t>
            </a:r>
          </a:p>
        </c:rich>
      </c:tx>
    </c:title>
    <c:plotArea>
      <c:layout/>
      <c:lineChart>
        <c:grouping val="standard"/>
        <c:ser>
          <c:idx val="0"/>
          <c:order val="0"/>
          <c:tx>
            <c:strRef>
              <c:f>'Q8-Col'!$J$123</c:f>
              <c:strCache>
                <c:ptCount val="1"/>
                <c:pt idx="0">
                  <c:v>GPU_1</c:v>
                </c:pt>
              </c:strCache>
            </c:strRef>
          </c:tx>
          <c:cat>
            <c:numRef>
              <c:f>'Q8-Col'!$I$124:$I$129</c:f>
              <c:numCache>
                <c:formatCode>General</c:formatCode>
                <c:ptCount val="6"/>
                <c:pt idx="0">
                  <c:v>1666</c:v>
                </c:pt>
                <c:pt idx="1">
                  <c:v>14210</c:v>
                </c:pt>
                <c:pt idx="2">
                  <c:v>19266</c:v>
                </c:pt>
                <c:pt idx="3">
                  <c:v>25090</c:v>
                </c:pt>
                <c:pt idx="4">
                  <c:v>99330</c:v>
                </c:pt>
                <c:pt idx="5">
                  <c:v>395266</c:v>
                </c:pt>
              </c:numCache>
            </c:numRef>
          </c:cat>
          <c:val>
            <c:numRef>
              <c:f>'Q8-Col'!$J$124:$J$129</c:f>
              <c:numCache>
                <c:formatCode>0.00</c:formatCode>
                <c:ptCount val="6"/>
                <c:pt idx="0">
                  <c:v>0.15625000000000025</c:v>
                </c:pt>
                <c:pt idx="1">
                  <c:v>2.5974025974025992</c:v>
                </c:pt>
                <c:pt idx="2">
                  <c:v>2.09</c:v>
                </c:pt>
                <c:pt idx="3">
                  <c:v>1.9857142857142858</c:v>
                </c:pt>
                <c:pt idx="4">
                  <c:v>2.2789256198347108</c:v>
                </c:pt>
                <c:pt idx="5">
                  <c:v>2.1159631246967447</c:v>
                </c:pt>
              </c:numCache>
            </c:numRef>
          </c:val>
        </c:ser>
        <c:ser>
          <c:idx val="1"/>
          <c:order val="1"/>
          <c:tx>
            <c:strRef>
              <c:f>'Q8-Col'!$K$123</c:f>
              <c:strCache>
                <c:ptCount val="1"/>
                <c:pt idx="0">
                  <c:v>GPU_2</c:v>
                </c:pt>
              </c:strCache>
            </c:strRef>
          </c:tx>
          <c:cat>
            <c:numRef>
              <c:f>'Q8-Col'!$I$124:$I$129</c:f>
              <c:numCache>
                <c:formatCode>General</c:formatCode>
                <c:ptCount val="6"/>
                <c:pt idx="0">
                  <c:v>1666</c:v>
                </c:pt>
                <c:pt idx="1">
                  <c:v>14210</c:v>
                </c:pt>
                <c:pt idx="2">
                  <c:v>19266</c:v>
                </c:pt>
                <c:pt idx="3">
                  <c:v>25090</c:v>
                </c:pt>
                <c:pt idx="4">
                  <c:v>99330</c:v>
                </c:pt>
                <c:pt idx="5">
                  <c:v>395266</c:v>
                </c:pt>
              </c:numCache>
            </c:numRef>
          </c:cat>
          <c:val>
            <c:numRef>
              <c:f>'Q8-Col'!$K$124:$K$129</c:f>
              <c:numCache>
                <c:formatCode>0.00</c:formatCode>
                <c:ptCount val="6"/>
                <c:pt idx="0">
                  <c:v>1.0714285714285721</c:v>
                </c:pt>
                <c:pt idx="1">
                  <c:v>2.5</c:v>
                </c:pt>
                <c:pt idx="2">
                  <c:v>1.7711864406779658</c:v>
                </c:pt>
                <c:pt idx="3">
                  <c:v>1.9041095890410979</c:v>
                </c:pt>
                <c:pt idx="4">
                  <c:v>2.2464358452138478</c:v>
                </c:pt>
                <c:pt idx="5">
                  <c:v>2.2159552845528427</c:v>
                </c:pt>
              </c:numCache>
            </c:numRef>
          </c:val>
        </c:ser>
        <c:ser>
          <c:idx val="2"/>
          <c:order val="2"/>
          <c:tx>
            <c:strRef>
              <c:f>'Q8-Col'!$L$123</c:f>
              <c:strCache>
                <c:ptCount val="1"/>
                <c:pt idx="0">
                  <c:v>GPU_4</c:v>
                </c:pt>
              </c:strCache>
            </c:strRef>
          </c:tx>
          <c:cat>
            <c:numRef>
              <c:f>'Q8-Col'!$I$124:$I$129</c:f>
              <c:numCache>
                <c:formatCode>General</c:formatCode>
                <c:ptCount val="6"/>
                <c:pt idx="0">
                  <c:v>1666</c:v>
                </c:pt>
                <c:pt idx="1">
                  <c:v>14210</c:v>
                </c:pt>
                <c:pt idx="2">
                  <c:v>19266</c:v>
                </c:pt>
                <c:pt idx="3">
                  <c:v>25090</c:v>
                </c:pt>
                <c:pt idx="4">
                  <c:v>99330</c:v>
                </c:pt>
                <c:pt idx="5">
                  <c:v>395266</c:v>
                </c:pt>
              </c:numCache>
            </c:numRef>
          </c:cat>
          <c:val>
            <c:numRef>
              <c:f>'Q8-Col'!$L$124:$L$129</c:f>
              <c:numCache>
                <c:formatCode>0.00</c:formatCode>
                <c:ptCount val="6"/>
                <c:pt idx="0">
                  <c:v>1</c:v>
                </c:pt>
                <c:pt idx="1">
                  <c:v>1.980198019801982</c:v>
                </c:pt>
                <c:pt idx="2">
                  <c:v>1.5714285714285721</c:v>
                </c:pt>
                <c:pt idx="3">
                  <c:v>1.5795454545454548</c:v>
                </c:pt>
                <c:pt idx="4">
                  <c:v>2.1293436293436248</c:v>
                </c:pt>
                <c:pt idx="5">
                  <c:v>2.2525826446280988</c:v>
                </c:pt>
              </c:numCache>
            </c:numRef>
          </c:val>
        </c:ser>
        <c:ser>
          <c:idx val="3"/>
          <c:order val="3"/>
          <c:tx>
            <c:strRef>
              <c:f>'Q8-Col'!$M$123</c:f>
              <c:strCache>
                <c:ptCount val="1"/>
                <c:pt idx="0">
                  <c:v>GPU_8</c:v>
                </c:pt>
              </c:strCache>
            </c:strRef>
          </c:tx>
          <c:cat>
            <c:numRef>
              <c:f>'Q8-Col'!$I$124:$I$129</c:f>
              <c:numCache>
                <c:formatCode>General</c:formatCode>
                <c:ptCount val="6"/>
                <c:pt idx="0">
                  <c:v>1666</c:v>
                </c:pt>
                <c:pt idx="1">
                  <c:v>14210</c:v>
                </c:pt>
                <c:pt idx="2">
                  <c:v>19266</c:v>
                </c:pt>
                <c:pt idx="3">
                  <c:v>25090</c:v>
                </c:pt>
                <c:pt idx="4">
                  <c:v>99330</c:v>
                </c:pt>
                <c:pt idx="5">
                  <c:v>395266</c:v>
                </c:pt>
              </c:numCache>
            </c:numRef>
          </c:cat>
          <c:val>
            <c:numRef>
              <c:f>'Q8-Col'!$M$124:$M$129</c:f>
              <c:numCache>
                <c:formatCode>0.00</c:formatCode>
                <c:ptCount val="6"/>
                <c:pt idx="0">
                  <c:v>1</c:v>
                </c:pt>
                <c:pt idx="1">
                  <c:v>1.8181818181818183</c:v>
                </c:pt>
                <c:pt idx="2">
                  <c:v>1.4217687074829892</c:v>
                </c:pt>
                <c:pt idx="3">
                  <c:v>1.5359116022099415</c:v>
                </c:pt>
                <c:pt idx="4">
                  <c:v>2.1089866156787762</c:v>
                </c:pt>
                <c:pt idx="5">
                  <c:v>2.2433127572016547</c:v>
                </c:pt>
              </c:numCache>
            </c:numRef>
          </c:val>
        </c:ser>
        <c:ser>
          <c:idx val="4"/>
          <c:order val="4"/>
          <c:tx>
            <c:strRef>
              <c:f>'Q8-Col'!$N$123</c:f>
              <c:strCache>
                <c:ptCount val="1"/>
                <c:pt idx="0">
                  <c:v>CPU_2</c:v>
                </c:pt>
              </c:strCache>
            </c:strRef>
          </c:tx>
          <c:cat>
            <c:numRef>
              <c:f>'Q8-Col'!$I$124:$I$129</c:f>
              <c:numCache>
                <c:formatCode>General</c:formatCode>
                <c:ptCount val="6"/>
                <c:pt idx="0">
                  <c:v>1666</c:v>
                </c:pt>
                <c:pt idx="1">
                  <c:v>14210</c:v>
                </c:pt>
                <c:pt idx="2">
                  <c:v>19266</c:v>
                </c:pt>
                <c:pt idx="3">
                  <c:v>25090</c:v>
                </c:pt>
                <c:pt idx="4">
                  <c:v>99330</c:v>
                </c:pt>
                <c:pt idx="5">
                  <c:v>395266</c:v>
                </c:pt>
              </c:numCache>
            </c:numRef>
          </c:cat>
          <c:val>
            <c:numRef>
              <c:f>'Q8-Col'!$N$124:$N$129</c:f>
              <c:numCache>
                <c:formatCode>0.00</c:formatCode>
                <c:ptCount val="6"/>
                <c:pt idx="0">
                  <c:v>1.5</c:v>
                </c:pt>
                <c:pt idx="1">
                  <c:v>1.9417475728155362</c:v>
                </c:pt>
                <c:pt idx="2">
                  <c:v>1.5255474452554738</c:v>
                </c:pt>
                <c:pt idx="3">
                  <c:v>1.6646706586826348</c:v>
                </c:pt>
                <c:pt idx="4">
                  <c:v>1.428756476683938</c:v>
                </c:pt>
                <c:pt idx="5">
                  <c:v>1.5037931034482759</c:v>
                </c:pt>
              </c:numCache>
            </c:numRef>
          </c:val>
        </c:ser>
        <c:ser>
          <c:idx val="5"/>
          <c:order val="5"/>
          <c:tx>
            <c:strRef>
              <c:f>'Q8-Col'!$O$123</c:f>
              <c:strCache>
                <c:ptCount val="1"/>
                <c:pt idx="0">
                  <c:v>CPU_4</c:v>
                </c:pt>
              </c:strCache>
            </c:strRef>
          </c:tx>
          <c:cat>
            <c:numRef>
              <c:f>'Q8-Col'!$I$124:$I$129</c:f>
              <c:numCache>
                <c:formatCode>General</c:formatCode>
                <c:ptCount val="6"/>
                <c:pt idx="0">
                  <c:v>1666</c:v>
                </c:pt>
                <c:pt idx="1">
                  <c:v>14210</c:v>
                </c:pt>
                <c:pt idx="2">
                  <c:v>19266</c:v>
                </c:pt>
                <c:pt idx="3">
                  <c:v>25090</c:v>
                </c:pt>
                <c:pt idx="4">
                  <c:v>99330</c:v>
                </c:pt>
                <c:pt idx="5">
                  <c:v>395266</c:v>
                </c:pt>
              </c:numCache>
            </c:numRef>
          </c:cat>
          <c:val>
            <c:numRef>
              <c:f>'Q8-Col'!$O$124:$O$129</c:f>
              <c:numCache>
                <c:formatCode>0.00</c:formatCode>
                <c:ptCount val="6"/>
                <c:pt idx="0">
                  <c:v>1.5</c:v>
                </c:pt>
                <c:pt idx="1">
                  <c:v>2.1505376344086025</c:v>
                </c:pt>
                <c:pt idx="2">
                  <c:v>1.7272727272727273</c:v>
                </c:pt>
                <c:pt idx="3">
                  <c:v>1.8410596026490058</c:v>
                </c:pt>
                <c:pt idx="4">
                  <c:v>1.658646616541354</c:v>
                </c:pt>
                <c:pt idx="5">
                  <c:v>1.7627324171382375</c:v>
                </c:pt>
              </c:numCache>
            </c:numRef>
          </c:val>
        </c:ser>
        <c:ser>
          <c:idx val="6"/>
          <c:order val="6"/>
          <c:tx>
            <c:strRef>
              <c:f>'Q8-Col'!$P$123</c:f>
              <c:strCache>
                <c:ptCount val="1"/>
                <c:pt idx="0">
                  <c:v>CPU_8</c:v>
                </c:pt>
              </c:strCache>
            </c:strRef>
          </c:tx>
          <c:cat>
            <c:numRef>
              <c:f>'Q8-Col'!$I$124:$I$129</c:f>
              <c:numCache>
                <c:formatCode>General</c:formatCode>
                <c:ptCount val="6"/>
                <c:pt idx="0">
                  <c:v>1666</c:v>
                </c:pt>
                <c:pt idx="1">
                  <c:v>14210</c:v>
                </c:pt>
                <c:pt idx="2">
                  <c:v>19266</c:v>
                </c:pt>
                <c:pt idx="3">
                  <c:v>25090</c:v>
                </c:pt>
                <c:pt idx="4">
                  <c:v>99330</c:v>
                </c:pt>
                <c:pt idx="5">
                  <c:v>395266</c:v>
                </c:pt>
              </c:numCache>
            </c:numRef>
          </c:cat>
          <c:val>
            <c:numRef>
              <c:f>'Q8-Col'!$P$124:$P$129</c:f>
              <c:numCache>
                <c:formatCode>0.00</c:formatCode>
                <c:ptCount val="6"/>
                <c:pt idx="0">
                  <c:v>1.363636363636364</c:v>
                </c:pt>
                <c:pt idx="1">
                  <c:v>2.083333333333337</c:v>
                </c:pt>
                <c:pt idx="2">
                  <c:v>1.5481481481481481</c:v>
                </c:pt>
                <c:pt idx="3">
                  <c:v>1.6449704142011841</c:v>
                </c:pt>
                <c:pt idx="4">
                  <c:v>1.7100775193798461</c:v>
                </c:pt>
                <c:pt idx="5">
                  <c:v>1.7196372239747633</c:v>
                </c:pt>
              </c:numCache>
            </c:numRef>
          </c:val>
        </c:ser>
        <c:marker val="1"/>
        <c:axId val="105675392"/>
        <c:axId val="105697664"/>
      </c:lineChart>
      <c:dateAx>
        <c:axId val="105675392"/>
        <c:scaling>
          <c:orientation val="minMax"/>
        </c:scaling>
        <c:axPos val="b"/>
        <c:numFmt formatCode="General" sourceLinked="1"/>
        <c:tickLblPos val="nextTo"/>
        <c:crossAx val="105697664"/>
        <c:crosses val="autoZero"/>
        <c:lblOffset val="100"/>
        <c:baseTimeUnit val="years"/>
      </c:dateAx>
      <c:valAx>
        <c:axId val="105697664"/>
        <c:scaling>
          <c:orientation val="minMax"/>
        </c:scaling>
        <c:axPos val="l"/>
        <c:majorGridlines/>
        <c:numFmt formatCode="0.00" sourceLinked="1"/>
        <c:tickLblPos val="nextTo"/>
        <c:crossAx val="105675392"/>
        <c:crosses val="autoZero"/>
        <c:crossBetween val="midCat"/>
      </c:valAx>
      <c:spPr>
        <a:noFill/>
        <a:ln w="25400">
          <a:noFill/>
        </a:ln>
      </c:spPr>
    </c:plotArea>
    <c:legend>
      <c:legendPos val="b"/>
    </c:legend>
    <c:plotVisOnly val="1"/>
    <c:dispBlanksAs val="gap"/>
  </c:chart>
  <c:externalData r:id="rId1"/>
</c:chartSpace>
</file>

<file path=word/charts/chart68.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Speedup - Q8 - CSR - No </a:t>
            </a:r>
            <a:r>
              <a:rPr lang="pt-BR"/>
              <a:t>Coloring - 3GPts</a:t>
            </a:r>
          </a:p>
        </c:rich>
      </c:tx>
    </c:title>
    <c:plotArea>
      <c:layout/>
      <c:lineChart>
        <c:grouping val="standard"/>
        <c:ser>
          <c:idx val="0"/>
          <c:order val="0"/>
          <c:tx>
            <c:strRef>
              <c:f>'Q8-NoCol'!$J$123</c:f>
              <c:strCache>
                <c:ptCount val="1"/>
                <c:pt idx="0">
                  <c:v>GPU_1</c:v>
                </c:pt>
              </c:strCache>
            </c:strRef>
          </c:tx>
          <c:cat>
            <c:numRef>
              <c:f>'Q8-NoCol'!$A$124:$A$129</c:f>
              <c:numCache>
                <c:formatCode>General</c:formatCode>
                <c:ptCount val="6"/>
                <c:pt idx="0">
                  <c:v>1666</c:v>
                </c:pt>
                <c:pt idx="1">
                  <c:v>14210</c:v>
                </c:pt>
                <c:pt idx="2">
                  <c:v>19266</c:v>
                </c:pt>
                <c:pt idx="3">
                  <c:v>25090</c:v>
                </c:pt>
                <c:pt idx="4">
                  <c:v>99330</c:v>
                </c:pt>
                <c:pt idx="5">
                  <c:v>395266</c:v>
                </c:pt>
              </c:numCache>
            </c:numRef>
          </c:cat>
          <c:val>
            <c:numRef>
              <c:f>'Q8-NoCol'!$J$124:$J$129</c:f>
              <c:numCache>
                <c:formatCode>0.00</c:formatCode>
                <c:ptCount val="6"/>
                <c:pt idx="0">
                  <c:v>1.153846153846154</c:v>
                </c:pt>
                <c:pt idx="1">
                  <c:v>2.1052631578947372</c:v>
                </c:pt>
                <c:pt idx="2">
                  <c:v>2.09</c:v>
                </c:pt>
                <c:pt idx="3">
                  <c:v>2.3760683760683721</c:v>
                </c:pt>
                <c:pt idx="4">
                  <c:v>2.2742268041237113</c:v>
                </c:pt>
                <c:pt idx="5">
                  <c:v>2.2832460732984288</c:v>
                </c:pt>
              </c:numCache>
            </c:numRef>
          </c:val>
        </c:ser>
        <c:ser>
          <c:idx val="1"/>
          <c:order val="1"/>
          <c:tx>
            <c:strRef>
              <c:f>'Q8-NoCol'!$K$123</c:f>
              <c:strCache>
                <c:ptCount val="1"/>
                <c:pt idx="0">
                  <c:v>GPU_2</c:v>
                </c:pt>
              </c:strCache>
            </c:strRef>
          </c:tx>
          <c:cat>
            <c:numRef>
              <c:f>'Q8-NoCol'!$A$124:$A$129</c:f>
              <c:numCache>
                <c:formatCode>General</c:formatCode>
                <c:ptCount val="6"/>
                <c:pt idx="0">
                  <c:v>1666</c:v>
                </c:pt>
                <c:pt idx="1">
                  <c:v>14210</c:v>
                </c:pt>
                <c:pt idx="2">
                  <c:v>19266</c:v>
                </c:pt>
                <c:pt idx="3">
                  <c:v>25090</c:v>
                </c:pt>
                <c:pt idx="4">
                  <c:v>99330</c:v>
                </c:pt>
                <c:pt idx="5">
                  <c:v>395266</c:v>
                </c:pt>
              </c:numCache>
            </c:numRef>
          </c:cat>
          <c:val>
            <c:numRef>
              <c:f>'Q8-NoCol'!$K$124:$K$129</c:f>
              <c:numCache>
                <c:formatCode>0.00</c:formatCode>
                <c:ptCount val="6"/>
                <c:pt idx="0">
                  <c:v>1.25</c:v>
                </c:pt>
                <c:pt idx="1">
                  <c:v>2.1739130434782608</c:v>
                </c:pt>
                <c:pt idx="2">
                  <c:v>1.7563025210084053</c:v>
                </c:pt>
                <c:pt idx="3">
                  <c:v>2.0592592592592567</c:v>
                </c:pt>
                <c:pt idx="4">
                  <c:v>2.2836438923395446</c:v>
                </c:pt>
                <c:pt idx="5">
                  <c:v>2.2749087115284299</c:v>
                </c:pt>
              </c:numCache>
            </c:numRef>
          </c:val>
        </c:ser>
        <c:ser>
          <c:idx val="2"/>
          <c:order val="2"/>
          <c:tx>
            <c:strRef>
              <c:f>'Q8-NoCol'!$L$123</c:f>
              <c:strCache>
                <c:ptCount val="1"/>
                <c:pt idx="0">
                  <c:v>GPU_4</c:v>
                </c:pt>
              </c:strCache>
            </c:strRef>
          </c:tx>
          <c:cat>
            <c:numRef>
              <c:f>'Q8-NoCol'!$A$124:$A$129</c:f>
              <c:numCache>
                <c:formatCode>General</c:formatCode>
                <c:ptCount val="6"/>
                <c:pt idx="0">
                  <c:v>1666</c:v>
                </c:pt>
                <c:pt idx="1">
                  <c:v>14210</c:v>
                </c:pt>
                <c:pt idx="2">
                  <c:v>19266</c:v>
                </c:pt>
                <c:pt idx="3">
                  <c:v>25090</c:v>
                </c:pt>
                <c:pt idx="4">
                  <c:v>99330</c:v>
                </c:pt>
                <c:pt idx="5">
                  <c:v>395266</c:v>
                </c:pt>
              </c:numCache>
            </c:numRef>
          </c:cat>
          <c:val>
            <c:numRef>
              <c:f>'Q8-NoCol'!$L$124:$L$129</c:f>
              <c:numCache>
                <c:formatCode>0.00</c:formatCode>
                <c:ptCount val="6"/>
                <c:pt idx="0">
                  <c:v>1</c:v>
                </c:pt>
                <c:pt idx="1">
                  <c:v>1.980198019801982</c:v>
                </c:pt>
                <c:pt idx="2">
                  <c:v>1.5597014925373109</c:v>
                </c:pt>
                <c:pt idx="3">
                  <c:v>1.7160493827160495</c:v>
                </c:pt>
                <c:pt idx="4">
                  <c:v>2.1669941060903777</c:v>
                </c:pt>
                <c:pt idx="5">
                  <c:v>2.1859649122807014</c:v>
                </c:pt>
              </c:numCache>
            </c:numRef>
          </c:val>
        </c:ser>
        <c:ser>
          <c:idx val="3"/>
          <c:order val="3"/>
          <c:tx>
            <c:strRef>
              <c:f>'Q8-NoCol'!$M$123</c:f>
              <c:strCache>
                <c:ptCount val="1"/>
                <c:pt idx="0">
                  <c:v>GPU_8</c:v>
                </c:pt>
              </c:strCache>
            </c:strRef>
          </c:tx>
          <c:cat>
            <c:numRef>
              <c:f>'Q8-NoCol'!$A$124:$A$129</c:f>
              <c:numCache>
                <c:formatCode>General</c:formatCode>
                <c:ptCount val="6"/>
                <c:pt idx="0">
                  <c:v>1666</c:v>
                </c:pt>
                <c:pt idx="1">
                  <c:v>14210</c:v>
                </c:pt>
                <c:pt idx="2">
                  <c:v>19266</c:v>
                </c:pt>
                <c:pt idx="3">
                  <c:v>25090</c:v>
                </c:pt>
                <c:pt idx="4">
                  <c:v>99330</c:v>
                </c:pt>
                <c:pt idx="5">
                  <c:v>395266</c:v>
                </c:pt>
              </c:numCache>
            </c:numRef>
          </c:cat>
          <c:val>
            <c:numRef>
              <c:f>'Q8-NoCol'!$M$124:$M$129</c:f>
              <c:numCache>
                <c:formatCode>0.00</c:formatCode>
                <c:ptCount val="6"/>
                <c:pt idx="0">
                  <c:v>0.88235294117646923</c:v>
                </c:pt>
                <c:pt idx="1">
                  <c:v>1.7543859649122844</c:v>
                </c:pt>
                <c:pt idx="2">
                  <c:v>1.4121621621621618</c:v>
                </c:pt>
                <c:pt idx="3">
                  <c:v>1.6257309941520468</c:v>
                </c:pt>
                <c:pt idx="4">
                  <c:v>2.0811320754717002</c:v>
                </c:pt>
                <c:pt idx="5">
                  <c:v>2.1664182811723802</c:v>
                </c:pt>
              </c:numCache>
            </c:numRef>
          </c:val>
        </c:ser>
        <c:ser>
          <c:idx val="4"/>
          <c:order val="4"/>
          <c:tx>
            <c:strRef>
              <c:f>'Q8-NoCol'!$N$123</c:f>
              <c:strCache>
                <c:ptCount val="1"/>
                <c:pt idx="0">
                  <c:v>CPU_2</c:v>
                </c:pt>
              </c:strCache>
            </c:strRef>
          </c:tx>
          <c:cat>
            <c:numRef>
              <c:f>'Q8-NoCol'!$A$124:$A$129</c:f>
              <c:numCache>
                <c:formatCode>General</c:formatCode>
                <c:ptCount val="6"/>
                <c:pt idx="0">
                  <c:v>1666</c:v>
                </c:pt>
                <c:pt idx="1">
                  <c:v>14210</c:v>
                </c:pt>
                <c:pt idx="2">
                  <c:v>19266</c:v>
                </c:pt>
                <c:pt idx="3">
                  <c:v>25090</c:v>
                </c:pt>
                <c:pt idx="4">
                  <c:v>99330</c:v>
                </c:pt>
                <c:pt idx="5">
                  <c:v>395266</c:v>
                </c:pt>
              </c:numCache>
            </c:numRef>
          </c:cat>
          <c:val>
            <c:numRef>
              <c:f>'Q8-NoCol'!$N$124:$N$129</c:f>
              <c:numCache>
                <c:formatCode>0.00</c:formatCode>
                <c:ptCount val="6"/>
                <c:pt idx="0">
                  <c:v>1.25</c:v>
                </c:pt>
                <c:pt idx="1">
                  <c:v>2.1276595744680837</c:v>
                </c:pt>
                <c:pt idx="2">
                  <c:v>1.6201550387596901</c:v>
                </c:pt>
                <c:pt idx="3">
                  <c:v>1.3900000000000001</c:v>
                </c:pt>
                <c:pt idx="4">
                  <c:v>1.5171939477303971</c:v>
                </c:pt>
                <c:pt idx="5">
                  <c:v>1.5006882312456984</c:v>
                </c:pt>
              </c:numCache>
            </c:numRef>
          </c:val>
        </c:ser>
        <c:ser>
          <c:idx val="5"/>
          <c:order val="5"/>
          <c:tx>
            <c:strRef>
              <c:f>'Q8-NoCol'!$O$123</c:f>
              <c:strCache>
                <c:ptCount val="1"/>
                <c:pt idx="0">
                  <c:v>CPU_4</c:v>
                </c:pt>
              </c:strCache>
            </c:strRef>
          </c:tx>
          <c:cat>
            <c:numRef>
              <c:f>'Q8-NoCol'!$A$124:$A$129</c:f>
              <c:numCache>
                <c:formatCode>General</c:formatCode>
                <c:ptCount val="6"/>
                <c:pt idx="0">
                  <c:v>1666</c:v>
                </c:pt>
                <c:pt idx="1">
                  <c:v>14210</c:v>
                </c:pt>
                <c:pt idx="2">
                  <c:v>19266</c:v>
                </c:pt>
                <c:pt idx="3">
                  <c:v>25090</c:v>
                </c:pt>
                <c:pt idx="4">
                  <c:v>99330</c:v>
                </c:pt>
                <c:pt idx="5">
                  <c:v>395266</c:v>
                </c:pt>
              </c:numCache>
            </c:numRef>
          </c:cat>
          <c:val>
            <c:numRef>
              <c:f>'Q8-NoCol'!$O$124:$O$129</c:f>
              <c:numCache>
                <c:formatCode>0.00</c:formatCode>
                <c:ptCount val="6"/>
                <c:pt idx="0">
                  <c:v>1.5</c:v>
                </c:pt>
                <c:pt idx="1">
                  <c:v>2.0618556701030881</c:v>
                </c:pt>
                <c:pt idx="2">
                  <c:v>1.7272727272727273</c:v>
                </c:pt>
                <c:pt idx="3">
                  <c:v>1.7484276729559738</c:v>
                </c:pt>
                <c:pt idx="4">
                  <c:v>1.7847896440129438</c:v>
                </c:pt>
                <c:pt idx="5">
                  <c:v>1.6211895910780669</c:v>
                </c:pt>
              </c:numCache>
            </c:numRef>
          </c:val>
        </c:ser>
        <c:ser>
          <c:idx val="6"/>
          <c:order val="6"/>
          <c:tx>
            <c:strRef>
              <c:f>'Q8-NoCol'!$P$123</c:f>
              <c:strCache>
                <c:ptCount val="1"/>
                <c:pt idx="0">
                  <c:v>CPU_8</c:v>
                </c:pt>
              </c:strCache>
            </c:strRef>
          </c:tx>
          <c:cat>
            <c:numRef>
              <c:f>'Q8-NoCol'!$A$124:$A$129</c:f>
              <c:numCache>
                <c:formatCode>General</c:formatCode>
                <c:ptCount val="6"/>
                <c:pt idx="0">
                  <c:v>1666</c:v>
                </c:pt>
                <c:pt idx="1">
                  <c:v>14210</c:v>
                </c:pt>
                <c:pt idx="2">
                  <c:v>19266</c:v>
                </c:pt>
                <c:pt idx="3">
                  <c:v>25090</c:v>
                </c:pt>
                <c:pt idx="4">
                  <c:v>99330</c:v>
                </c:pt>
                <c:pt idx="5">
                  <c:v>395266</c:v>
                </c:pt>
              </c:numCache>
            </c:numRef>
          </c:cat>
          <c:val>
            <c:numRef>
              <c:f>'Q8-NoCol'!$P$124:$P$129</c:f>
              <c:numCache>
                <c:formatCode>0.00</c:formatCode>
                <c:ptCount val="6"/>
                <c:pt idx="0">
                  <c:v>0.65217391304348027</c:v>
                </c:pt>
                <c:pt idx="1">
                  <c:v>1.9047619047619069</c:v>
                </c:pt>
                <c:pt idx="2">
                  <c:v>1.5255474452554738</c:v>
                </c:pt>
                <c:pt idx="3">
                  <c:v>1.362745098039216</c:v>
                </c:pt>
                <c:pt idx="4">
                  <c:v>1.6220588235294136</c:v>
                </c:pt>
                <c:pt idx="5">
                  <c:v>1.6607006854531599</c:v>
                </c:pt>
              </c:numCache>
            </c:numRef>
          </c:val>
        </c:ser>
        <c:marker val="1"/>
        <c:axId val="105808640"/>
        <c:axId val="105810176"/>
      </c:lineChart>
      <c:dateAx>
        <c:axId val="105808640"/>
        <c:scaling>
          <c:orientation val="minMax"/>
        </c:scaling>
        <c:axPos val="b"/>
        <c:numFmt formatCode="General" sourceLinked="1"/>
        <c:tickLblPos val="nextTo"/>
        <c:crossAx val="105810176"/>
        <c:crosses val="autoZero"/>
        <c:lblOffset val="100"/>
        <c:baseTimeUnit val="years"/>
      </c:dateAx>
      <c:valAx>
        <c:axId val="105810176"/>
        <c:scaling>
          <c:orientation val="minMax"/>
        </c:scaling>
        <c:axPos val="l"/>
        <c:majorGridlines/>
        <c:numFmt formatCode="0.00" sourceLinked="1"/>
        <c:tickLblPos val="nextTo"/>
        <c:crossAx val="105808640"/>
        <c:crosses val="autoZero"/>
        <c:crossBetween val="midCat"/>
      </c:valAx>
      <c:spPr>
        <a:noFill/>
        <a:ln w="25400">
          <a:noFill/>
        </a:ln>
      </c:spPr>
    </c:plotArea>
    <c:legend>
      <c:legendPos val="b"/>
    </c:legend>
    <c:plotVisOnly val="1"/>
    <c:dispBlanksAs val="gap"/>
  </c:chart>
  <c:externalData r:id="rId1"/>
</c:chartSpace>
</file>

<file path=word/charts/chart69.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Speedup - Q8 - ELL - </a:t>
            </a:r>
            <a:r>
              <a:rPr lang="pt-BR"/>
              <a:t>Coloring - 3GPts</a:t>
            </a:r>
          </a:p>
        </c:rich>
      </c:tx>
    </c:title>
    <c:plotArea>
      <c:layout/>
      <c:lineChart>
        <c:grouping val="standard"/>
        <c:ser>
          <c:idx val="0"/>
          <c:order val="0"/>
          <c:tx>
            <c:strRef>
              <c:f>'Q8-Col'!$J$123</c:f>
              <c:strCache>
                <c:ptCount val="1"/>
                <c:pt idx="0">
                  <c:v>GPU_1</c:v>
                </c:pt>
              </c:strCache>
            </c:strRef>
          </c:tx>
          <c:cat>
            <c:numRef>
              <c:f>'Q8-Col'!$I$135:$I$140</c:f>
              <c:numCache>
                <c:formatCode>General</c:formatCode>
                <c:ptCount val="6"/>
                <c:pt idx="0">
                  <c:v>578</c:v>
                </c:pt>
                <c:pt idx="1">
                  <c:v>8450</c:v>
                </c:pt>
                <c:pt idx="2">
                  <c:v>13122</c:v>
                </c:pt>
                <c:pt idx="3">
                  <c:v>18818</c:v>
                </c:pt>
                <c:pt idx="4">
                  <c:v>33282</c:v>
                </c:pt>
                <c:pt idx="5">
                  <c:v>132098</c:v>
                </c:pt>
              </c:numCache>
            </c:numRef>
          </c:cat>
          <c:val>
            <c:numRef>
              <c:f>'Q8-Col'!$J$135:$J$140</c:f>
              <c:numCache>
                <c:formatCode>0.00</c:formatCode>
                <c:ptCount val="6"/>
                <c:pt idx="0">
                  <c:v>1.588235294117647</c:v>
                </c:pt>
                <c:pt idx="1">
                  <c:v>1.8409090909090893</c:v>
                </c:pt>
                <c:pt idx="2">
                  <c:v>2.2400000000000002</c:v>
                </c:pt>
                <c:pt idx="3">
                  <c:v>1.2746781115879826</c:v>
                </c:pt>
                <c:pt idx="4">
                  <c:v>1.8194444444444438</c:v>
                </c:pt>
                <c:pt idx="5">
                  <c:v>1.9074733096085421</c:v>
                </c:pt>
              </c:numCache>
            </c:numRef>
          </c:val>
        </c:ser>
        <c:ser>
          <c:idx val="1"/>
          <c:order val="1"/>
          <c:tx>
            <c:strRef>
              <c:f>'Q8-Col'!$K$123</c:f>
              <c:strCache>
                <c:ptCount val="1"/>
                <c:pt idx="0">
                  <c:v>GPU_2</c:v>
                </c:pt>
              </c:strCache>
            </c:strRef>
          </c:tx>
          <c:cat>
            <c:numRef>
              <c:f>'Q8-Col'!$I$135:$I$140</c:f>
              <c:numCache>
                <c:formatCode>General</c:formatCode>
                <c:ptCount val="6"/>
                <c:pt idx="0">
                  <c:v>578</c:v>
                </c:pt>
                <c:pt idx="1">
                  <c:v>8450</c:v>
                </c:pt>
                <c:pt idx="2">
                  <c:v>13122</c:v>
                </c:pt>
                <c:pt idx="3">
                  <c:v>18818</c:v>
                </c:pt>
                <c:pt idx="4">
                  <c:v>33282</c:v>
                </c:pt>
                <c:pt idx="5">
                  <c:v>132098</c:v>
                </c:pt>
              </c:numCache>
            </c:numRef>
          </c:cat>
          <c:val>
            <c:numRef>
              <c:f>'Q8-Col'!$K$135:$K$140</c:f>
              <c:numCache>
                <c:formatCode>0.00</c:formatCode>
                <c:ptCount val="6"/>
                <c:pt idx="0">
                  <c:v>1.4210526315789473</c:v>
                </c:pt>
                <c:pt idx="1">
                  <c:v>1.35</c:v>
                </c:pt>
                <c:pt idx="2">
                  <c:v>1.7721518987341758</c:v>
                </c:pt>
                <c:pt idx="3">
                  <c:v>1.5631578947368445</c:v>
                </c:pt>
                <c:pt idx="4">
                  <c:v>1.8321678321678323</c:v>
                </c:pt>
                <c:pt idx="5">
                  <c:v>1.9061166429587502</c:v>
                </c:pt>
              </c:numCache>
            </c:numRef>
          </c:val>
        </c:ser>
        <c:ser>
          <c:idx val="2"/>
          <c:order val="2"/>
          <c:tx>
            <c:strRef>
              <c:f>'Q8-Col'!$L$123</c:f>
              <c:strCache>
                <c:ptCount val="1"/>
                <c:pt idx="0">
                  <c:v>GPU_4</c:v>
                </c:pt>
              </c:strCache>
            </c:strRef>
          </c:tx>
          <c:cat>
            <c:numRef>
              <c:f>'Q8-Col'!$I$135:$I$140</c:f>
              <c:numCache>
                <c:formatCode>General</c:formatCode>
                <c:ptCount val="6"/>
                <c:pt idx="0">
                  <c:v>578</c:v>
                </c:pt>
                <c:pt idx="1">
                  <c:v>8450</c:v>
                </c:pt>
                <c:pt idx="2">
                  <c:v>13122</c:v>
                </c:pt>
                <c:pt idx="3">
                  <c:v>18818</c:v>
                </c:pt>
                <c:pt idx="4">
                  <c:v>33282</c:v>
                </c:pt>
                <c:pt idx="5">
                  <c:v>132098</c:v>
                </c:pt>
              </c:numCache>
            </c:numRef>
          </c:cat>
          <c:val>
            <c:numRef>
              <c:f>'Q8-Col'!$L$135:$L$140</c:f>
              <c:numCache>
                <c:formatCode>0.00</c:formatCode>
                <c:ptCount val="6"/>
                <c:pt idx="0">
                  <c:v>1.5</c:v>
                </c:pt>
                <c:pt idx="1">
                  <c:v>1.2656249999999973</c:v>
                </c:pt>
                <c:pt idx="2">
                  <c:v>1.6568047337278107</c:v>
                </c:pt>
                <c:pt idx="3">
                  <c:v>1.5631578947368445</c:v>
                </c:pt>
                <c:pt idx="4">
                  <c:v>1.8296089385474859</c:v>
                </c:pt>
                <c:pt idx="5">
                  <c:v>1.8381344307270235</c:v>
                </c:pt>
              </c:numCache>
            </c:numRef>
          </c:val>
        </c:ser>
        <c:ser>
          <c:idx val="3"/>
          <c:order val="3"/>
          <c:tx>
            <c:strRef>
              <c:f>'Q8-Col'!$M$123</c:f>
              <c:strCache>
                <c:ptCount val="1"/>
                <c:pt idx="0">
                  <c:v>GPU_8</c:v>
                </c:pt>
              </c:strCache>
            </c:strRef>
          </c:tx>
          <c:cat>
            <c:numRef>
              <c:f>'Q8-Col'!$I$135:$I$140</c:f>
              <c:numCache>
                <c:formatCode>General</c:formatCode>
                <c:ptCount val="6"/>
                <c:pt idx="0">
                  <c:v>578</c:v>
                </c:pt>
                <c:pt idx="1">
                  <c:v>8450</c:v>
                </c:pt>
                <c:pt idx="2">
                  <c:v>13122</c:v>
                </c:pt>
                <c:pt idx="3">
                  <c:v>18818</c:v>
                </c:pt>
                <c:pt idx="4">
                  <c:v>33282</c:v>
                </c:pt>
                <c:pt idx="5">
                  <c:v>132098</c:v>
                </c:pt>
              </c:numCache>
            </c:numRef>
          </c:cat>
          <c:val>
            <c:numRef>
              <c:f>'Q8-Col'!$M$135:$M$140</c:f>
              <c:numCache>
                <c:formatCode>0.00</c:formatCode>
                <c:ptCount val="6"/>
                <c:pt idx="0">
                  <c:v>1.5</c:v>
                </c:pt>
                <c:pt idx="1">
                  <c:v>1.1408450704225361</c:v>
                </c:pt>
                <c:pt idx="2">
                  <c:v>1.233480176211454</c:v>
                </c:pt>
                <c:pt idx="3">
                  <c:v>1.507614213197966</c:v>
                </c:pt>
                <c:pt idx="4">
                  <c:v>1.5917375455650062</c:v>
                </c:pt>
                <c:pt idx="5">
                  <c:v>1.7585301837270342</c:v>
                </c:pt>
              </c:numCache>
            </c:numRef>
          </c:val>
        </c:ser>
        <c:ser>
          <c:idx val="4"/>
          <c:order val="4"/>
          <c:tx>
            <c:strRef>
              <c:f>'Q8-Col'!$N$123</c:f>
              <c:strCache>
                <c:ptCount val="1"/>
                <c:pt idx="0">
                  <c:v>CPU_2</c:v>
                </c:pt>
              </c:strCache>
            </c:strRef>
          </c:tx>
          <c:cat>
            <c:numRef>
              <c:f>'Q8-Col'!$I$135:$I$140</c:f>
              <c:numCache>
                <c:formatCode>General</c:formatCode>
                <c:ptCount val="6"/>
                <c:pt idx="0">
                  <c:v>578</c:v>
                </c:pt>
                <c:pt idx="1">
                  <c:v>8450</c:v>
                </c:pt>
                <c:pt idx="2">
                  <c:v>13122</c:v>
                </c:pt>
                <c:pt idx="3">
                  <c:v>18818</c:v>
                </c:pt>
                <c:pt idx="4">
                  <c:v>33282</c:v>
                </c:pt>
                <c:pt idx="5">
                  <c:v>132098</c:v>
                </c:pt>
              </c:numCache>
            </c:numRef>
          </c:cat>
          <c:val>
            <c:numRef>
              <c:f>'Q8-Col'!$N$135:$N$140</c:f>
              <c:numCache>
                <c:formatCode>0.00</c:formatCode>
                <c:ptCount val="6"/>
                <c:pt idx="0">
                  <c:v>2.0769230769230771</c:v>
                </c:pt>
                <c:pt idx="1">
                  <c:v>1.5728155339805849</c:v>
                </c:pt>
                <c:pt idx="2">
                  <c:v>1.7834394904458581</c:v>
                </c:pt>
                <c:pt idx="3">
                  <c:v>1.4347826086956519</c:v>
                </c:pt>
                <c:pt idx="4">
                  <c:v>1.4332603938730832</c:v>
                </c:pt>
                <c:pt idx="5">
                  <c:v>1.4705075445816209</c:v>
                </c:pt>
              </c:numCache>
            </c:numRef>
          </c:val>
        </c:ser>
        <c:ser>
          <c:idx val="5"/>
          <c:order val="5"/>
          <c:tx>
            <c:strRef>
              <c:f>'Q8-Col'!$O$123</c:f>
              <c:strCache>
                <c:ptCount val="1"/>
                <c:pt idx="0">
                  <c:v>CPU_4</c:v>
                </c:pt>
              </c:strCache>
            </c:strRef>
          </c:tx>
          <c:cat>
            <c:numRef>
              <c:f>'Q8-Col'!$I$135:$I$140</c:f>
              <c:numCache>
                <c:formatCode>General</c:formatCode>
                <c:ptCount val="6"/>
                <c:pt idx="0">
                  <c:v>578</c:v>
                </c:pt>
                <c:pt idx="1">
                  <c:v>8450</c:v>
                </c:pt>
                <c:pt idx="2">
                  <c:v>13122</c:v>
                </c:pt>
                <c:pt idx="3">
                  <c:v>18818</c:v>
                </c:pt>
                <c:pt idx="4">
                  <c:v>33282</c:v>
                </c:pt>
                <c:pt idx="5">
                  <c:v>132098</c:v>
                </c:pt>
              </c:numCache>
            </c:numRef>
          </c:cat>
          <c:val>
            <c:numRef>
              <c:f>'Q8-Col'!$O$135:$O$140</c:f>
              <c:numCache>
                <c:formatCode>0.00</c:formatCode>
                <c:ptCount val="6"/>
                <c:pt idx="0">
                  <c:v>1.9285714285714304</c:v>
                </c:pt>
                <c:pt idx="1">
                  <c:v>1.31707317073171</c:v>
                </c:pt>
                <c:pt idx="2">
                  <c:v>1.696969696969695</c:v>
                </c:pt>
                <c:pt idx="3">
                  <c:v>1.368663594470046</c:v>
                </c:pt>
                <c:pt idx="4">
                  <c:v>1.4040728831725615</c:v>
                </c:pt>
                <c:pt idx="5">
                  <c:v>1.3878819264629727</c:v>
                </c:pt>
              </c:numCache>
            </c:numRef>
          </c:val>
        </c:ser>
        <c:ser>
          <c:idx val="6"/>
          <c:order val="6"/>
          <c:tx>
            <c:strRef>
              <c:f>'Q8-Col'!$P$123</c:f>
              <c:strCache>
                <c:ptCount val="1"/>
                <c:pt idx="0">
                  <c:v>CPU_8</c:v>
                </c:pt>
              </c:strCache>
            </c:strRef>
          </c:tx>
          <c:cat>
            <c:numRef>
              <c:f>'Q8-Col'!$I$135:$I$140</c:f>
              <c:numCache>
                <c:formatCode>General</c:formatCode>
                <c:ptCount val="6"/>
                <c:pt idx="0">
                  <c:v>578</c:v>
                </c:pt>
                <c:pt idx="1">
                  <c:v>8450</c:v>
                </c:pt>
                <c:pt idx="2">
                  <c:v>13122</c:v>
                </c:pt>
                <c:pt idx="3">
                  <c:v>18818</c:v>
                </c:pt>
                <c:pt idx="4">
                  <c:v>33282</c:v>
                </c:pt>
                <c:pt idx="5">
                  <c:v>132098</c:v>
                </c:pt>
              </c:numCache>
            </c:numRef>
          </c:cat>
          <c:val>
            <c:numRef>
              <c:f>'Q8-Col'!$P$135:$P$140</c:f>
              <c:numCache>
                <c:formatCode>0.00</c:formatCode>
                <c:ptCount val="6"/>
                <c:pt idx="0">
                  <c:v>2.0769230769230771</c:v>
                </c:pt>
                <c:pt idx="1">
                  <c:v>1.2656249999999973</c:v>
                </c:pt>
                <c:pt idx="2">
                  <c:v>1.6568047337278107</c:v>
                </c:pt>
                <c:pt idx="3">
                  <c:v>1.3943661971830978</c:v>
                </c:pt>
                <c:pt idx="4">
                  <c:v>1.3533057851239658</c:v>
                </c:pt>
                <c:pt idx="5">
                  <c:v>1.4083026799789806</c:v>
                </c:pt>
              </c:numCache>
            </c:numRef>
          </c:val>
        </c:ser>
        <c:marker val="1"/>
        <c:axId val="105925248"/>
        <c:axId val="105935232"/>
      </c:lineChart>
      <c:dateAx>
        <c:axId val="105925248"/>
        <c:scaling>
          <c:orientation val="minMax"/>
        </c:scaling>
        <c:axPos val="b"/>
        <c:numFmt formatCode="General" sourceLinked="1"/>
        <c:tickLblPos val="nextTo"/>
        <c:crossAx val="105935232"/>
        <c:crosses val="autoZero"/>
        <c:lblOffset val="100"/>
        <c:baseTimeUnit val="years"/>
      </c:dateAx>
      <c:valAx>
        <c:axId val="105935232"/>
        <c:scaling>
          <c:orientation val="minMax"/>
        </c:scaling>
        <c:axPos val="l"/>
        <c:majorGridlines/>
        <c:numFmt formatCode="0.00" sourceLinked="1"/>
        <c:tickLblPos val="nextTo"/>
        <c:crossAx val="105925248"/>
        <c:crosses val="autoZero"/>
        <c:crossBetween val="midCat"/>
      </c:valAx>
      <c:spPr>
        <a:noFill/>
        <a:ln w="25400">
          <a:noFill/>
        </a:ln>
      </c:spPr>
    </c:plotArea>
    <c:legend>
      <c:legendPos val="b"/>
    </c:legend>
    <c:plotVisOnly val="1"/>
    <c:dispBlanksAs val="gap"/>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Q4 - </a:t>
            </a:r>
            <a:r>
              <a:rPr lang="pt-BR"/>
              <a:t>CSR - 3 Gauss Points - Coloring </a:t>
            </a:r>
          </a:p>
        </c:rich>
      </c:tx>
    </c:title>
    <c:plotArea>
      <c:layout/>
      <c:lineChart>
        <c:grouping val="standard"/>
        <c:ser>
          <c:idx val="0"/>
          <c:order val="0"/>
          <c:tx>
            <c:v>CPU_1</c:v>
          </c:tx>
          <c:cat>
            <c:numRef>
              <c:f>'Q4-Col'!$A$10:$A$15</c:f>
              <c:numCache>
                <c:formatCode>General</c:formatCode>
                <c:ptCount val="6"/>
                <c:pt idx="0">
                  <c:v>578</c:v>
                </c:pt>
                <c:pt idx="1">
                  <c:v>8450</c:v>
                </c:pt>
                <c:pt idx="2">
                  <c:v>13122</c:v>
                </c:pt>
                <c:pt idx="3">
                  <c:v>18818</c:v>
                </c:pt>
                <c:pt idx="4">
                  <c:v>33282</c:v>
                </c:pt>
                <c:pt idx="5">
                  <c:v>132098</c:v>
                </c:pt>
              </c:numCache>
            </c:numRef>
          </c:cat>
          <c:val>
            <c:numRef>
              <c:f>'Q4-Col'!$M$10:$M$15</c:f>
              <c:numCache>
                <c:formatCode>0.00</c:formatCode>
                <c:ptCount val="6"/>
                <c:pt idx="0">
                  <c:v>5.000000000000007E-3</c:v>
                </c:pt>
                <c:pt idx="1">
                  <c:v>8.7000000000000022E-2</c:v>
                </c:pt>
                <c:pt idx="2">
                  <c:v>0.16300000000000001</c:v>
                </c:pt>
                <c:pt idx="3">
                  <c:v>0.17700000000000021</c:v>
                </c:pt>
                <c:pt idx="4">
                  <c:v>0.30300000000000032</c:v>
                </c:pt>
                <c:pt idx="5">
                  <c:v>1.224</c:v>
                </c:pt>
              </c:numCache>
            </c:numRef>
          </c:val>
        </c:ser>
        <c:ser>
          <c:idx val="1"/>
          <c:order val="1"/>
          <c:tx>
            <c:v>GPU_1</c:v>
          </c:tx>
          <c:cat>
            <c:numRef>
              <c:f>'Q4-Col'!$A$10:$A$15</c:f>
              <c:numCache>
                <c:formatCode>General</c:formatCode>
                <c:ptCount val="6"/>
                <c:pt idx="0">
                  <c:v>578</c:v>
                </c:pt>
                <c:pt idx="1">
                  <c:v>8450</c:v>
                </c:pt>
                <c:pt idx="2">
                  <c:v>13122</c:v>
                </c:pt>
                <c:pt idx="3">
                  <c:v>18818</c:v>
                </c:pt>
                <c:pt idx="4">
                  <c:v>33282</c:v>
                </c:pt>
                <c:pt idx="5">
                  <c:v>132098</c:v>
                </c:pt>
              </c:numCache>
            </c:numRef>
          </c:cat>
          <c:val>
            <c:numRef>
              <c:f>'Q4-Col'!$N$10:$N$15</c:f>
              <c:numCache>
                <c:formatCode>0.00</c:formatCode>
                <c:ptCount val="6"/>
                <c:pt idx="0">
                  <c:v>5.000000000000007E-3</c:v>
                </c:pt>
                <c:pt idx="1">
                  <c:v>3.2000000000000042E-2</c:v>
                </c:pt>
                <c:pt idx="2">
                  <c:v>4.5000000000000012E-2</c:v>
                </c:pt>
                <c:pt idx="3">
                  <c:v>6.9000000000000034E-2</c:v>
                </c:pt>
                <c:pt idx="4">
                  <c:v>0.10600000000000002</c:v>
                </c:pt>
                <c:pt idx="5">
                  <c:v>0.41200000000000031</c:v>
                </c:pt>
              </c:numCache>
            </c:numRef>
          </c:val>
        </c:ser>
        <c:ser>
          <c:idx val="2"/>
          <c:order val="2"/>
          <c:tx>
            <c:v>CPU_2</c:v>
          </c:tx>
          <c:val>
            <c:numRef>
              <c:f>'Q4-Col'!$M$19:$M$24</c:f>
              <c:numCache>
                <c:formatCode>0.00</c:formatCode>
                <c:ptCount val="6"/>
                <c:pt idx="0">
                  <c:v>4.000000000000007E-3</c:v>
                </c:pt>
                <c:pt idx="1">
                  <c:v>0.05</c:v>
                </c:pt>
                <c:pt idx="2">
                  <c:v>7.0000000000000021E-2</c:v>
                </c:pt>
                <c:pt idx="3">
                  <c:v>0.11600000000000002</c:v>
                </c:pt>
                <c:pt idx="4">
                  <c:v>0.19500000000000001</c:v>
                </c:pt>
                <c:pt idx="5">
                  <c:v>0.81</c:v>
                </c:pt>
              </c:numCache>
            </c:numRef>
          </c:val>
        </c:ser>
        <c:ser>
          <c:idx val="3"/>
          <c:order val="3"/>
          <c:tx>
            <c:v>GPU_2</c:v>
          </c:tx>
          <c:val>
            <c:numRef>
              <c:f>'Q4-Col'!$N$19:$N$24</c:f>
              <c:numCache>
                <c:formatCode>0.00</c:formatCode>
                <c:ptCount val="6"/>
                <c:pt idx="0">
                  <c:v>6.0000000000000079E-3</c:v>
                </c:pt>
                <c:pt idx="1">
                  <c:v>3.7999999999999999E-2</c:v>
                </c:pt>
                <c:pt idx="2">
                  <c:v>5.6000000000000001E-2</c:v>
                </c:pt>
                <c:pt idx="3">
                  <c:v>7.0999999999999994E-2</c:v>
                </c:pt>
                <c:pt idx="4">
                  <c:v>0.12000000000000002</c:v>
                </c:pt>
                <c:pt idx="5">
                  <c:v>0.40400000000000008</c:v>
                </c:pt>
              </c:numCache>
            </c:numRef>
          </c:val>
        </c:ser>
        <c:ser>
          <c:idx val="4"/>
          <c:order val="4"/>
          <c:tx>
            <c:v>CPU_4</c:v>
          </c:tx>
          <c:val>
            <c:numRef>
              <c:f>'Q4-Col'!$M$28:$M$33</c:f>
              <c:numCache>
                <c:formatCode>0.00</c:formatCode>
                <c:ptCount val="6"/>
                <c:pt idx="0">
                  <c:v>3.000000000000004E-3</c:v>
                </c:pt>
                <c:pt idx="1">
                  <c:v>3.500000000000001E-2</c:v>
                </c:pt>
                <c:pt idx="2">
                  <c:v>5.5000000000000014E-2</c:v>
                </c:pt>
                <c:pt idx="3">
                  <c:v>7.8000000000000014E-2</c:v>
                </c:pt>
                <c:pt idx="4">
                  <c:v>0.14600000000000021</c:v>
                </c:pt>
                <c:pt idx="5">
                  <c:v>0.60700000000000065</c:v>
                </c:pt>
              </c:numCache>
            </c:numRef>
          </c:val>
        </c:ser>
        <c:ser>
          <c:idx val="5"/>
          <c:order val="5"/>
          <c:tx>
            <c:v>GPU_4</c:v>
          </c:tx>
          <c:val>
            <c:numRef>
              <c:f>'Q4-Col'!$N$28:$N$33</c:f>
              <c:numCache>
                <c:formatCode>0.00</c:formatCode>
                <c:ptCount val="6"/>
                <c:pt idx="0">
                  <c:v>6.0000000000000079E-3</c:v>
                </c:pt>
                <c:pt idx="1">
                  <c:v>3.5999999999999997E-2</c:v>
                </c:pt>
                <c:pt idx="2">
                  <c:v>6.0000000000000032E-2</c:v>
                </c:pt>
                <c:pt idx="3">
                  <c:v>9.9000000000000046E-2</c:v>
                </c:pt>
                <c:pt idx="4">
                  <c:v>0.13400000000000001</c:v>
                </c:pt>
                <c:pt idx="5">
                  <c:v>0.42600000000000032</c:v>
                </c:pt>
              </c:numCache>
            </c:numRef>
          </c:val>
        </c:ser>
        <c:ser>
          <c:idx val="6"/>
          <c:order val="6"/>
          <c:tx>
            <c:v>CPU_8</c:v>
          </c:tx>
          <c:val>
            <c:numRef>
              <c:f>'Q4-Col'!$M$37:$M$42</c:f>
              <c:numCache>
                <c:formatCode>0.00</c:formatCode>
                <c:ptCount val="6"/>
                <c:pt idx="0">
                  <c:v>3.000000000000004E-3</c:v>
                </c:pt>
                <c:pt idx="1">
                  <c:v>4.3000000000000003E-2</c:v>
                </c:pt>
                <c:pt idx="2">
                  <c:v>7.0999999999999994E-2</c:v>
                </c:pt>
                <c:pt idx="3">
                  <c:v>9.0000000000000024E-2</c:v>
                </c:pt>
                <c:pt idx="4">
                  <c:v>0.14800000000000021</c:v>
                </c:pt>
                <c:pt idx="5">
                  <c:v>0.56499999999999995</c:v>
                </c:pt>
              </c:numCache>
            </c:numRef>
          </c:val>
        </c:ser>
        <c:ser>
          <c:idx val="7"/>
          <c:order val="7"/>
          <c:tx>
            <c:v>GPU_8</c:v>
          </c:tx>
          <c:val>
            <c:numRef>
              <c:f>'Q4-Col'!$N$37:$N$42</c:f>
              <c:numCache>
                <c:formatCode>0.00</c:formatCode>
                <c:ptCount val="6"/>
                <c:pt idx="0">
                  <c:v>6.0000000000000079E-3</c:v>
                </c:pt>
                <c:pt idx="1">
                  <c:v>4.3999999999999997E-2</c:v>
                </c:pt>
                <c:pt idx="2">
                  <c:v>7.3000000000000009E-2</c:v>
                </c:pt>
                <c:pt idx="3">
                  <c:v>0.1</c:v>
                </c:pt>
                <c:pt idx="4">
                  <c:v>0.15200000000000022</c:v>
                </c:pt>
                <c:pt idx="5">
                  <c:v>0.40900000000000031</c:v>
                </c:pt>
              </c:numCache>
            </c:numRef>
          </c:val>
        </c:ser>
        <c:marker val="1"/>
        <c:axId val="60433920"/>
        <c:axId val="60435456"/>
      </c:lineChart>
      <c:dateAx>
        <c:axId val="60433920"/>
        <c:scaling>
          <c:orientation val="minMax"/>
        </c:scaling>
        <c:axPos val="b"/>
        <c:numFmt formatCode="General" sourceLinked="1"/>
        <c:tickLblPos val="nextTo"/>
        <c:crossAx val="60435456"/>
        <c:crosses val="autoZero"/>
        <c:lblOffset val="100"/>
        <c:baseTimeUnit val="years"/>
      </c:dateAx>
      <c:valAx>
        <c:axId val="60435456"/>
        <c:scaling>
          <c:orientation val="minMax"/>
        </c:scaling>
        <c:axPos val="l"/>
        <c:majorGridlines/>
        <c:numFmt formatCode="0.00" sourceLinked="1"/>
        <c:tickLblPos val="nextTo"/>
        <c:crossAx val="60433920"/>
        <c:crosses val="autoZero"/>
        <c:crossBetween val="midCat"/>
      </c:valAx>
      <c:spPr>
        <a:noFill/>
        <a:ln w="25400">
          <a:noFill/>
        </a:ln>
      </c:spPr>
    </c:plotArea>
    <c:legend>
      <c:legendPos val="b"/>
    </c:legend>
    <c:plotVisOnly val="1"/>
    <c:dispBlanksAs val="gap"/>
  </c:chart>
  <c:externalData r:id="rId1"/>
</c:chartSpace>
</file>

<file path=word/charts/chart70.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Speedup - Q8 - ELL - No </a:t>
            </a:r>
            <a:r>
              <a:rPr lang="pt-BR"/>
              <a:t>Coloring - 3GPts</a:t>
            </a:r>
          </a:p>
        </c:rich>
      </c:tx>
    </c:title>
    <c:plotArea>
      <c:layout/>
      <c:lineChart>
        <c:grouping val="standard"/>
        <c:ser>
          <c:idx val="0"/>
          <c:order val="0"/>
          <c:tx>
            <c:strRef>
              <c:f>'Q8-NoCol'!$J$123</c:f>
              <c:strCache>
                <c:ptCount val="1"/>
                <c:pt idx="0">
                  <c:v>GPU_1</c:v>
                </c:pt>
              </c:strCache>
            </c:strRef>
          </c:tx>
          <c:cat>
            <c:numRef>
              <c:f>'Q8-NoCol'!$A$135:$A$140</c:f>
              <c:numCache>
                <c:formatCode>General</c:formatCode>
                <c:ptCount val="6"/>
                <c:pt idx="0">
                  <c:v>578</c:v>
                </c:pt>
                <c:pt idx="1">
                  <c:v>8450</c:v>
                </c:pt>
                <c:pt idx="2">
                  <c:v>13122</c:v>
                </c:pt>
                <c:pt idx="3">
                  <c:v>18818</c:v>
                </c:pt>
                <c:pt idx="4">
                  <c:v>33282</c:v>
                </c:pt>
                <c:pt idx="5">
                  <c:v>132098</c:v>
                </c:pt>
              </c:numCache>
            </c:numRef>
          </c:cat>
          <c:val>
            <c:numRef>
              <c:f>'Q8-NoCol'!$J$135:$J$140</c:f>
              <c:numCache>
                <c:formatCode>0.00</c:formatCode>
                <c:ptCount val="6"/>
                <c:pt idx="0">
                  <c:v>1.6875</c:v>
                </c:pt>
                <c:pt idx="1">
                  <c:v>1.5882352941176472</c:v>
                </c:pt>
                <c:pt idx="2">
                  <c:v>2.3140495867768567</c:v>
                </c:pt>
                <c:pt idx="3">
                  <c:v>1.7368421052631577</c:v>
                </c:pt>
                <c:pt idx="4">
                  <c:v>1.9068413391557513</c:v>
                </c:pt>
                <c:pt idx="5">
                  <c:v>1.7795484727755646</c:v>
                </c:pt>
              </c:numCache>
            </c:numRef>
          </c:val>
        </c:ser>
        <c:ser>
          <c:idx val="1"/>
          <c:order val="1"/>
          <c:tx>
            <c:strRef>
              <c:f>'Q8-NoCol'!$K$123</c:f>
              <c:strCache>
                <c:ptCount val="1"/>
                <c:pt idx="0">
                  <c:v>GPU_2</c:v>
                </c:pt>
              </c:strCache>
            </c:strRef>
          </c:tx>
          <c:cat>
            <c:numRef>
              <c:f>'Q8-NoCol'!$A$135:$A$140</c:f>
              <c:numCache>
                <c:formatCode>General</c:formatCode>
                <c:ptCount val="6"/>
                <c:pt idx="0">
                  <c:v>578</c:v>
                </c:pt>
                <c:pt idx="1">
                  <c:v>8450</c:v>
                </c:pt>
                <c:pt idx="2">
                  <c:v>13122</c:v>
                </c:pt>
                <c:pt idx="3">
                  <c:v>18818</c:v>
                </c:pt>
                <c:pt idx="4">
                  <c:v>33282</c:v>
                </c:pt>
                <c:pt idx="5">
                  <c:v>132098</c:v>
                </c:pt>
              </c:numCache>
            </c:numRef>
          </c:cat>
          <c:val>
            <c:numRef>
              <c:f>'Q8-NoCol'!$K$135:$K$140</c:f>
              <c:numCache>
                <c:formatCode>0.00</c:formatCode>
                <c:ptCount val="6"/>
                <c:pt idx="0">
                  <c:v>1.588235294117647</c:v>
                </c:pt>
                <c:pt idx="1">
                  <c:v>1.3278688524590141</c:v>
                </c:pt>
                <c:pt idx="2">
                  <c:v>1.6666666666666667</c:v>
                </c:pt>
                <c:pt idx="3">
                  <c:v>1.7368421052631577</c:v>
                </c:pt>
                <c:pt idx="4">
                  <c:v>1.4988558352402761</c:v>
                </c:pt>
                <c:pt idx="5">
                  <c:v>1.848913418420145</c:v>
                </c:pt>
              </c:numCache>
            </c:numRef>
          </c:val>
        </c:ser>
        <c:ser>
          <c:idx val="2"/>
          <c:order val="2"/>
          <c:tx>
            <c:strRef>
              <c:f>'Q8-NoCol'!$L$123</c:f>
              <c:strCache>
                <c:ptCount val="1"/>
                <c:pt idx="0">
                  <c:v>GPU_4</c:v>
                </c:pt>
              </c:strCache>
            </c:strRef>
          </c:tx>
          <c:cat>
            <c:numRef>
              <c:f>'Q8-NoCol'!$A$135:$A$140</c:f>
              <c:numCache>
                <c:formatCode>General</c:formatCode>
                <c:ptCount val="6"/>
                <c:pt idx="0">
                  <c:v>578</c:v>
                </c:pt>
                <c:pt idx="1">
                  <c:v>8450</c:v>
                </c:pt>
                <c:pt idx="2">
                  <c:v>13122</c:v>
                </c:pt>
                <c:pt idx="3">
                  <c:v>18818</c:v>
                </c:pt>
                <c:pt idx="4">
                  <c:v>33282</c:v>
                </c:pt>
                <c:pt idx="5">
                  <c:v>132098</c:v>
                </c:pt>
              </c:numCache>
            </c:numRef>
          </c:cat>
          <c:val>
            <c:numRef>
              <c:f>'Q8-NoCol'!$L$135:$L$140</c:f>
              <c:numCache>
                <c:formatCode>0.00</c:formatCode>
                <c:ptCount val="6"/>
                <c:pt idx="0">
                  <c:v>1.5</c:v>
                </c:pt>
                <c:pt idx="1">
                  <c:v>1.2558139534883719</c:v>
                </c:pt>
                <c:pt idx="2">
                  <c:v>1.6374269005847955</c:v>
                </c:pt>
                <c:pt idx="3">
                  <c:v>1.5549738219895304</c:v>
                </c:pt>
                <c:pt idx="4">
                  <c:v>1.7631224764468381</c:v>
                </c:pt>
                <c:pt idx="5">
                  <c:v>1.908152367390533</c:v>
                </c:pt>
              </c:numCache>
            </c:numRef>
          </c:val>
        </c:ser>
        <c:ser>
          <c:idx val="3"/>
          <c:order val="3"/>
          <c:tx>
            <c:strRef>
              <c:f>'Q8-NoCol'!$M$123</c:f>
              <c:strCache>
                <c:ptCount val="1"/>
                <c:pt idx="0">
                  <c:v>GPU_8</c:v>
                </c:pt>
              </c:strCache>
            </c:strRef>
          </c:tx>
          <c:cat>
            <c:numRef>
              <c:f>'Q8-NoCol'!$A$135:$A$140</c:f>
              <c:numCache>
                <c:formatCode>General</c:formatCode>
                <c:ptCount val="6"/>
                <c:pt idx="0">
                  <c:v>578</c:v>
                </c:pt>
                <c:pt idx="1">
                  <c:v>8450</c:v>
                </c:pt>
                <c:pt idx="2">
                  <c:v>13122</c:v>
                </c:pt>
                <c:pt idx="3">
                  <c:v>18818</c:v>
                </c:pt>
                <c:pt idx="4">
                  <c:v>33282</c:v>
                </c:pt>
                <c:pt idx="5">
                  <c:v>132098</c:v>
                </c:pt>
              </c:numCache>
            </c:numRef>
          </c:cat>
          <c:val>
            <c:numRef>
              <c:f>'Q8-NoCol'!$M$135:$M$140</c:f>
              <c:numCache>
                <c:formatCode>0.00</c:formatCode>
                <c:ptCount val="6"/>
                <c:pt idx="0">
                  <c:v>0.9</c:v>
                </c:pt>
                <c:pt idx="1">
                  <c:v>1.1172413793103448</c:v>
                </c:pt>
                <c:pt idx="2">
                  <c:v>1.5730337078651671</c:v>
                </c:pt>
                <c:pt idx="3">
                  <c:v>1.5549738219895304</c:v>
                </c:pt>
                <c:pt idx="4">
                  <c:v>1.8476727785613543</c:v>
                </c:pt>
                <c:pt idx="5">
                  <c:v>1.7666446934739601</c:v>
                </c:pt>
              </c:numCache>
            </c:numRef>
          </c:val>
        </c:ser>
        <c:ser>
          <c:idx val="4"/>
          <c:order val="4"/>
          <c:tx>
            <c:strRef>
              <c:f>'Q8-NoCol'!$N$123</c:f>
              <c:strCache>
                <c:ptCount val="1"/>
                <c:pt idx="0">
                  <c:v>CPU_2</c:v>
                </c:pt>
              </c:strCache>
            </c:strRef>
          </c:tx>
          <c:cat>
            <c:numRef>
              <c:f>'Q8-NoCol'!$A$135:$A$140</c:f>
              <c:numCache>
                <c:formatCode>General</c:formatCode>
                <c:ptCount val="6"/>
                <c:pt idx="0">
                  <c:v>578</c:v>
                </c:pt>
                <c:pt idx="1">
                  <c:v>8450</c:v>
                </c:pt>
                <c:pt idx="2">
                  <c:v>13122</c:v>
                </c:pt>
                <c:pt idx="3">
                  <c:v>18818</c:v>
                </c:pt>
                <c:pt idx="4">
                  <c:v>33282</c:v>
                </c:pt>
                <c:pt idx="5">
                  <c:v>132098</c:v>
                </c:pt>
              </c:numCache>
            </c:numRef>
          </c:cat>
          <c:val>
            <c:numRef>
              <c:f>'Q8-NoCol'!$N$135:$N$140</c:f>
              <c:numCache>
                <c:formatCode>0.00</c:formatCode>
                <c:ptCount val="6"/>
                <c:pt idx="0">
                  <c:v>1.9285714285714304</c:v>
                </c:pt>
                <c:pt idx="1">
                  <c:v>1.2656249999999973</c:v>
                </c:pt>
                <c:pt idx="2">
                  <c:v>1.8181818181818183</c:v>
                </c:pt>
                <c:pt idx="3">
                  <c:v>1.3943661971830978</c:v>
                </c:pt>
                <c:pt idx="4">
                  <c:v>1.368861024033438</c:v>
                </c:pt>
                <c:pt idx="5">
                  <c:v>1.4664842681258552</c:v>
                </c:pt>
              </c:numCache>
            </c:numRef>
          </c:val>
        </c:ser>
        <c:ser>
          <c:idx val="5"/>
          <c:order val="5"/>
          <c:tx>
            <c:strRef>
              <c:f>'Q8-NoCol'!$O$123</c:f>
              <c:strCache>
                <c:ptCount val="1"/>
                <c:pt idx="0">
                  <c:v>CPU_4</c:v>
                </c:pt>
              </c:strCache>
            </c:strRef>
          </c:tx>
          <c:cat>
            <c:numRef>
              <c:f>'Q8-NoCol'!$A$135:$A$140</c:f>
              <c:numCache>
                <c:formatCode>General</c:formatCode>
                <c:ptCount val="6"/>
                <c:pt idx="0">
                  <c:v>578</c:v>
                </c:pt>
                <c:pt idx="1">
                  <c:v>8450</c:v>
                </c:pt>
                <c:pt idx="2">
                  <c:v>13122</c:v>
                </c:pt>
                <c:pt idx="3">
                  <c:v>18818</c:v>
                </c:pt>
                <c:pt idx="4">
                  <c:v>33282</c:v>
                </c:pt>
                <c:pt idx="5">
                  <c:v>132098</c:v>
                </c:pt>
              </c:numCache>
            </c:numRef>
          </c:cat>
          <c:val>
            <c:numRef>
              <c:f>'Q8-NoCol'!$O$135:$O$140</c:f>
              <c:numCache>
                <c:formatCode>0.00</c:formatCode>
                <c:ptCount val="6"/>
                <c:pt idx="0">
                  <c:v>1.6875</c:v>
                </c:pt>
                <c:pt idx="1">
                  <c:v>1.2857142857142834</c:v>
                </c:pt>
                <c:pt idx="2">
                  <c:v>1.6279069767441858</c:v>
                </c:pt>
                <c:pt idx="3">
                  <c:v>1.3499999999999976</c:v>
                </c:pt>
                <c:pt idx="4">
                  <c:v>1.368861024033438</c:v>
                </c:pt>
                <c:pt idx="5">
                  <c:v>1.4221278853807375</c:v>
                </c:pt>
              </c:numCache>
            </c:numRef>
          </c:val>
        </c:ser>
        <c:ser>
          <c:idx val="6"/>
          <c:order val="6"/>
          <c:tx>
            <c:strRef>
              <c:f>'Q8-NoCol'!$P$123</c:f>
              <c:strCache>
                <c:ptCount val="1"/>
                <c:pt idx="0">
                  <c:v>CPU_8</c:v>
                </c:pt>
              </c:strCache>
            </c:strRef>
          </c:tx>
          <c:cat>
            <c:numRef>
              <c:f>'Q8-NoCol'!$A$135:$A$140</c:f>
              <c:numCache>
                <c:formatCode>General</c:formatCode>
                <c:ptCount val="6"/>
                <c:pt idx="0">
                  <c:v>578</c:v>
                </c:pt>
                <c:pt idx="1">
                  <c:v>8450</c:v>
                </c:pt>
                <c:pt idx="2">
                  <c:v>13122</c:v>
                </c:pt>
                <c:pt idx="3">
                  <c:v>18818</c:v>
                </c:pt>
                <c:pt idx="4">
                  <c:v>33282</c:v>
                </c:pt>
                <c:pt idx="5">
                  <c:v>132098</c:v>
                </c:pt>
              </c:numCache>
            </c:numRef>
          </c:cat>
          <c:val>
            <c:numRef>
              <c:f>'Q8-NoCol'!$P$135:$P$140</c:f>
              <c:numCache>
                <c:formatCode>0.00</c:formatCode>
                <c:ptCount val="6"/>
                <c:pt idx="0">
                  <c:v>1.588235294117647</c:v>
                </c:pt>
                <c:pt idx="1">
                  <c:v>1.2857142857142834</c:v>
                </c:pt>
                <c:pt idx="2">
                  <c:v>1.6470588235294121</c:v>
                </c:pt>
                <c:pt idx="3">
                  <c:v>1.4142857142857161</c:v>
                </c:pt>
                <c:pt idx="4">
                  <c:v>1.368861024033438</c:v>
                </c:pt>
                <c:pt idx="5">
                  <c:v>1.4228829307140962</c:v>
                </c:pt>
              </c:numCache>
            </c:numRef>
          </c:val>
        </c:ser>
        <c:marker val="1"/>
        <c:axId val="106021632"/>
        <c:axId val="106023168"/>
      </c:lineChart>
      <c:dateAx>
        <c:axId val="106021632"/>
        <c:scaling>
          <c:orientation val="minMax"/>
        </c:scaling>
        <c:axPos val="b"/>
        <c:numFmt formatCode="General" sourceLinked="1"/>
        <c:tickLblPos val="nextTo"/>
        <c:crossAx val="106023168"/>
        <c:crosses val="autoZero"/>
        <c:lblOffset val="100"/>
        <c:baseTimeUnit val="years"/>
      </c:dateAx>
      <c:valAx>
        <c:axId val="106023168"/>
        <c:scaling>
          <c:orientation val="minMax"/>
        </c:scaling>
        <c:axPos val="l"/>
        <c:majorGridlines/>
        <c:numFmt formatCode="0.00" sourceLinked="1"/>
        <c:tickLblPos val="nextTo"/>
        <c:crossAx val="106021632"/>
        <c:crosses val="autoZero"/>
        <c:crossBetween val="midCat"/>
      </c:valAx>
      <c:spPr>
        <a:noFill/>
        <a:ln w="25400">
          <a:noFill/>
        </a:ln>
      </c:spPr>
    </c:plotArea>
    <c:legend>
      <c:legendPos val="b"/>
    </c:legend>
    <c:plotVisOnly val="1"/>
    <c:dispBlanksAs val="gap"/>
  </c:chart>
  <c:externalData r:id="rId1"/>
</c:chartSpace>
</file>

<file path=word/charts/chart71.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Speedup - Q8 - EIG - </a:t>
            </a:r>
            <a:r>
              <a:rPr lang="pt-BR"/>
              <a:t>Coloring - 3GPts</a:t>
            </a:r>
          </a:p>
        </c:rich>
      </c:tx>
    </c:title>
    <c:plotArea>
      <c:layout/>
      <c:lineChart>
        <c:grouping val="standard"/>
        <c:ser>
          <c:idx val="0"/>
          <c:order val="0"/>
          <c:tx>
            <c:strRef>
              <c:f>'Q8-Col'!$J$123</c:f>
              <c:strCache>
                <c:ptCount val="1"/>
                <c:pt idx="0">
                  <c:v>GPU_1</c:v>
                </c:pt>
              </c:strCache>
            </c:strRef>
          </c:tx>
          <c:cat>
            <c:numRef>
              <c:f>'Q8-Col'!$I$146:$I$151</c:f>
              <c:numCache>
                <c:formatCode>General</c:formatCode>
                <c:ptCount val="6"/>
                <c:pt idx="0">
                  <c:v>578</c:v>
                </c:pt>
                <c:pt idx="1">
                  <c:v>8450</c:v>
                </c:pt>
                <c:pt idx="2">
                  <c:v>13122</c:v>
                </c:pt>
                <c:pt idx="3">
                  <c:v>18818</c:v>
                </c:pt>
                <c:pt idx="4">
                  <c:v>33282</c:v>
                </c:pt>
                <c:pt idx="5">
                  <c:v>132098</c:v>
                </c:pt>
              </c:numCache>
            </c:numRef>
          </c:cat>
          <c:val>
            <c:numRef>
              <c:f>'Q8-Col'!$J$146:$J$151</c:f>
              <c:numCache>
                <c:formatCode>0.00</c:formatCode>
                <c:ptCount val="6"/>
                <c:pt idx="0">
                  <c:v>6.8461538461538458</c:v>
                </c:pt>
                <c:pt idx="1">
                  <c:v>26.743243243243185</c:v>
                </c:pt>
                <c:pt idx="2">
                  <c:v>23.52941176470588</c:v>
                </c:pt>
                <c:pt idx="3">
                  <c:v>17.126126126126128</c:v>
                </c:pt>
                <c:pt idx="4">
                  <c:v>7.5373831775700895</c:v>
                </c:pt>
                <c:pt idx="5">
                  <c:v>5.3777142857142852</c:v>
                </c:pt>
              </c:numCache>
            </c:numRef>
          </c:val>
        </c:ser>
        <c:ser>
          <c:idx val="1"/>
          <c:order val="1"/>
          <c:tx>
            <c:strRef>
              <c:f>'Q8-Col'!$K$123</c:f>
              <c:strCache>
                <c:ptCount val="1"/>
                <c:pt idx="0">
                  <c:v>GPU_2</c:v>
                </c:pt>
              </c:strCache>
            </c:strRef>
          </c:tx>
          <c:cat>
            <c:numRef>
              <c:f>'Q8-Col'!$I$146:$I$151</c:f>
              <c:numCache>
                <c:formatCode>General</c:formatCode>
                <c:ptCount val="6"/>
                <c:pt idx="0">
                  <c:v>578</c:v>
                </c:pt>
                <c:pt idx="1">
                  <c:v>8450</c:v>
                </c:pt>
                <c:pt idx="2">
                  <c:v>13122</c:v>
                </c:pt>
                <c:pt idx="3">
                  <c:v>18818</c:v>
                </c:pt>
                <c:pt idx="4">
                  <c:v>33282</c:v>
                </c:pt>
                <c:pt idx="5">
                  <c:v>132098</c:v>
                </c:pt>
              </c:numCache>
            </c:numRef>
          </c:cat>
          <c:val>
            <c:numRef>
              <c:f>'Q8-Col'!$K$146:$K$151</c:f>
              <c:numCache>
                <c:formatCode>0.00</c:formatCode>
                <c:ptCount val="6"/>
                <c:pt idx="0">
                  <c:v>6.8461538461538458</c:v>
                </c:pt>
                <c:pt idx="1">
                  <c:v>23.011627906976749</c:v>
                </c:pt>
                <c:pt idx="2">
                  <c:v>18.181818181818219</c:v>
                </c:pt>
                <c:pt idx="3">
                  <c:v>13.977941176470571</c:v>
                </c:pt>
                <c:pt idx="4">
                  <c:v>7.3318181818181909</c:v>
                </c:pt>
                <c:pt idx="5">
                  <c:v>5.7209726443768965</c:v>
                </c:pt>
              </c:numCache>
            </c:numRef>
          </c:val>
        </c:ser>
        <c:ser>
          <c:idx val="2"/>
          <c:order val="2"/>
          <c:tx>
            <c:strRef>
              <c:f>'Q8-Col'!$L$123</c:f>
              <c:strCache>
                <c:ptCount val="1"/>
                <c:pt idx="0">
                  <c:v>GPU_4</c:v>
                </c:pt>
              </c:strCache>
            </c:strRef>
          </c:tx>
          <c:cat>
            <c:numRef>
              <c:f>'Q8-Col'!$I$146:$I$151</c:f>
              <c:numCache>
                <c:formatCode>General</c:formatCode>
                <c:ptCount val="6"/>
                <c:pt idx="0">
                  <c:v>578</c:v>
                </c:pt>
                <c:pt idx="1">
                  <c:v>8450</c:v>
                </c:pt>
                <c:pt idx="2">
                  <c:v>13122</c:v>
                </c:pt>
                <c:pt idx="3">
                  <c:v>18818</c:v>
                </c:pt>
                <c:pt idx="4">
                  <c:v>33282</c:v>
                </c:pt>
                <c:pt idx="5">
                  <c:v>132098</c:v>
                </c:pt>
              </c:numCache>
            </c:numRef>
          </c:cat>
          <c:val>
            <c:numRef>
              <c:f>'Q8-Col'!$L$146:$L$151</c:f>
              <c:numCache>
                <c:formatCode>0.00</c:formatCode>
                <c:ptCount val="6"/>
                <c:pt idx="0">
                  <c:v>5.9333333333333478</c:v>
                </c:pt>
                <c:pt idx="1">
                  <c:v>23.282352941176427</c:v>
                </c:pt>
                <c:pt idx="2">
                  <c:v>17.39130434782609</c:v>
                </c:pt>
                <c:pt idx="3">
                  <c:v>13.387323943661968</c:v>
                </c:pt>
                <c:pt idx="4">
                  <c:v>6.7631027253668794</c:v>
                </c:pt>
                <c:pt idx="5">
                  <c:v>5.3229638009049767</c:v>
                </c:pt>
              </c:numCache>
            </c:numRef>
          </c:val>
        </c:ser>
        <c:ser>
          <c:idx val="3"/>
          <c:order val="3"/>
          <c:tx>
            <c:strRef>
              <c:f>'Q8-Col'!$M$123</c:f>
              <c:strCache>
                <c:ptCount val="1"/>
                <c:pt idx="0">
                  <c:v>GPU_8</c:v>
                </c:pt>
              </c:strCache>
            </c:strRef>
          </c:tx>
          <c:cat>
            <c:numRef>
              <c:f>'Q8-Col'!$I$146:$I$151</c:f>
              <c:numCache>
                <c:formatCode>General</c:formatCode>
                <c:ptCount val="6"/>
                <c:pt idx="0">
                  <c:v>578</c:v>
                </c:pt>
                <c:pt idx="1">
                  <c:v>8450</c:v>
                </c:pt>
                <c:pt idx="2">
                  <c:v>13122</c:v>
                </c:pt>
                <c:pt idx="3">
                  <c:v>18818</c:v>
                </c:pt>
                <c:pt idx="4">
                  <c:v>33282</c:v>
                </c:pt>
                <c:pt idx="5">
                  <c:v>132098</c:v>
                </c:pt>
              </c:numCache>
            </c:numRef>
          </c:cat>
          <c:val>
            <c:numRef>
              <c:f>'Q8-Col'!$M$146:$M$151</c:f>
              <c:numCache>
                <c:formatCode>0.00</c:formatCode>
                <c:ptCount val="6"/>
                <c:pt idx="0">
                  <c:v>5.5624999999999956</c:v>
                </c:pt>
                <c:pt idx="1">
                  <c:v>19.028846153846157</c:v>
                </c:pt>
                <c:pt idx="2">
                  <c:v>15.037593984962403</c:v>
                </c:pt>
                <c:pt idx="3">
                  <c:v>11.052325581395349</c:v>
                </c:pt>
                <c:pt idx="4">
                  <c:v>7.0745614035087714</c:v>
                </c:pt>
                <c:pt idx="5">
                  <c:v>5.6084624553039406</c:v>
                </c:pt>
              </c:numCache>
            </c:numRef>
          </c:val>
        </c:ser>
        <c:ser>
          <c:idx val="4"/>
          <c:order val="4"/>
          <c:tx>
            <c:strRef>
              <c:f>'Q8-Col'!$N$123</c:f>
              <c:strCache>
                <c:ptCount val="1"/>
                <c:pt idx="0">
                  <c:v>CPU_2</c:v>
                </c:pt>
              </c:strCache>
            </c:strRef>
          </c:tx>
          <c:cat>
            <c:numRef>
              <c:f>'Q8-Col'!$I$146:$I$151</c:f>
              <c:numCache>
                <c:formatCode>General</c:formatCode>
                <c:ptCount val="6"/>
                <c:pt idx="0">
                  <c:v>578</c:v>
                </c:pt>
                <c:pt idx="1">
                  <c:v>8450</c:v>
                </c:pt>
                <c:pt idx="2">
                  <c:v>13122</c:v>
                </c:pt>
                <c:pt idx="3">
                  <c:v>18818</c:v>
                </c:pt>
                <c:pt idx="4">
                  <c:v>33282</c:v>
                </c:pt>
                <c:pt idx="5">
                  <c:v>132098</c:v>
                </c:pt>
              </c:numCache>
            </c:numRef>
          </c:cat>
          <c:val>
            <c:numRef>
              <c:f>'Q8-Col'!$N$146:$N$151</c:f>
              <c:numCache>
                <c:formatCode>0.00</c:formatCode>
                <c:ptCount val="6"/>
                <c:pt idx="0">
                  <c:v>1.8936170212765988</c:v>
                </c:pt>
                <c:pt idx="1">
                  <c:v>3.8956692913385784</c:v>
                </c:pt>
                <c:pt idx="2">
                  <c:v>2.9282576866764272</c:v>
                </c:pt>
                <c:pt idx="3">
                  <c:v>2.0507011866235172</c:v>
                </c:pt>
                <c:pt idx="4">
                  <c:v>0.5719858156028379</c:v>
                </c:pt>
                <c:pt idx="5">
                  <c:v>0.79991500212494682</c:v>
                </c:pt>
              </c:numCache>
            </c:numRef>
          </c:val>
        </c:ser>
        <c:ser>
          <c:idx val="5"/>
          <c:order val="5"/>
          <c:tx>
            <c:strRef>
              <c:f>'Q8-Col'!$O$123</c:f>
              <c:strCache>
                <c:ptCount val="1"/>
                <c:pt idx="0">
                  <c:v>CPU_4</c:v>
                </c:pt>
              </c:strCache>
            </c:strRef>
          </c:tx>
          <c:cat>
            <c:numRef>
              <c:f>'Q8-Col'!$I$146:$I$151</c:f>
              <c:numCache>
                <c:formatCode>General</c:formatCode>
                <c:ptCount val="6"/>
                <c:pt idx="0">
                  <c:v>578</c:v>
                </c:pt>
                <c:pt idx="1">
                  <c:v>8450</c:v>
                </c:pt>
                <c:pt idx="2">
                  <c:v>13122</c:v>
                </c:pt>
                <c:pt idx="3">
                  <c:v>18818</c:v>
                </c:pt>
                <c:pt idx="4">
                  <c:v>33282</c:v>
                </c:pt>
                <c:pt idx="5">
                  <c:v>132098</c:v>
                </c:pt>
              </c:numCache>
            </c:numRef>
          </c:cat>
          <c:val>
            <c:numRef>
              <c:f>'Q8-Col'!$O$146:$O$151</c:f>
              <c:numCache>
                <c:formatCode>0.00</c:formatCode>
                <c:ptCount val="6"/>
                <c:pt idx="0">
                  <c:v>1.8936170212765988</c:v>
                </c:pt>
                <c:pt idx="1">
                  <c:v>2.5903141361256545</c:v>
                </c:pt>
                <c:pt idx="2">
                  <c:v>1.7937219730941676</c:v>
                </c:pt>
                <c:pt idx="3">
                  <c:v>1.1836861768368641</c:v>
                </c:pt>
                <c:pt idx="4">
                  <c:v>0.35603134311886131</c:v>
                </c:pt>
                <c:pt idx="5">
                  <c:v>0.61578224170647122</c:v>
                </c:pt>
              </c:numCache>
            </c:numRef>
          </c:val>
        </c:ser>
        <c:ser>
          <c:idx val="6"/>
          <c:order val="6"/>
          <c:tx>
            <c:strRef>
              <c:f>'Q8-Col'!$P$123</c:f>
              <c:strCache>
                <c:ptCount val="1"/>
                <c:pt idx="0">
                  <c:v>CPU_8</c:v>
                </c:pt>
              </c:strCache>
            </c:strRef>
          </c:tx>
          <c:cat>
            <c:numRef>
              <c:f>'Q8-Col'!$I$146:$I$151</c:f>
              <c:numCache>
                <c:formatCode>General</c:formatCode>
                <c:ptCount val="6"/>
                <c:pt idx="0">
                  <c:v>578</c:v>
                </c:pt>
                <c:pt idx="1">
                  <c:v>8450</c:v>
                </c:pt>
                <c:pt idx="2">
                  <c:v>13122</c:v>
                </c:pt>
                <c:pt idx="3">
                  <c:v>18818</c:v>
                </c:pt>
                <c:pt idx="4">
                  <c:v>33282</c:v>
                </c:pt>
                <c:pt idx="5">
                  <c:v>132098</c:v>
                </c:pt>
              </c:numCache>
            </c:numRef>
          </c:cat>
          <c:val>
            <c:numRef>
              <c:f>'Q8-Col'!$P$146:$P$151</c:f>
              <c:numCache>
                <c:formatCode>0.00</c:formatCode>
                <c:ptCount val="6"/>
                <c:pt idx="0">
                  <c:v>1.7115384615384615</c:v>
                </c:pt>
                <c:pt idx="1">
                  <c:v>2.1098081023454158</c:v>
                </c:pt>
                <c:pt idx="2">
                  <c:v>1.3726835964310247</c:v>
                </c:pt>
                <c:pt idx="3">
                  <c:v>0.83377192982456161</c:v>
                </c:pt>
                <c:pt idx="4">
                  <c:v>0.30319548872180452</c:v>
                </c:pt>
                <c:pt idx="5">
                  <c:v>0.58431640382465977</c:v>
                </c:pt>
              </c:numCache>
            </c:numRef>
          </c:val>
        </c:ser>
        <c:marker val="1"/>
        <c:axId val="106101376"/>
        <c:axId val="106131840"/>
      </c:lineChart>
      <c:dateAx>
        <c:axId val="106101376"/>
        <c:scaling>
          <c:orientation val="minMax"/>
        </c:scaling>
        <c:axPos val="b"/>
        <c:numFmt formatCode="General" sourceLinked="1"/>
        <c:tickLblPos val="nextTo"/>
        <c:crossAx val="106131840"/>
        <c:crosses val="autoZero"/>
        <c:lblOffset val="100"/>
        <c:baseTimeUnit val="years"/>
      </c:dateAx>
      <c:valAx>
        <c:axId val="106131840"/>
        <c:scaling>
          <c:orientation val="minMax"/>
        </c:scaling>
        <c:axPos val="l"/>
        <c:majorGridlines/>
        <c:numFmt formatCode="0.00" sourceLinked="1"/>
        <c:tickLblPos val="nextTo"/>
        <c:crossAx val="106101376"/>
        <c:crosses val="autoZero"/>
        <c:crossBetween val="midCat"/>
      </c:valAx>
      <c:spPr>
        <a:noFill/>
        <a:ln w="25400">
          <a:noFill/>
        </a:ln>
      </c:spPr>
    </c:plotArea>
    <c:legend>
      <c:legendPos val="b"/>
    </c:legend>
    <c:plotVisOnly val="1"/>
    <c:dispBlanksAs val="gap"/>
  </c:chart>
  <c:externalData r:id="rId1"/>
</c:chartSpace>
</file>

<file path=word/charts/chart72.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Speedup - Q8 - EIG - No </a:t>
            </a:r>
            <a:r>
              <a:rPr lang="pt-BR"/>
              <a:t>Coloring - 3GPts</a:t>
            </a:r>
          </a:p>
        </c:rich>
      </c:tx>
    </c:title>
    <c:plotArea>
      <c:layout/>
      <c:lineChart>
        <c:grouping val="standard"/>
        <c:ser>
          <c:idx val="0"/>
          <c:order val="0"/>
          <c:tx>
            <c:strRef>
              <c:f>'Q8-NoCol'!$J$123</c:f>
              <c:strCache>
                <c:ptCount val="1"/>
                <c:pt idx="0">
                  <c:v>GPU_1</c:v>
                </c:pt>
              </c:strCache>
            </c:strRef>
          </c:tx>
          <c:cat>
            <c:numRef>
              <c:f>'Q8-NoCol'!$A$146:$A$151</c:f>
              <c:numCache>
                <c:formatCode>General</c:formatCode>
                <c:ptCount val="6"/>
                <c:pt idx="0">
                  <c:v>578</c:v>
                </c:pt>
                <c:pt idx="1">
                  <c:v>8450</c:v>
                </c:pt>
                <c:pt idx="2">
                  <c:v>13122</c:v>
                </c:pt>
                <c:pt idx="3">
                  <c:v>18818</c:v>
                </c:pt>
                <c:pt idx="4">
                  <c:v>33282</c:v>
                </c:pt>
                <c:pt idx="5">
                  <c:v>132098</c:v>
                </c:pt>
              </c:numCache>
            </c:numRef>
          </c:cat>
          <c:val>
            <c:numRef>
              <c:f>'Q8-NoCol'!$J$146:$J$151</c:f>
              <c:numCache>
                <c:formatCode>0.00</c:formatCode>
                <c:ptCount val="6"/>
                <c:pt idx="0">
                  <c:v>8.0909090909091006</c:v>
                </c:pt>
                <c:pt idx="1">
                  <c:v>30.446153846153809</c:v>
                </c:pt>
                <c:pt idx="2">
                  <c:v>21.739130434782609</c:v>
                </c:pt>
                <c:pt idx="3">
                  <c:v>17.28181818181821</c:v>
                </c:pt>
                <c:pt idx="4">
                  <c:v>7.6992840095465365</c:v>
                </c:pt>
                <c:pt idx="5">
                  <c:v>5.3320113314447575</c:v>
                </c:pt>
              </c:numCache>
            </c:numRef>
          </c:val>
        </c:ser>
        <c:ser>
          <c:idx val="1"/>
          <c:order val="1"/>
          <c:tx>
            <c:strRef>
              <c:f>'Q8-NoCol'!$K$123</c:f>
              <c:strCache>
                <c:ptCount val="1"/>
                <c:pt idx="0">
                  <c:v>GPU_2</c:v>
                </c:pt>
              </c:strCache>
            </c:strRef>
          </c:tx>
          <c:cat>
            <c:numRef>
              <c:f>'Q8-NoCol'!$A$146:$A$151</c:f>
              <c:numCache>
                <c:formatCode>General</c:formatCode>
                <c:ptCount val="6"/>
                <c:pt idx="0">
                  <c:v>578</c:v>
                </c:pt>
                <c:pt idx="1">
                  <c:v>8450</c:v>
                </c:pt>
                <c:pt idx="2">
                  <c:v>13122</c:v>
                </c:pt>
                <c:pt idx="3">
                  <c:v>18818</c:v>
                </c:pt>
                <c:pt idx="4">
                  <c:v>33282</c:v>
                </c:pt>
                <c:pt idx="5">
                  <c:v>132098</c:v>
                </c:pt>
              </c:numCache>
            </c:numRef>
          </c:cat>
          <c:val>
            <c:numRef>
              <c:f>'Q8-NoCol'!$K$146:$K$151</c:f>
              <c:numCache>
                <c:formatCode>0.00</c:formatCode>
                <c:ptCount val="6"/>
                <c:pt idx="0">
                  <c:v>8.0909090909091006</c:v>
                </c:pt>
                <c:pt idx="1">
                  <c:v>23.559523809523757</c:v>
                </c:pt>
                <c:pt idx="2">
                  <c:v>17.543859649122787</c:v>
                </c:pt>
                <c:pt idx="3">
                  <c:v>14.968503937007874</c:v>
                </c:pt>
                <c:pt idx="4">
                  <c:v>7.4331797235023158</c:v>
                </c:pt>
                <c:pt idx="5">
                  <c:v>5.5719360568383651</c:v>
                </c:pt>
              </c:numCache>
            </c:numRef>
          </c:val>
        </c:ser>
        <c:ser>
          <c:idx val="2"/>
          <c:order val="2"/>
          <c:tx>
            <c:strRef>
              <c:f>'Q8-NoCol'!$L$123</c:f>
              <c:strCache>
                <c:ptCount val="1"/>
                <c:pt idx="0">
                  <c:v>GPU_4</c:v>
                </c:pt>
              </c:strCache>
            </c:strRef>
          </c:tx>
          <c:cat>
            <c:numRef>
              <c:f>'Q8-NoCol'!$A$146:$A$151</c:f>
              <c:numCache>
                <c:formatCode>General</c:formatCode>
                <c:ptCount val="6"/>
                <c:pt idx="0">
                  <c:v>578</c:v>
                </c:pt>
                <c:pt idx="1">
                  <c:v>8450</c:v>
                </c:pt>
                <c:pt idx="2">
                  <c:v>13122</c:v>
                </c:pt>
                <c:pt idx="3">
                  <c:v>18818</c:v>
                </c:pt>
                <c:pt idx="4">
                  <c:v>33282</c:v>
                </c:pt>
                <c:pt idx="5">
                  <c:v>132098</c:v>
                </c:pt>
              </c:numCache>
            </c:numRef>
          </c:cat>
          <c:val>
            <c:numRef>
              <c:f>'Q8-NoCol'!$L$146:$L$151</c:f>
              <c:numCache>
                <c:formatCode>0.00</c:formatCode>
                <c:ptCount val="6"/>
                <c:pt idx="0">
                  <c:v>7.4166666666666714</c:v>
                </c:pt>
                <c:pt idx="1">
                  <c:v>20.614583333333329</c:v>
                </c:pt>
                <c:pt idx="2">
                  <c:v>15.625</c:v>
                </c:pt>
                <c:pt idx="3">
                  <c:v>13.482269503546116</c:v>
                </c:pt>
                <c:pt idx="4">
                  <c:v>7.1848552338529963</c:v>
                </c:pt>
                <c:pt idx="5">
                  <c:v>5.6051220964859949</c:v>
                </c:pt>
              </c:numCache>
            </c:numRef>
          </c:val>
        </c:ser>
        <c:ser>
          <c:idx val="3"/>
          <c:order val="3"/>
          <c:tx>
            <c:strRef>
              <c:f>'Q8-NoCol'!$M$123</c:f>
              <c:strCache>
                <c:ptCount val="1"/>
                <c:pt idx="0">
                  <c:v>GPU_8</c:v>
                </c:pt>
              </c:strCache>
            </c:strRef>
          </c:tx>
          <c:cat>
            <c:numRef>
              <c:f>'Q8-NoCol'!$A$146:$A$151</c:f>
              <c:numCache>
                <c:formatCode>General</c:formatCode>
                <c:ptCount val="6"/>
                <c:pt idx="0">
                  <c:v>578</c:v>
                </c:pt>
                <c:pt idx="1">
                  <c:v>8450</c:v>
                </c:pt>
                <c:pt idx="2">
                  <c:v>13122</c:v>
                </c:pt>
                <c:pt idx="3">
                  <c:v>18818</c:v>
                </c:pt>
                <c:pt idx="4">
                  <c:v>33282</c:v>
                </c:pt>
                <c:pt idx="5">
                  <c:v>132098</c:v>
                </c:pt>
              </c:numCache>
            </c:numRef>
          </c:cat>
          <c:val>
            <c:numRef>
              <c:f>'Q8-NoCol'!$M$146:$M$151</c:f>
              <c:numCache>
                <c:formatCode>0.00</c:formatCode>
                <c:ptCount val="6"/>
                <c:pt idx="0">
                  <c:v>6.8461538461538458</c:v>
                </c:pt>
                <c:pt idx="1">
                  <c:v>19.028846153846157</c:v>
                </c:pt>
                <c:pt idx="2">
                  <c:v>16.52892561983473</c:v>
                </c:pt>
                <c:pt idx="3">
                  <c:v>13.110344827586225</c:v>
                </c:pt>
                <c:pt idx="4">
                  <c:v>7.1688888888888807</c:v>
                </c:pt>
                <c:pt idx="5">
                  <c:v>5.6454709058188364</c:v>
                </c:pt>
              </c:numCache>
            </c:numRef>
          </c:val>
        </c:ser>
        <c:ser>
          <c:idx val="4"/>
          <c:order val="4"/>
          <c:tx>
            <c:strRef>
              <c:f>'Q8-NoCol'!$N$123</c:f>
              <c:strCache>
                <c:ptCount val="1"/>
                <c:pt idx="0">
                  <c:v>CPU_2</c:v>
                </c:pt>
              </c:strCache>
            </c:strRef>
          </c:tx>
          <c:cat>
            <c:numRef>
              <c:f>'Q8-NoCol'!$A$146:$A$151</c:f>
              <c:numCache>
                <c:formatCode>General</c:formatCode>
                <c:ptCount val="6"/>
                <c:pt idx="0">
                  <c:v>578</c:v>
                </c:pt>
                <c:pt idx="1">
                  <c:v>8450</c:v>
                </c:pt>
                <c:pt idx="2">
                  <c:v>13122</c:v>
                </c:pt>
                <c:pt idx="3">
                  <c:v>18818</c:v>
                </c:pt>
                <c:pt idx="4">
                  <c:v>33282</c:v>
                </c:pt>
                <c:pt idx="5">
                  <c:v>132098</c:v>
                </c:pt>
              </c:numCache>
            </c:numRef>
          </c:cat>
          <c:val>
            <c:numRef>
              <c:f>'Q8-NoCol'!$N$146:$N$151</c:f>
              <c:numCache>
                <c:formatCode>0.00</c:formatCode>
                <c:ptCount val="6"/>
                <c:pt idx="0">
                  <c:v>1.6481481481481481</c:v>
                </c:pt>
                <c:pt idx="1">
                  <c:v>4.088842975206612</c:v>
                </c:pt>
                <c:pt idx="2">
                  <c:v>2.9806259314456027</c:v>
                </c:pt>
                <c:pt idx="3">
                  <c:v>2.2630952380952412</c:v>
                </c:pt>
                <c:pt idx="4">
                  <c:v>0.72429277054333185</c:v>
                </c:pt>
                <c:pt idx="5">
                  <c:v>0.97221074380165162</c:v>
                </c:pt>
              </c:numCache>
            </c:numRef>
          </c:val>
        </c:ser>
        <c:ser>
          <c:idx val="5"/>
          <c:order val="5"/>
          <c:tx>
            <c:strRef>
              <c:f>'Q8-NoCol'!$O$123</c:f>
              <c:strCache>
                <c:ptCount val="1"/>
                <c:pt idx="0">
                  <c:v>CPU_4</c:v>
                </c:pt>
              </c:strCache>
            </c:strRef>
          </c:tx>
          <c:cat>
            <c:numRef>
              <c:f>'Q8-NoCol'!$A$146:$A$151</c:f>
              <c:numCache>
                <c:formatCode>General</c:formatCode>
                <c:ptCount val="6"/>
                <c:pt idx="0">
                  <c:v>578</c:v>
                </c:pt>
                <c:pt idx="1">
                  <c:v>8450</c:v>
                </c:pt>
                <c:pt idx="2">
                  <c:v>13122</c:v>
                </c:pt>
                <c:pt idx="3">
                  <c:v>18818</c:v>
                </c:pt>
                <c:pt idx="4">
                  <c:v>33282</c:v>
                </c:pt>
                <c:pt idx="5">
                  <c:v>132098</c:v>
                </c:pt>
              </c:numCache>
            </c:numRef>
          </c:cat>
          <c:val>
            <c:numRef>
              <c:f>'Q8-NoCol'!$O$146:$O$151</c:f>
              <c:numCache>
                <c:formatCode>0.00</c:formatCode>
                <c:ptCount val="6"/>
                <c:pt idx="0">
                  <c:v>2.0227272727272796</c:v>
                </c:pt>
                <c:pt idx="1">
                  <c:v>3.025993883792049</c:v>
                </c:pt>
                <c:pt idx="2">
                  <c:v>1.8850141376060321</c:v>
                </c:pt>
                <c:pt idx="3">
                  <c:v>1.2016434892541066</c:v>
                </c:pt>
                <c:pt idx="4">
                  <c:v>0.41588242877401144</c:v>
                </c:pt>
                <c:pt idx="5">
                  <c:v>0.72880043367149583</c:v>
                </c:pt>
              </c:numCache>
            </c:numRef>
          </c:val>
        </c:ser>
        <c:ser>
          <c:idx val="6"/>
          <c:order val="6"/>
          <c:tx>
            <c:strRef>
              <c:f>'Q8-NoCol'!$P$123</c:f>
              <c:strCache>
                <c:ptCount val="1"/>
                <c:pt idx="0">
                  <c:v>CPU_8</c:v>
                </c:pt>
              </c:strCache>
            </c:strRef>
          </c:tx>
          <c:cat>
            <c:numRef>
              <c:f>'Q8-NoCol'!$A$146:$A$151</c:f>
              <c:numCache>
                <c:formatCode>General</c:formatCode>
                <c:ptCount val="6"/>
                <c:pt idx="0">
                  <c:v>578</c:v>
                </c:pt>
                <c:pt idx="1">
                  <c:v>8450</c:v>
                </c:pt>
                <c:pt idx="2">
                  <c:v>13122</c:v>
                </c:pt>
                <c:pt idx="3">
                  <c:v>18818</c:v>
                </c:pt>
                <c:pt idx="4">
                  <c:v>33282</c:v>
                </c:pt>
                <c:pt idx="5">
                  <c:v>132098</c:v>
                </c:pt>
              </c:numCache>
            </c:numRef>
          </c:cat>
          <c:val>
            <c:numRef>
              <c:f>'Q8-NoCol'!$P$146:$P$151</c:f>
              <c:numCache>
                <c:formatCode>0.00</c:formatCode>
                <c:ptCount val="6"/>
                <c:pt idx="0">
                  <c:v>1.7115384615384615</c:v>
                </c:pt>
                <c:pt idx="1">
                  <c:v>2.0255885363357207</c:v>
                </c:pt>
                <c:pt idx="2">
                  <c:v>1.4015416958654479</c:v>
                </c:pt>
                <c:pt idx="3">
                  <c:v>0.93415233415233356</c:v>
                </c:pt>
                <c:pt idx="4">
                  <c:v>0.3405468172701363</c:v>
                </c:pt>
                <c:pt idx="5">
                  <c:v>0.64252065269338687</c:v>
                </c:pt>
              </c:numCache>
            </c:numRef>
          </c:val>
        </c:ser>
        <c:marker val="1"/>
        <c:axId val="106193664"/>
        <c:axId val="106195200"/>
      </c:lineChart>
      <c:dateAx>
        <c:axId val="106193664"/>
        <c:scaling>
          <c:orientation val="minMax"/>
        </c:scaling>
        <c:axPos val="b"/>
        <c:numFmt formatCode="General" sourceLinked="1"/>
        <c:tickLblPos val="nextTo"/>
        <c:crossAx val="106195200"/>
        <c:crosses val="autoZero"/>
        <c:lblOffset val="100"/>
        <c:baseTimeUnit val="years"/>
      </c:dateAx>
      <c:valAx>
        <c:axId val="106195200"/>
        <c:scaling>
          <c:orientation val="minMax"/>
        </c:scaling>
        <c:axPos val="l"/>
        <c:majorGridlines/>
        <c:numFmt formatCode="0.00" sourceLinked="1"/>
        <c:tickLblPos val="nextTo"/>
        <c:crossAx val="106193664"/>
        <c:crosses val="autoZero"/>
        <c:crossBetween val="midCat"/>
      </c:valAx>
      <c:spPr>
        <a:noFill/>
        <a:ln w="25400">
          <a:noFill/>
        </a:ln>
      </c:spPr>
    </c:plotArea>
    <c:legend>
      <c:legendPos val="b"/>
    </c:legend>
    <c:plotVisOnly val="1"/>
    <c:dispBlanksAs val="gap"/>
  </c:chart>
  <c:externalData r:id="rId1"/>
</c:chartSpace>
</file>

<file path=word/charts/chart73.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Speedup - Brick20 - CSR - </a:t>
            </a:r>
            <a:r>
              <a:rPr lang="pt-BR"/>
              <a:t>Coloring - 2GPts</a:t>
            </a:r>
          </a:p>
        </c:rich>
      </c:tx>
    </c:title>
    <c:plotArea>
      <c:layout/>
      <c:lineChart>
        <c:grouping val="standard"/>
        <c:ser>
          <c:idx val="0"/>
          <c:order val="0"/>
          <c:tx>
            <c:strRef>
              <c:f>'Brk20-Col '!$B$111</c:f>
              <c:strCache>
                <c:ptCount val="1"/>
                <c:pt idx="0">
                  <c:v>GPU_1</c:v>
                </c:pt>
              </c:strCache>
            </c:strRef>
          </c:tx>
          <c:cat>
            <c:numRef>
              <c:f>'Brk20-Col '!$A$112:$A$116</c:f>
              <c:numCache>
                <c:formatCode>General</c:formatCode>
                <c:ptCount val="5"/>
                <c:pt idx="0">
                  <c:v>3675</c:v>
                </c:pt>
                <c:pt idx="1">
                  <c:v>8019</c:v>
                </c:pt>
                <c:pt idx="2">
                  <c:v>14883</c:v>
                </c:pt>
                <c:pt idx="3">
                  <c:v>24843</c:v>
                </c:pt>
                <c:pt idx="4">
                  <c:v>107163</c:v>
                </c:pt>
              </c:numCache>
            </c:numRef>
          </c:cat>
          <c:val>
            <c:numRef>
              <c:f>'Brk20-Col '!$B$112:$B$116</c:f>
              <c:numCache>
                <c:formatCode>0.00</c:formatCode>
                <c:ptCount val="5"/>
                <c:pt idx="0">
                  <c:v>2.5102040816326552</c:v>
                </c:pt>
                <c:pt idx="1">
                  <c:v>2.4571428571428582</c:v>
                </c:pt>
                <c:pt idx="2">
                  <c:v>3.4271012006861112</c:v>
                </c:pt>
                <c:pt idx="3">
                  <c:v>2.3149381541389147</c:v>
                </c:pt>
                <c:pt idx="4">
                  <c:v>2.147497982243745</c:v>
                </c:pt>
              </c:numCache>
            </c:numRef>
          </c:val>
        </c:ser>
        <c:ser>
          <c:idx val="1"/>
          <c:order val="1"/>
          <c:tx>
            <c:strRef>
              <c:f>'Brk20-Col '!$C$111</c:f>
              <c:strCache>
                <c:ptCount val="1"/>
                <c:pt idx="0">
                  <c:v>GPU_2</c:v>
                </c:pt>
              </c:strCache>
            </c:strRef>
          </c:tx>
          <c:cat>
            <c:numRef>
              <c:f>'Brk20-Col '!$A$112:$A$116</c:f>
              <c:numCache>
                <c:formatCode>General</c:formatCode>
                <c:ptCount val="5"/>
                <c:pt idx="0">
                  <c:v>3675</c:v>
                </c:pt>
                <c:pt idx="1">
                  <c:v>8019</c:v>
                </c:pt>
                <c:pt idx="2">
                  <c:v>14883</c:v>
                </c:pt>
                <c:pt idx="3">
                  <c:v>24843</c:v>
                </c:pt>
                <c:pt idx="4">
                  <c:v>107163</c:v>
                </c:pt>
              </c:numCache>
            </c:numRef>
          </c:cat>
          <c:val>
            <c:numRef>
              <c:f>'Brk20-Col '!$C$112:$C$116</c:f>
              <c:numCache>
                <c:formatCode>0.00</c:formatCode>
                <c:ptCount val="5"/>
                <c:pt idx="0">
                  <c:v>1.3717472118959106</c:v>
                </c:pt>
                <c:pt idx="1">
                  <c:v>1.6962524654832389</c:v>
                </c:pt>
                <c:pt idx="2">
                  <c:v>3.1464566929133837</c:v>
                </c:pt>
                <c:pt idx="3">
                  <c:v>2.2738317757009416</c:v>
                </c:pt>
                <c:pt idx="4">
                  <c:v>2.2154454621149027</c:v>
                </c:pt>
              </c:numCache>
            </c:numRef>
          </c:val>
        </c:ser>
        <c:ser>
          <c:idx val="2"/>
          <c:order val="2"/>
          <c:tx>
            <c:strRef>
              <c:f>'Brk20-Col '!$D$111</c:f>
              <c:strCache>
                <c:ptCount val="1"/>
                <c:pt idx="0">
                  <c:v>GPU_4</c:v>
                </c:pt>
              </c:strCache>
            </c:strRef>
          </c:tx>
          <c:cat>
            <c:numRef>
              <c:f>'Brk20-Col '!$A$112:$A$116</c:f>
              <c:numCache>
                <c:formatCode>General</c:formatCode>
                <c:ptCount val="5"/>
                <c:pt idx="0">
                  <c:v>3675</c:v>
                </c:pt>
                <c:pt idx="1">
                  <c:v>8019</c:v>
                </c:pt>
                <c:pt idx="2">
                  <c:v>14883</c:v>
                </c:pt>
                <c:pt idx="3">
                  <c:v>24843</c:v>
                </c:pt>
                <c:pt idx="4">
                  <c:v>107163</c:v>
                </c:pt>
              </c:numCache>
            </c:numRef>
          </c:cat>
          <c:val>
            <c:numRef>
              <c:f>'Brk20-Col '!$D$112:$D$116</c:f>
              <c:numCache>
                <c:formatCode>0.00</c:formatCode>
                <c:ptCount val="5"/>
                <c:pt idx="0">
                  <c:v>1.5247933884297518</c:v>
                </c:pt>
                <c:pt idx="1">
                  <c:v>1.2554744525547421</c:v>
                </c:pt>
                <c:pt idx="2">
                  <c:v>2.6254927726675477</c:v>
                </c:pt>
                <c:pt idx="3">
                  <c:v>2.2423963133640554</c:v>
                </c:pt>
                <c:pt idx="4">
                  <c:v>2.1813896290223411</c:v>
                </c:pt>
              </c:numCache>
            </c:numRef>
          </c:val>
        </c:ser>
        <c:ser>
          <c:idx val="3"/>
          <c:order val="3"/>
          <c:tx>
            <c:strRef>
              <c:f>'Brk20-Col '!$E$111</c:f>
              <c:strCache>
                <c:ptCount val="1"/>
                <c:pt idx="0">
                  <c:v>GPU_8</c:v>
                </c:pt>
              </c:strCache>
            </c:strRef>
          </c:tx>
          <c:cat>
            <c:numRef>
              <c:f>'Brk20-Col '!$A$112:$A$116</c:f>
              <c:numCache>
                <c:formatCode>General</c:formatCode>
                <c:ptCount val="5"/>
                <c:pt idx="0">
                  <c:v>3675</c:v>
                </c:pt>
                <c:pt idx="1">
                  <c:v>8019</c:v>
                </c:pt>
                <c:pt idx="2">
                  <c:v>14883</c:v>
                </c:pt>
                <c:pt idx="3">
                  <c:v>24843</c:v>
                </c:pt>
                <c:pt idx="4">
                  <c:v>107163</c:v>
                </c:pt>
              </c:numCache>
            </c:numRef>
          </c:cat>
          <c:val>
            <c:numRef>
              <c:f>'Brk20-Col '!$E$112:$E$116</c:f>
              <c:numCache>
                <c:formatCode>0.00</c:formatCode>
                <c:ptCount val="5"/>
                <c:pt idx="0">
                  <c:v>1.3768656716417926</c:v>
                </c:pt>
                <c:pt idx="1">
                  <c:v>1.354330708661418</c:v>
                </c:pt>
                <c:pt idx="2">
                  <c:v>2.9469026548672566</c:v>
                </c:pt>
                <c:pt idx="3">
                  <c:v>2.2018099547511309</c:v>
                </c:pt>
                <c:pt idx="4">
                  <c:v>2.1427420978457823</c:v>
                </c:pt>
              </c:numCache>
            </c:numRef>
          </c:val>
        </c:ser>
        <c:ser>
          <c:idx val="4"/>
          <c:order val="4"/>
          <c:tx>
            <c:strRef>
              <c:f>'Brk20-Col '!$F$111</c:f>
              <c:strCache>
                <c:ptCount val="1"/>
                <c:pt idx="0">
                  <c:v>CPU_2</c:v>
                </c:pt>
              </c:strCache>
            </c:strRef>
          </c:tx>
          <c:cat>
            <c:numRef>
              <c:f>'Brk20-Col '!$A$112:$A$116</c:f>
              <c:numCache>
                <c:formatCode>General</c:formatCode>
                <c:ptCount val="5"/>
                <c:pt idx="0">
                  <c:v>3675</c:v>
                </c:pt>
                <c:pt idx="1">
                  <c:v>8019</c:v>
                </c:pt>
                <c:pt idx="2">
                  <c:v>14883</c:v>
                </c:pt>
                <c:pt idx="3">
                  <c:v>24843</c:v>
                </c:pt>
                <c:pt idx="4">
                  <c:v>107163</c:v>
                </c:pt>
              </c:numCache>
            </c:numRef>
          </c:cat>
          <c:val>
            <c:numRef>
              <c:f>'Brk20-Col '!$F$112:$F$116</c:f>
              <c:numCache>
                <c:formatCode>0.00</c:formatCode>
                <c:ptCount val="5"/>
                <c:pt idx="0">
                  <c:v>1.3038869257950541</c:v>
                </c:pt>
                <c:pt idx="1">
                  <c:v>1.2409812409812411</c:v>
                </c:pt>
                <c:pt idx="2">
                  <c:v>2.2756264236901997</c:v>
                </c:pt>
                <c:pt idx="3">
                  <c:v>1.6472579553148281</c:v>
                </c:pt>
                <c:pt idx="4">
                  <c:v>1.5009166549146788</c:v>
                </c:pt>
              </c:numCache>
            </c:numRef>
          </c:val>
        </c:ser>
        <c:ser>
          <c:idx val="5"/>
          <c:order val="5"/>
          <c:tx>
            <c:strRef>
              <c:f>'Brk20-Col '!$G$111</c:f>
              <c:strCache>
                <c:ptCount val="1"/>
                <c:pt idx="0">
                  <c:v>CPU_4</c:v>
                </c:pt>
              </c:strCache>
            </c:strRef>
          </c:tx>
          <c:cat>
            <c:numRef>
              <c:f>'Brk20-Col '!$A$112:$A$116</c:f>
              <c:numCache>
                <c:formatCode>General</c:formatCode>
                <c:ptCount val="5"/>
                <c:pt idx="0">
                  <c:v>3675</c:v>
                </c:pt>
                <c:pt idx="1">
                  <c:v>8019</c:v>
                </c:pt>
                <c:pt idx="2">
                  <c:v>14883</c:v>
                </c:pt>
                <c:pt idx="3">
                  <c:v>24843</c:v>
                </c:pt>
                <c:pt idx="4">
                  <c:v>107163</c:v>
                </c:pt>
              </c:numCache>
            </c:numRef>
          </c:cat>
          <c:val>
            <c:numRef>
              <c:f>'Brk20-Col '!$G$112:$G$116</c:f>
              <c:numCache>
                <c:formatCode>0.00</c:formatCode>
                <c:ptCount val="5"/>
                <c:pt idx="0">
                  <c:v>1.2178217821782151</c:v>
                </c:pt>
                <c:pt idx="1">
                  <c:v>1.0591133004926108</c:v>
                </c:pt>
                <c:pt idx="2">
                  <c:v>2.2249443207126989</c:v>
                </c:pt>
                <c:pt idx="3">
                  <c:v>1.841786525359576</c:v>
                </c:pt>
                <c:pt idx="4">
                  <c:v>1.7138486312399337</c:v>
                </c:pt>
              </c:numCache>
            </c:numRef>
          </c:val>
        </c:ser>
        <c:ser>
          <c:idx val="6"/>
          <c:order val="6"/>
          <c:tx>
            <c:strRef>
              <c:f>'Brk20-Col '!$H$111</c:f>
              <c:strCache>
                <c:ptCount val="1"/>
                <c:pt idx="0">
                  <c:v>CPU_8</c:v>
                </c:pt>
              </c:strCache>
            </c:strRef>
          </c:tx>
          <c:cat>
            <c:numRef>
              <c:f>'Brk20-Col '!$A$112:$A$116</c:f>
              <c:numCache>
                <c:formatCode>General</c:formatCode>
                <c:ptCount val="5"/>
                <c:pt idx="0">
                  <c:v>3675</c:v>
                </c:pt>
                <c:pt idx="1">
                  <c:v>8019</c:v>
                </c:pt>
                <c:pt idx="2">
                  <c:v>14883</c:v>
                </c:pt>
                <c:pt idx="3">
                  <c:v>24843</c:v>
                </c:pt>
                <c:pt idx="4">
                  <c:v>107163</c:v>
                </c:pt>
              </c:numCache>
            </c:numRef>
          </c:cat>
          <c:val>
            <c:numRef>
              <c:f>'Brk20-Col '!$H$112:$H$116</c:f>
              <c:numCache>
                <c:formatCode>0.00</c:formatCode>
                <c:ptCount val="5"/>
                <c:pt idx="0">
                  <c:v>1.0542857142857165</c:v>
                </c:pt>
                <c:pt idx="1">
                  <c:v>1.0070257611241218</c:v>
                </c:pt>
                <c:pt idx="2">
                  <c:v>1.8795860771401678</c:v>
                </c:pt>
                <c:pt idx="3">
                  <c:v>1.8572519083969463</c:v>
                </c:pt>
                <c:pt idx="4">
                  <c:v>1.7210543337645539</c:v>
                </c:pt>
              </c:numCache>
            </c:numRef>
          </c:val>
        </c:ser>
        <c:marker val="1"/>
        <c:axId val="106261120"/>
        <c:axId val="106275200"/>
      </c:lineChart>
      <c:dateAx>
        <c:axId val="106261120"/>
        <c:scaling>
          <c:orientation val="minMax"/>
        </c:scaling>
        <c:axPos val="b"/>
        <c:numFmt formatCode="General" sourceLinked="1"/>
        <c:tickLblPos val="nextTo"/>
        <c:crossAx val="106275200"/>
        <c:crosses val="autoZero"/>
        <c:lblOffset val="100"/>
        <c:baseTimeUnit val="years"/>
      </c:dateAx>
      <c:valAx>
        <c:axId val="106275200"/>
        <c:scaling>
          <c:orientation val="minMax"/>
        </c:scaling>
        <c:axPos val="l"/>
        <c:majorGridlines/>
        <c:numFmt formatCode="0.00" sourceLinked="1"/>
        <c:tickLblPos val="nextTo"/>
        <c:crossAx val="106261120"/>
        <c:crosses val="autoZero"/>
        <c:crossBetween val="midCat"/>
      </c:valAx>
      <c:spPr>
        <a:noFill/>
        <a:ln w="25400">
          <a:noFill/>
        </a:ln>
      </c:spPr>
    </c:plotArea>
    <c:legend>
      <c:legendPos val="b"/>
    </c:legend>
    <c:plotVisOnly val="1"/>
    <c:dispBlanksAs val="gap"/>
  </c:chart>
  <c:externalData r:id="rId1"/>
</c:chartSpace>
</file>

<file path=word/charts/chart74.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Speedup - Brick20 - CSR - No </a:t>
            </a:r>
            <a:r>
              <a:rPr lang="pt-BR"/>
              <a:t>Coloring - 2GPts</a:t>
            </a:r>
          </a:p>
        </c:rich>
      </c:tx>
    </c:title>
    <c:plotArea>
      <c:layout/>
      <c:lineChart>
        <c:grouping val="standard"/>
        <c:ser>
          <c:idx val="0"/>
          <c:order val="0"/>
          <c:tx>
            <c:strRef>
              <c:f>'Brk20-NoCol '!$B$111</c:f>
              <c:strCache>
                <c:ptCount val="1"/>
                <c:pt idx="0">
                  <c:v>GPU_1</c:v>
                </c:pt>
              </c:strCache>
            </c:strRef>
          </c:tx>
          <c:cat>
            <c:numRef>
              <c:f>'Brk20-NoCol '!$A$112:$A$116</c:f>
              <c:numCache>
                <c:formatCode>General</c:formatCode>
                <c:ptCount val="5"/>
                <c:pt idx="0">
                  <c:v>3675</c:v>
                </c:pt>
                <c:pt idx="1">
                  <c:v>8019</c:v>
                </c:pt>
                <c:pt idx="2">
                  <c:v>14883</c:v>
                </c:pt>
                <c:pt idx="3">
                  <c:v>24843</c:v>
                </c:pt>
                <c:pt idx="4">
                  <c:v>107163</c:v>
                </c:pt>
              </c:numCache>
            </c:numRef>
          </c:cat>
          <c:val>
            <c:numRef>
              <c:f>'Brk20-NoCol '!$B$112:$B$116</c:f>
              <c:numCache>
                <c:formatCode>0.00</c:formatCode>
                <c:ptCount val="5"/>
                <c:pt idx="0">
                  <c:v>1.921875</c:v>
                </c:pt>
                <c:pt idx="1">
                  <c:v>1.6602316602316602</c:v>
                </c:pt>
                <c:pt idx="2">
                  <c:v>1.6417419884963023</c:v>
                </c:pt>
                <c:pt idx="3">
                  <c:v>2.1879496402877696</c:v>
                </c:pt>
                <c:pt idx="4">
                  <c:v>2.0530478395061729</c:v>
                </c:pt>
              </c:numCache>
            </c:numRef>
          </c:val>
        </c:ser>
        <c:ser>
          <c:idx val="1"/>
          <c:order val="1"/>
          <c:tx>
            <c:strRef>
              <c:f>'Brk20-NoCol '!$C$111</c:f>
              <c:strCache>
                <c:ptCount val="1"/>
                <c:pt idx="0">
                  <c:v>GPU_2</c:v>
                </c:pt>
              </c:strCache>
            </c:strRef>
          </c:tx>
          <c:cat>
            <c:numRef>
              <c:f>'Brk20-NoCol '!$A$112:$A$116</c:f>
              <c:numCache>
                <c:formatCode>General</c:formatCode>
                <c:ptCount val="5"/>
                <c:pt idx="0">
                  <c:v>3675</c:v>
                </c:pt>
                <c:pt idx="1">
                  <c:v>8019</c:v>
                </c:pt>
                <c:pt idx="2">
                  <c:v>14883</c:v>
                </c:pt>
                <c:pt idx="3">
                  <c:v>24843</c:v>
                </c:pt>
                <c:pt idx="4">
                  <c:v>107163</c:v>
                </c:pt>
              </c:numCache>
            </c:numRef>
          </c:cat>
          <c:val>
            <c:numRef>
              <c:f>'Brk20-NoCol '!$C$112:$C$116</c:f>
              <c:numCache>
                <c:formatCode>0.00</c:formatCode>
                <c:ptCount val="5"/>
                <c:pt idx="0">
                  <c:v>1.4414062499999969</c:v>
                </c:pt>
                <c:pt idx="1">
                  <c:v>1.3893376413570275</c:v>
                </c:pt>
                <c:pt idx="2">
                  <c:v>3.2330097087378675</c:v>
                </c:pt>
                <c:pt idx="3">
                  <c:v>2.2823639774859292</c:v>
                </c:pt>
                <c:pt idx="4">
                  <c:v>2.2196037539103242</c:v>
                </c:pt>
              </c:numCache>
            </c:numRef>
          </c:val>
        </c:ser>
        <c:ser>
          <c:idx val="2"/>
          <c:order val="2"/>
          <c:tx>
            <c:strRef>
              <c:f>'Brk20-NoCol '!$D$111</c:f>
              <c:strCache>
                <c:ptCount val="1"/>
                <c:pt idx="0">
                  <c:v>GPU_4</c:v>
                </c:pt>
              </c:strCache>
            </c:strRef>
          </c:tx>
          <c:cat>
            <c:numRef>
              <c:f>'Brk20-NoCol '!$A$112:$A$116</c:f>
              <c:numCache>
                <c:formatCode>General</c:formatCode>
                <c:ptCount val="5"/>
                <c:pt idx="0">
                  <c:v>3675</c:v>
                </c:pt>
                <c:pt idx="1">
                  <c:v>8019</c:v>
                </c:pt>
                <c:pt idx="2">
                  <c:v>14883</c:v>
                </c:pt>
                <c:pt idx="3">
                  <c:v>24843</c:v>
                </c:pt>
                <c:pt idx="4">
                  <c:v>107163</c:v>
                </c:pt>
              </c:numCache>
            </c:numRef>
          </c:cat>
          <c:val>
            <c:numRef>
              <c:f>'Brk20-NoCol '!$D$112:$D$116</c:f>
              <c:numCache>
                <c:formatCode>0.00</c:formatCode>
                <c:ptCount val="5"/>
                <c:pt idx="0">
                  <c:v>1.4137931034482758</c:v>
                </c:pt>
                <c:pt idx="1">
                  <c:v>1.37820512820513</c:v>
                </c:pt>
                <c:pt idx="2">
                  <c:v>3.1024844720496887</c:v>
                </c:pt>
                <c:pt idx="3">
                  <c:v>2.2527777777777818</c:v>
                </c:pt>
                <c:pt idx="4">
                  <c:v>2.199421368051254</c:v>
                </c:pt>
              </c:numCache>
            </c:numRef>
          </c:val>
        </c:ser>
        <c:ser>
          <c:idx val="3"/>
          <c:order val="3"/>
          <c:tx>
            <c:strRef>
              <c:f>'Brk20-NoCol '!$E$111</c:f>
              <c:strCache>
                <c:ptCount val="1"/>
                <c:pt idx="0">
                  <c:v>GPU_8</c:v>
                </c:pt>
              </c:strCache>
            </c:strRef>
          </c:tx>
          <c:cat>
            <c:numRef>
              <c:f>'Brk20-NoCol '!$A$112:$A$116</c:f>
              <c:numCache>
                <c:formatCode>General</c:formatCode>
                <c:ptCount val="5"/>
                <c:pt idx="0">
                  <c:v>3675</c:v>
                </c:pt>
                <c:pt idx="1">
                  <c:v>8019</c:v>
                </c:pt>
                <c:pt idx="2">
                  <c:v>14883</c:v>
                </c:pt>
                <c:pt idx="3">
                  <c:v>24843</c:v>
                </c:pt>
                <c:pt idx="4">
                  <c:v>107163</c:v>
                </c:pt>
              </c:numCache>
            </c:numRef>
          </c:cat>
          <c:val>
            <c:numRef>
              <c:f>'Brk20-NoCol '!$E$112:$E$116</c:f>
              <c:numCache>
                <c:formatCode>0.00</c:formatCode>
                <c:ptCount val="5"/>
                <c:pt idx="0">
                  <c:v>1.4083969465648838</c:v>
                </c:pt>
                <c:pt idx="1">
                  <c:v>1.262848751835536</c:v>
                </c:pt>
                <c:pt idx="2">
                  <c:v>3.2277867528271513</c:v>
                </c:pt>
                <c:pt idx="3">
                  <c:v>2.2823639774859292</c:v>
                </c:pt>
                <c:pt idx="4">
                  <c:v>2.1243512974051937</c:v>
                </c:pt>
              </c:numCache>
            </c:numRef>
          </c:val>
        </c:ser>
        <c:ser>
          <c:idx val="4"/>
          <c:order val="4"/>
          <c:tx>
            <c:strRef>
              <c:f>'Brk20-NoCol '!$F$111</c:f>
              <c:strCache>
                <c:ptCount val="1"/>
                <c:pt idx="0">
                  <c:v>CPU_2</c:v>
                </c:pt>
              </c:strCache>
            </c:strRef>
          </c:tx>
          <c:cat>
            <c:numRef>
              <c:f>'Brk20-NoCol '!$A$112:$A$116</c:f>
              <c:numCache>
                <c:formatCode>General</c:formatCode>
                <c:ptCount val="5"/>
                <c:pt idx="0">
                  <c:v>3675</c:v>
                </c:pt>
                <c:pt idx="1">
                  <c:v>8019</c:v>
                </c:pt>
                <c:pt idx="2">
                  <c:v>14883</c:v>
                </c:pt>
                <c:pt idx="3">
                  <c:v>24843</c:v>
                </c:pt>
                <c:pt idx="4">
                  <c:v>107163</c:v>
                </c:pt>
              </c:numCache>
            </c:numRef>
          </c:cat>
          <c:val>
            <c:numRef>
              <c:f>'Brk20-NoCol '!$F$112:$F$116</c:f>
              <c:numCache>
                <c:formatCode>0.00</c:formatCode>
                <c:ptCount val="5"/>
                <c:pt idx="0">
                  <c:v>1.3666666666666665</c:v>
                </c:pt>
                <c:pt idx="1">
                  <c:v>1.1360634081902261</c:v>
                </c:pt>
                <c:pt idx="2">
                  <c:v>2.2576271186440682</c:v>
                </c:pt>
                <c:pt idx="3">
                  <c:v>1.6528532608695661</c:v>
                </c:pt>
                <c:pt idx="4">
                  <c:v>1.5835441154590078</c:v>
                </c:pt>
              </c:numCache>
            </c:numRef>
          </c:val>
        </c:ser>
        <c:ser>
          <c:idx val="5"/>
          <c:order val="5"/>
          <c:tx>
            <c:strRef>
              <c:f>'Brk20-NoCol '!$G$111</c:f>
              <c:strCache>
                <c:ptCount val="1"/>
                <c:pt idx="0">
                  <c:v>CPU_4</c:v>
                </c:pt>
              </c:strCache>
            </c:strRef>
          </c:tx>
          <c:cat>
            <c:numRef>
              <c:f>'Brk20-NoCol '!$A$112:$A$116</c:f>
              <c:numCache>
                <c:formatCode>General</c:formatCode>
                <c:ptCount val="5"/>
                <c:pt idx="0">
                  <c:v>3675</c:v>
                </c:pt>
                <c:pt idx="1">
                  <c:v>8019</c:v>
                </c:pt>
                <c:pt idx="2">
                  <c:v>14883</c:v>
                </c:pt>
                <c:pt idx="3">
                  <c:v>24843</c:v>
                </c:pt>
                <c:pt idx="4">
                  <c:v>107163</c:v>
                </c:pt>
              </c:numCache>
            </c:numRef>
          </c:cat>
          <c:val>
            <c:numRef>
              <c:f>'Brk20-NoCol '!$G$112:$G$116</c:f>
              <c:numCache>
                <c:formatCode>0.00</c:formatCode>
                <c:ptCount val="5"/>
                <c:pt idx="0">
                  <c:v>1.2382550335570481</c:v>
                </c:pt>
                <c:pt idx="1">
                  <c:v>1.0899873257287724</c:v>
                </c:pt>
                <c:pt idx="2">
                  <c:v>2.6117647058823596</c:v>
                </c:pt>
                <c:pt idx="3">
                  <c:v>1.8362264150943375</c:v>
                </c:pt>
                <c:pt idx="4">
                  <c:v>1.7045163356822552</c:v>
                </c:pt>
              </c:numCache>
            </c:numRef>
          </c:val>
        </c:ser>
        <c:ser>
          <c:idx val="6"/>
          <c:order val="6"/>
          <c:tx>
            <c:strRef>
              <c:f>'Brk20-NoCol '!$H$111</c:f>
              <c:strCache>
                <c:ptCount val="1"/>
                <c:pt idx="0">
                  <c:v>CPU_8</c:v>
                </c:pt>
              </c:strCache>
            </c:strRef>
          </c:tx>
          <c:cat>
            <c:numRef>
              <c:f>'Brk20-NoCol '!$A$112:$A$116</c:f>
              <c:numCache>
                <c:formatCode>General</c:formatCode>
                <c:ptCount val="5"/>
                <c:pt idx="0">
                  <c:v>3675</c:v>
                </c:pt>
                <c:pt idx="1">
                  <c:v>8019</c:v>
                </c:pt>
                <c:pt idx="2">
                  <c:v>14883</c:v>
                </c:pt>
                <c:pt idx="3">
                  <c:v>24843</c:v>
                </c:pt>
                <c:pt idx="4">
                  <c:v>107163</c:v>
                </c:pt>
              </c:numCache>
            </c:numRef>
          </c:cat>
          <c:val>
            <c:numRef>
              <c:f>'Brk20-NoCol '!$H$112:$H$116</c:f>
              <c:numCache>
                <c:formatCode>0.00</c:formatCode>
                <c:ptCount val="5"/>
                <c:pt idx="0">
                  <c:v>1.0365168539325844</c:v>
                </c:pt>
                <c:pt idx="1">
                  <c:v>1.0035005834305717</c:v>
                </c:pt>
                <c:pt idx="2">
                  <c:v>1.9569049951028399</c:v>
                </c:pt>
                <c:pt idx="3">
                  <c:v>1.8501901140684409</c:v>
                </c:pt>
                <c:pt idx="4">
                  <c:v>1.7045163356822552</c:v>
                </c:pt>
              </c:numCache>
            </c:numRef>
          </c:val>
        </c:ser>
        <c:marker val="1"/>
        <c:axId val="106328832"/>
        <c:axId val="106330368"/>
      </c:lineChart>
      <c:dateAx>
        <c:axId val="106328832"/>
        <c:scaling>
          <c:orientation val="minMax"/>
        </c:scaling>
        <c:axPos val="b"/>
        <c:numFmt formatCode="General" sourceLinked="1"/>
        <c:tickLblPos val="nextTo"/>
        <c:crossAx val="106330368"/>
        <c:crosses val="autoZero"/>
        <c:lblOffset val="100"/>
        <c:baseTimeUnit val="years"/>
      </c:dateAx>
      <c:valAx>
        <c:axId val="106330368"/>
        <c:scaling>
          <c:orientation val="minMax"/>
        </c:scaling>
        <c:axPos val="l"/>
        <c:majorGridlines/>
        <c:numFmt formatCode="0.00" sourceLinked="1"/>
        <c:tickLblPos val="nextTo"/>
        <c:crossAx val="106328832"/>
        <c:crosses val="autoZero"/>
        <c:crossBetween val="midCat"/>
      </c:valAx>
      <c:spPr>
        <a:noFill/>
        <a:ln w="25400">
          <a:noFill/>
        </a:ln>
      </c:spPr>
    </c:plotArea>
    <c:legend>
      <c:legendPos val="b"/>
    </c:legend>
    <c:plotVisOnly val="1"/>
    <c:dispBlanksAs val="gap"/>
  </c:chart>
  <c:externalData r:id="rId1"/>
</c:chartSpace>
</file>

<file path=word/charts/chart75.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Speedup - Brick20 - ELL - </a:t>
            </a:r>
            <a:r>
              <a:rPr lang="pt-BR"/>
              <a:t>Coloring - 2GPts</a:t>
            </a:r>
          </a:p>
        </c:rich>
      </c:tx>
    </c:title>
    <c:plotArea>
      <c:layout/>
      <c:lineChart>
        <c:grouping val="standard"/>
        <c:ser>
          <c:idx val="0"/>
          <c:order val="0"/>
          <c:tx>
            <c:strRef>
              <c:f>'Brk20-Col '!$B$111</c:f>
              <c:strCache>
                <c:ptCount val="1"/>
                <c:pt idx="0">
                  <c:v>GPU_1</c:v>
                </c:pt>
              </c:strCache>
            </c:strRef>
          </c:tx>
          <c:cat>
            <c:numRef>
              <c:f>'Brk20-Col '!$A$122:$A$126</c:f>
              <c:numCache>
                <c:formatCode>General</c:formatCode>
                <c:ptCount val="5"/>
                <c:pt idx="0">
                  <c:v>3675</c:v>
                </c:pt>
                <c:pt idx="1">
                  <c:v>8019</c:v>
                </c:pt>
                <c:pt idx="2">
                  <c:v>14883</c:v>
                </c:pt>
                <c:pt idx="3">
                  <c:v>24843</c:v>
                </c:pt>
                <c:pt idx="4">
                  <c:v>107163</c:v>
                </c:pt>
              </c:numCache>
            </c:numRef>
          </c:cat>
          <c:val>
            <c:numRef>
              <c:f>'Brk20-Col '!$B$122:$B$126</c:f>
              <c:numCache>
                <c:formatCode>0.00</c:formatCode>
                <c:ptCount val="5"/>
                <c:pt idx="0">
                  <c:v>1.8</c:v>
                </c:pt>
                <c:pt idx="1">
                  <c:v>1.8301886792452846</c:v>
                </c:pt>
                <c:pt idx="2">
                  <c:v>1.6648199445983403</c:v>
                </c:pt>
                <c:pt idx="3">
                  <c:v>1.718181818181818</c:v>
                </c:pt>
                <c:pt idx="4">
                  <c:v>1.6351809954751131</c:v>
                </c:pt>
              </c:numCache>
            </c:numRef>
          </c:val>
        </c:ser>
        <c:ser>
          <c:idx val="1"/>
          <c:order val="1"/>
          <c:tx>
            <c:strRef>
              <c:f>'Brk20-Col '!$C$111</c:f>
              <c:strCache>
                <c:ptCount val="1"/>
                <c:pt idx="0">
                  <c:v>GPU_2</c:v>
                </c:pt>
              </c:strCache>
            </c:strRef>
          </c:tx>
          <c:cat>
            <c:numRef>
              <c:f>'Brk20-Col '!$A$122:$A$126</c:f>
              <c:numCache>
                <c:formatCode>General</c:formatCode>
                <c:ptCount val="5"/>
                <c:pt idx="0">
                  <c:v>3675</c:v>
                </c:pt>
                <c:pt idx="1">
                  <c:v>8019</c:v>
                </c:pt>
                <c:pt idx="2">
                  <c:v>14883</c:v>
                </c:pt>
                <c:pt idx="3">
                  <c:v>24843</c:v>
                </c:pt>
                <c:pt idx="4">
                  <c:v>107163</c:v>
                </c:pt>
              </c:numCache>
            </c:numRef>
          </c:cat>
          <c:val>
            <c:numRef>
              <c:f>'Brk20-Col '!$C$122:$C$126</c:f>
              <c:numCache>
                <c:formatCode>0.00</c:formatCode>
                <c:ptCount val="5"/>
                <c:pt idx="0">
                  <c:v>1.7685589519650673</c:v>
                </c:pt>
                <c:pt idx="1">
                  <c:v>1.7863720073664824</c:v>
                </c:pt>
                <c:pt idx="2">
                  <c:v>1.6155913978494576</c:v>
                </c:pt>
                <c:pt idx="3">
                  <c:v>1.7237124463519313</c:v>
                </c:pt>
                <c:pt idx="4">
                  <c:v>1.6888655216730959</c:v>
                </c:pt>
              </c:numCache>
            </c:numRef>
          </c:val>
        </c:ser>
        <c:ser>
          <c:idx val="2"/>
          <c:order val="2"/>
          <c:tx>
            <c:strRef>
              <c:f>'Brk20-Col '!$D$111</c:f>
              <c:strCache>
                <c:ptCount val="1"/>
                <c:pt idx="0">
                  <c:v>GPU_4</c:v>
                </c:pt>
              </c:strCache>
            </c:strRef>
          </c:tx>
          <c:cat>
            <c:numRef>
              <c:f>'Brk20-Col '!$A$122:$A$126</c:f>
              <c:numCache>
                <c:formatCode>General</c:formatCode>
                <c:ptCount val="5"/>
                <c:pt idx="0">
                  <c:v>3675</c:v>
                </c:pt>
                <c:pt idx="1">
                  <c:v>8019</c:v>
                </c:pt>
                <c:pt idx="2">
                  <c:v>14883</c:v>
                </c:pt>
                <c:pt idx="3">
                  <c:v>24843</c:v>
                </c:pt>
                <c:pt idx="4">
                  <c:v>107163</c:v>
                </c:pt>
              </c:numCache>
            </c:numRef>
          </c:cat>
          <c:val>
            <c:numRef>
              <c:f>'Brk20-Col '!$D$122:$D$126</c:f>
              <c:numCache>
                <c:formatCode>0.00</c:formatCode>
                <c:ptCount val="5"/>
                <c:pt idx="0">
                  <c:v>1.5820312499999998</c:v>
                </c:pt>
                <c:pt idx="1">
                  <c:v>1.6638078902229838</c:v>
                </c:pt>
                <c:pt idx="2">
                  <c:v>1.699340245051838</c:v>
                </c:pt>
                <c:pt idx="3">
                  <c:v>1.7154297917778933</c:v>
                </c:pt>
                <c:pt idx="4">
                  <c:v>1.6767196380930285</c:v>
                </c:pt>
              </c:numCache>
            </c:numRef>
          </c:val>
        </c:ser>
        <c:ser>
          <c:idx val="3"/>
          <c:order val="3"/>
          <c:tx>
            <c:strRef>
              <c:f>'Brk20-Col '!$E$111</c:f>
              <c:strCache>
                <c:ptCount val="1"/>
                <c:pt idx="0">
                  <c:v>GPU_8</c:v>
                </c:pt>
              </c:strCache>
            </c:strRef>
          </c:tx>
          <c:cat>
            <c:numRef>
              <c:f>'Brk20-Col '!$A$122:$A$126</c:f>
              <c:numCache>
                <c:formatCode>General</c:formatCode>
                <c:ptCount val="5"/>
                <c:pt idx="0">
                  <c:v>3675</c:v>
                </c:pt>
                <c:pt idx="1">
                  <c:v>8019</c:v>
                </c:pt>
                <c:pt idx="2">
                  <c:v>14883</c:v>
                </c:pt>
                <c:pt idx="3">
                  <c:v>24843</c:v>
                </c:pt>
                <c:pt idx="4">
                  <c:v>107163</c:v>
                </c:pt>
              </c:numCache>
            </c:numRef>
          </c:cat>
          <c:val>
            <c:numRef>
              <c:f>'Brk20-Col '!$E$122:$E$126</c:f>
              <c:numCache>
                <c:formatCode>0.00</c:formatCode>
                <c:ptCount val="5"/>
                <c:pt idx="0">
                  <c:v>1.51685393258427</c:v>
                </c:pt>
                <c:pt idx="1">
                  <c:v>1.6928446771378698</c:v>
                </c:pt>
                <c:pt idx="2">
                  <c:v>1.6725417439703161</c:v>
                </c:pt>
                <c:pt idx="3">
                  <c:v>1.5905940594059398</c:v>
                </c:pt>
                <c:pt idx="4">
                  <c:v>1.7151162790697674</c:v>
                </c:pt>
              </c:numCache>
            </c:numRef>
          </c:val>
        </c:ser>
        <c:ser>
          <c:idx val="4"/>
          <c:order val="4"/>
          <c:tx>
            <c:strRef>
              <c:f>'Brk20-Col '!$F$111</c:f>
              <c:strCache>
                <c:ptCount val="1"/>
                <c:pt idx="0">
                  <c:v>CPU_2</c:v>
                </c:pt>
              </c:strCache>
            </c:strRef>
          </c:tx>
          <c:cat>
            <c:numRef>
              <c:f>'Brk20-Col '!$A$122:$A$126</c:f>
              <c:numCache>
                <c:formatCode>General</c:formatCode>
                <c:ptCount val="5"/>
                <c:pt idx="0">
                  <c:v>3675</c:v>
                </c:pt>
                <c:pt idx="1">
                  <c:v>8019</c:v>
                </c:pt>
                <c:pt idx="2">
                  <c:v>14883</c:v>
                </c:pt>
                <c:pt idx="3">
                  <c:v>24843</c:v>
                </c:pt>
                <c:pt idx="4">
                  <c:v>107163</c:v>
                </c:pt>
              </c:numCache>
            </c:numRef>
          </c:cat>
          <c:val>
            <c:numRef>
              <c:f>'Brk20-Col '!$F$122:$F$126</c:f>
              <c:numCache>
                <c:formatCode>0.00</c:formatCode>
                <c:ptCount val="5"/>
                <c:pt idx="0">
                  <c:v>1.35</c:v>
                </c:pt>
                <c:pt idx="1">
                  <c:v>1.5038759689922481</c:v>
                </c:pt>
                <c:pt idx="2">
                  <c:v>1.426424050632908</c:v>
                </c:pt>
                <c:pt idx="3">
                  <c:v>1.4772413793103438</c:v>
                </c:pt>
                <c:pt idx="4">
                  <c:v>1.4218965178044416</c:v>
                </c:pt>
              </c:numCache>
            </c:numRef>
          </c:val>
        </c:ser>
        <c:ser>
          <c:idx val="5"/>
          <c:order val="5"/>
          <c:tx>
            <c:strRef>
              <c:f>'Brk20-Col '!$G$111</c:f>
              <c:strCache>
                <c:ptCount val="1"/>
                <c:pt idx="0">
                  <c:v>CPU_4</c:v>
                </c:pt>
              </c:strCache>
            </c:strRef>
          </c:tx>
          <c:cat>
            <c:numRef>
              <c:f>'Brk20-Col '!$A$122:$A$126</c:f>
              <c:numCache>
                <c:formatCode>General</c:formatCode>
                <c:ptCount val="5"/>
                <c:pt idx="0">
                  <c:v>3675</c:v>
                </c:pt>
                <c:pt idx="1">
                  <c:v>8019</c:v>
                </c:pt>
                <c:pt idx="2">
                  <c:v>14883</c:v>
                </c:pt>
                <c:pt idx="3">
                  <c:v>24843</c:v>
                </c:pt>
                <c:pt idx="4">
                  <c:v>107163</c:v>
                </c:pt>
              </c:numCache>
            </c:numRef>
          </c:cat>
          <c:val>
            <c:numRef>
              <c:f>'Brk20-Col '!$G$122:$G$126</c:f>
              <c:numCache>
                <c:formatCode>0.00</c:formatCode>
                <c:ptCount val="5"/>
                <c:pt idx="0">
                  <c:v>1.5820312499999998</c:v>
                </c:pt>
                <c:pt idx="1">
                  <c:v>1.5594855305466258</c:v>
                </c:pt>
                <c:pt idx="2">
                  <c:v>1.4412470023980817</c:v>
                </c:pt>
                <c:pt idx="3">
                  <c:v>1.4512195121951201</c:v>
                </c:pt>
                <c:pt idx="4">
                  <c:v>1.3713120197324731</c:v>
                </c:pt>
              </c:numCache>
            </c:numRef>
          </c:val>
        </c:ser>
        <c:ser>
          <c:idx val="6"/>
          <c:order val="6"/>
          <c:tx>
            <c:strRef>
              <c:f>'Brk20-Col '!$H$111</c:f>
              <c:strCache>
                <c:ptCount val="1"/>
                <c:pt idx="0">
                  <c:v>CPU_8</c:v>
                </c:pt>
              </c:strCache>
            </c:strRef>
          </c:tx>
          <c:cat>
            <c:numRef>
              <c:f>'Brk20-Col '!$A$122:$A$126</c:f>
              <c:numCache>
                <c:formatCode>General</c:formatCode>
                <c:ptCount val="5"/>
                <c:pt idx="0">
                  <c:v>3675</c:v>
                </c:pt>
                <c:pt idx="1">
                  <c:v>8019</c:v>
                </c:pt>
                <c:pt idx="2">
                  <c:v>14883</c:v>
                </c:pt>
                <c:pt idx="3">
                  <c:v>24843</c:v>
                </c:pt>
                <c:pt idx="4">
                  <c:v>107163</c:v>
                </c:pt>
              </c:numCache>
            </c:numRef>
          </c:cat>
          <c:val>
            <c:numRef>
              <c:f>'Brk20-Col '!$H$122:$H$126</c:f>
              <c:numCache>
                <c:formatCode>0.00</c:formatCode>
                <c:ptCount val="5"/>
                <c:pt idx="0">
                  <c:v>1.4568345323740985</c:v>
                </c:pt>
                <c:pt idx="1">
                  <c:v>1.5619967793880838</c:v>
                </c:pt>
                <c:pt idx="2">
                  <c:v>1.5253807106598978</c:v>
                </c:pt>
                <c:pt idx="3">
                  <c:v>1.5021037868162701</c:v>
                </c:pt>
                <c:pt idx="4">
                  <c:v>1.4130009775171046</c:v>
                </c:pt>
              </c:numCache>
            </c:numRef>
          </c:val>
        </c:ser>
        <c:marker val="1"/>
        <c:axId val="106850944"/>
        <c:axId val="106869120"/>
      </c:lineChart>
      <c:dateAx>
        <c:axId val="106850944"/>
        <c:scaling>
          <c:orientation val="minMax"/>
        </c:scaling>
        <c:axPos val="b"/>
        <c:numFmt formatCode="General" sourceLinked="1"/>
        <c:tickLblPos val="nextTo"/>
        <c:crossAx val="106869120"/>
        <c:crosses val="autoZero"/>
        <c:lblOffset val="100"/>
        <c:baseTimeUnit val="years"/>
      </c:dateAx>
      <c:valAx>
        <c:axId val="106869120"/>
        <c:scaling>
          <c:orientation val="minMax"/>
        </c:scaling>
        <c:axPos val="l"/>
        <c:majorGridlines/>
        <c:numFmt formatCode="0.00" sourceLinked="1"/>
        <c:tickLblPos val="nextTo"/>
        <c:crossAx val="106850944"/>
        <c:crosses val="autoZero"/>
        <c:crossBetween val="midCat"/>
      </c:valAx>
      <c:spPr>
        <a:noFill/>
        <a:ln w="25400">
          <a:noFill/>
        </a:ln>
      </c:spPr>
    </c:plotArea>
    <c:legend>
      <c:legendPos val="b"/>
    </c:legend>
    <c:plotVisOnly val="1"/>
    <c:dispBlanksAs val="gap"/>
  </c:chart>
  <c:externalData r:id="rId1"/>
</c:chartSpace>
</file>

<file path=word/charts/chart76.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Speedup - Brick20 - ELL - No </a:t>
            </a:r>
            <a:r>
              <a:rPr lang="pt-BR"/>
              <a:t>Coloring - 2GPts</a:t>
            </a:r>
          </a:p>
        </c:rich>
      </c:tx>
    </c:title>
    <c:plotArea>
      <c:layout/>
      <c:lineChart>
        <c:grouping val="standard"/>
        <c:ser>
          <c:idx val="0"/>
          <c:order val="0"/>
          <c:tx>
            <c:strRef>
              <c:f>'Brk20-NoCol '!$B$111</c:f>
              <c:strCache>
                <c:ptCount val="1"/>
                <c:pt idx="0">
                  <c:v>GPU_1</c:v>
                </c:pt>
              </c:strCache>
            </c:strRef>
          </c:tx>
          <c:cat>
            <c:numRef>
              <c:f>'Brk20-NoCol '!$A$122:$A$126</c:f>
              <c:numCache>
                <c:formatCode>General</c:formatCode>
                <c:ptCount val="5"/>
                <c:pt idx="0">
                  <c:v>3675</c:v>
                </c:pt>
                <c:pt idx="1">
                  <c:v>8019</c:v>
                </c:pt>
                <c:pt idx="2">
                  <c:v>14883</c:v>
                </c:pt>
                <c:pt idx="3">
                  <c:v>24843</c:v>
                </c:pt>
                <c:pt idx="4">
                  <c:v>107163</c:v>
                </c:pt>
              </c:numCache>
            </c:numRef>
          </c:cat>
          <c:val>
            <c:numRef>
              <c:f>'Brk20-NoCol '!$B$122:$B$126</c:f>
              <c:numCache>
                <c:formatCode>0.00</c:formatCode>
                <c:ptCount val="5"/>
                <c:pt idx="0">
                  <c:v>1.7685589519650673</c:v>
                </c:pt>
                <c:pt idx="1">
                  <c:v>1.7414721723518849</c:v>
                </c:pt>
                <c:pt idx="2">
                  <c:v>1.699340245051838</c:v>
                </c:pt>
                <c:pt idx="3">
                  <c:v>1.7072263549415516</c:v>
                </c:pt>
                <c:pt idx="4">
                  <c:v>1.710448467636966</c:v>
                </c:pt>
              </c:numCache>
            </c:numRef>
          </c:val>
        </c:ser>
        <c:ser>
          <c:idx val="1"/>
          <c:order val="1"/>
          <c:tx>
            <c:strRef>
              <c:f>'Brk20-NoCol '!$C$111</c:f>
              <c:strCache>
                <c:ptCount val="1"/>
                <c:pt idx="0">
                  <c:v>GPU_2</c:v>
                </c:pt>
              </c:strCache>
            </c:strRef>
          </c:tx>
          <c:cat>
            <c:numRef>
              <c:f>'Brk20-NoCol '!$A$122:$A$126</c:f>
              <c:numCache>
                <c:formatCode>General</c:formatCode>
                <c:ptCount val="5"/>
                <c:pt idx="0">
                  <c:v>3675</c:v>
                </c:pt>
                <c:pt idx="1">
                  <c:v>8019</c:v>
                </c:pt>
                <c:pt idx="2">
                  <c:v>14883</c:v>
                </c:pt>
                <c:pt idx="3">
                  <c:v>24843</c:v>
                </c:pt>
                <c:pt idx="4">
                  <c:v>107163</c:v>
                </c:pt>
              </c:numCache>
            </c:numRef>
          </c:cat>
          <c:val>
            <c:numRef>
              <c:f>'Brk20-NoCol '!$C$122:$C$126</c:f>
              <c:numCache>
                <c:formatCode>0.00</c:formatCode>
                <c:ptCount val="5"/>
                <c:pt idx="0">
                  <c:v>1.6666666666666667</c:v>
                </c:pt>
                <c:pt idx="1">
                  <c:v>1.7077464788732395</c:v>
                </c:pt>
                <c:pt idx="2">
                  <c:v>1.7487875848690611</c:v>
                </c:pt>
                <c:pt idx="3">
                  <c:v>1.7246376811594186</c:v>
                </c:pt>
                <c:pt idx="4">
                  <c:v>1.6657063839594357</c:v>
                </c:pt>
              </c:numCache>
            </c:numRef>
          </c:val>
        </c:ser>
        <c:ser>
          <c:idx val="2"/>
          <c:order val="2"/>
          <c:tx>
            <c:strRef>
              <c:f>'Brk20-NoCol '!$D$111</c:f>
              <c:strCache>
                <c:ptCount val="1"/>
                <c:pt idx="0">
                  <c:v>GPU_4</c:v>
                </c:pt>
              </c:strCache>
            </c:strRef>
          </c:tx>
          <c:cat>
            <c:numRef>
              <c:f>'Brk20-NoCol '!$A$122:$A$126</c:f>
              <c:numCache>
                <c:formatCode>General</c:formatCode>
                <c:ptCount val="5"/>
                <c:pt idx="0">
                  <c:v>3675</c:v>
                </c:pt>
                <c:pt idx="1">
                  <c:v>8019</c:v>
                </c:pt>
                <c:pt idx="2">
                  <c:v>14883</c:v>
                </c:pt>
                <c:pt idx="3">
                  <c:v>24843</c:v>
                </c:pt>
                <c:pt idx="4">
                  <c:v>107163</c:v>
                </c:pt>
              </c:numCache>
            </c:numRef>
          </c:cat>
          <c:val>
            <c:numRef>
              <c:f>'Brk20-NoCol '!$D$122:$D$126</c:f>
              <c:numCache>
                <c:formatCode>0.00</c:formatCode>
                <c:ptCount val="5"/>
                <c:pt idx="0">
                  <c:v>1.62</c:v>
                </c:pt>
                <c:pt idx="1">
                  <c:v>1.7383512544802866</c:v>
                </c:pt>
                <c:pt idx="2">
                  <c:v>1.7025495750708215</c:v>
                </c:pt>
                <c:pt idx="3">
                  <c:v>1.705414012738852</c:v>
                </c:pt>
                <c:pt idx="4">
                  <c:v>1.6325954370905806</c:v>
                </c:pt>
              </c:numCache>
            </c:numRef>
          </c:val>
        </c:ser>
        <c:ser>
          <c:idx val="3"/>
          <c:order val="3"/>
          <c:tx>
            <c:strRef>
              <c:f>'Brk20-NoCol '!$E$111</c:f>
              <c:strCache>
                <c:ptCount val="1"/>
                <c:pt idx="0">
                  <c:v>GPU_8</c:v>
                </c:pt>
              </c:strCache>
            </c:strRef>
          </c:tx>
          <c:cat>
            <c:numRef>
              <c:f>'Brk20-NoCol '!$A$122:$A$126</c:f>
              <c:numCache>
                <c:formatCode>General</c:formatCode>
                <c:ptCount val="5"/>
                <c:pt idx="0">
                  <c:v>3675</c:v>
                </c:pt>
                <c:pt idx="1">
                  <c:v>8019</c:v>
                </c:pt>
                <c:pt idx="2">
                  <c:v>14883</c:v>
                </c:pt>
                <c:pt idx="3">
                  <c:v>24843</c:v>
                </c:pt>
                <c:pt idx="4">
                  <c:v>107163</c:v>
                </c:pt>
              </c:numCache>
            </c:numRef>
          </c:cat>
          <c:val>
            <c:numRef>
              <c:f>'Brk20-NoCol '!$E$122:$E$126</c:f>
              <c:numCache>
                <c:formatCode>0.00</c:formatCode>
                <c:ptCount val="5"/>
                <c:pt idx="0">
                  <c:v>1.4944649446494458</c:v>
                </c:pt>
                <c:pt idx="1">
                  <c:v>1.7700729927007315</c:v>
                </c:pt>
                <c:pt idx="2">
                  <c:v>1.7073863636363635</c:v>
                </c:pt>
                <c:pt idx="3">
                  <c:v>1.7072263549415516</c:v>
                </c:pt>
                <c:pt idx="4">
                  <c:v>1.6934161199625135</c:v>
                </c:pt>
              </c:numCache>
            </c:numRef>
          </c:val>
        </c:ser>
        <c:ser>
          <c:idx val="4"/>
          <c:order val="4"/>
          <c:tx>
            <c:strRef>
              <c:f>'Brk20-NoCol '!$F$111</c:f>
              <c:strCache>
                <c:ptCount val="1"/>
                <c:pt idx="0">
                  <c:v>CPU_2</c:v>
                </c:pt>
              </c:strCache>
            </c:strRef>
          </c:tx>
          <c:cat>
            <c:numRef>
              <c:f>'Brk20-NoCol '!$A$122:$A$126</c:f>
              <c:numCache>
                <c:formatCode>General</c:formatCode>
                <c:ptCount val="5"/>
                <c:pt idx="0">
                  <c:v>3675</c:v>
                </c:pt>
                <c:pt idx="1">
                  <c:v>8019</c:v>
                </c:pt>
                <c:pt idx="2">
                  <c:v>14883</c:v>
                </c:pt>
                <c:pt idx="3">
                  <c:v>24843</c:v>
                </c:pt>
                <c:pt idx="4">
                  <c:v>107163</c:v>
                </c:pt>
              </c:numCache>
            </c:numRef>
          </c:cat>
          <c:val>
            <c:numRef>
              <c:f>'Brk20-NoCol '!$F$122:$F$126</c:f>
              <c:numCache>
                <c:formatCode>0.00</c:formatCode>
                <c:ptCount val="5"/>
                <c:pt idx="0">
                  <c:v>1.6463414634146343</c:v>
                </c:pt>
                <c:pt idx="1">
                  <c:v>1.6033057851239658</c:v>
                </c:pt>
                <c:pt idx="2">
                  <c:v>1.5012489592006659</c:v>
                </c:pt>
                <c:pt idx="3">
                  <c:v>1.4545043005885017</c:v>
                </c:pt>
                <c:pt idx="4">
                  <c:v>1.3807431464323241</c:v>
                </c:pt>
              </c:numCache>
            </c:numRef>
          </c:val>
        </c:ser>
        <c:ser>
          <c:idx val="5"/>
          <c:order val="5"/>
          <c:tx>
            <c:strRef>
              <c:f>'Brk20-NoCol '!$G$111</c:f>
              <c:strCache>
                <c:ptCount val="1"/>
                <c:pt idx="0">
                  <c:v>CPU_4</c:v>
                </c:pt>
              </c:strCache>
            </c:strRef>
          </c:tx>
          <c:cat>
            <c:numRef>
              <c:f>'Brk20-NoCol '!$A$122:$A$126</c:f>
              <c:numCache>
                <c:formatCode>General</c:formatCode>
                <c:ptCount val="5"/>
                <c:pt idx="0">
                  <c:v>3675</c:v>
                </c:pt>
                <c:pt idx="1">
                  <c:v>8019</c:v>
                </c:pt>
                <c:pt idx="2">
                  <c:v>14883</c:v>
                </c:pt>
                <c:pt idx="3">
                  <c:v>24843</c:v>
                </c:pt>
                <c:pt idx="4">
                  <c:v>107163</c:v>
                </c:pt>
              </c:numCache>
            </c:numRef>
          </c:cat>
          <c:val>
            <c:numRef>
              <c:f>'Brk20-NoCol '!$G$122:$G$126</c:f>
              <c:numCache>
                <c:formatCode>0.00</c:formatCode>
                <c:ptCount val="5"/>
                <c:pt idx="0">
                  <c:v>1.6804979253112076</c:v>
                </c:pt>
                <c:pt idx="1">
                  <c:v>1.5619967793880838</c:v>
                </c:pt>
                <c:pt idx="2">
                  <c:v>1.4447115384615383</c:v>
                </c:pt>
                <c:pt idx="3">
                  <c:v>1.4525316455696173</c:v>
                </c:pt>
                <c:pt idx="4">
                  <c:v>1.4258236338528287</c:v>
                </c:pt>
              </c:numCache>
            </c:numRef>
          </c:val>
        </c:ser>
        <c:ser>
          <c:idx val="6"/>
          <c:order val="6"/>
          <c:tx>
            <c:strRef>
              <c:f>'Brk20-NoCol '!$H$111</c:f>
              <c:strCache>
                <c:ptCount val="1"/>
                <c:pt idx="0">
                  <c:v>CPU_8</c:v>
                </c:pt>
              </c:strCache>
            </c:strRef>
          </c:tx>
          <c:cat>
            <c:numRef>
              <c:f>'Brk20-NoCol '!$A$122:$A$126</c:f>
              <c:numCache>
                <c:formatCode>General</c:formatCode>
                <c:ptCount val="5"/>
                <c:pt idx="0">
                  <c:v>3675</c:v>
                </c:pt>
                <c:pt idx="1">
                  <c:v>8019</c:v>
                </c:pt>
                <c:pt idx="2">
                  <c:v>14883</c:v>
                </c:pt>
                <c:pt idx="3">
                  <c:v>24843</c:v>
                </c:pt>
                <c:pt idx="4">
                  <c:v>107163</c:v>
                </c:pt>
              </c:numCache>
            </c:numRef>
          </c:cat>
          <c:val>
            <c:numRef>
              <c:f>'Brk20-NoCol '!$H$122:$H$126</c:f>
              <c:numCache>
                <c:formatCode>0.00</c:formatCode>
                <c:ptCount val="5"/>
                <c:pt idx="0">
                  <c:v>1.5458015267175573</c:v>
                </c:pt>
                <c:pt idx="1">
                  <c:v>1.552</c:v>
                </c:pt>
                <c:pt idx="2">
                  <c:v>1.5569948186528479</c:v>
                </c:pt>
                <c:pt idx="3">
                  <c:v>1.4840646651270191</c:v>
                </c:pt>
                <c:pt idx="4">
                  <c:v>1.4434791292190934</c:v>
                </c:pt>
              </c:numCache>
            </c:numRef>
          </c:val>
        </c:ser>
        <c:marker val="1"/>
        <c:axId val="106967808"/>
        <c:axId val="106969344"/>
      </c:lineChart>
      <c:dateAx>
        <c:axId val="106967808"/>
        <c:scaling>
          <c:orientation val="minMax"/>
        </c:scaling>
        <c:axPos val="b"/>
        <c:numFmt formatCode="General" sourceLinked="1"/>
        <c:tickLblPos val="nextTo"/>
        <c:crossAx val="106969344"/>
        <c:crosses val="autoZero"/>
        <c:lblOffset val="100"/>
        <c:baseTimeUnit val="years"/>
      </c:dateAx>
      <c:valAx>
        <c:axId val="106969344"/>
        <c:scaling>
          <c:orientation val="minMax"/>
        </c:scaling>
        <c:axPos val="l"/>
        <c:majorGridlines/>
        <c:numFmt formatCode="0.00" sourceLinked="1"/>
        <c:tickLblPos val="nextTo"/>
        <c:crossAx val="106967808"/>
        <c:crosses val="autoZero"/>
        <c:crossBetween val="midCat"/>
      </c:valAx>
      <c:spPr>
        <a:noFill/>
        <a:ln w="25400">
          <a:noFill/>
        </a:ln>
      </c:spPr>
    </c:plotArea>
    <c:legend>
      <c:legendPos val="b"/>
    </c:legend>
    <c:plotVisOnly val="1"/>
    <c:dispBlanksAs val="gap"/>
  </c:chart>
  <c:externalData r:id="rId1"/>
</c:chartSpace>
</file>

<file path=word/charts/chart77.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Speedup - Brick20 - EIG - </a:t>
            </a:r>
            <a:r>
              <a:rPr lang="pt-BR"/>
              <a:t>Coloring - 2GPts</a:t>
            </a:r>
          </a:p>
        </c:rich>
      </c:tx>
    </c:title>
    <c:plotArea>
      <c:layout/>
      <c:lineChart>
        <c:grouping val="standard"/>
        <c:ser>
          <c:idx val="0"/>
          <c:order val="0"/>
          <c:tx>
            <c:strRef>
              <c:f>'Brk20-Col '!$B$131</c:f>
              <c:strCache>
                <c:ptCount val="1"/>
                <c:pt idx="0">
                  <c:v>GPU_1</c:v>
                </c:pt>
              </c:strCache>
            </c:strRef>
          </c:tx>
          <c:cat>
            <c:numRef>
              <c:f>'Brk20-Col '!$I$132:$I$136</c:f>
              <c:numCache>
                <c:formatCode>General</c:formatCode>
                <c:ptCount val="5"/>
                <c:pt idx="0">
                  <c:v>3675</c:v>
                </c:pt>
                <c:pt idx="1">
                  <c:v>8019</c:v>
                </c:pt>
                <c:pt idx="2">
                  <c:v>14883</c:v>
                </c:pt>
                <c:pt idx="3">
                  <c:v>24843</c:v>
                </c:pt>
                <c:pt idx="4">
                  <c:v>107163</c:v>
                </c:pt>
              </c:numCache>
            </c:numRef>
          </c:cat>
          <c:val>
            <c:numRef>
              <c:f>'Brk20-Col '!$B$132:$B$136</c:f>
              <c:numCache>
                <c:formatCode>0.00</c:formatCode>
                <c:ptCount val="5"/>
                <c:pt idx="0">
                  <c:v>3.424083769633508</c:v>
                </c:pt>
                <c:pt idx="1">
                  <c:v>3.7661469933184817</c:v>
                </c:pt>
                <c:pt idx="2">
                  <c:v>3.2803297997644338</c:v>
                </c:pt>
                <c:pt idx="3">
                  <c:v>2.7508440243079</c:v>
                </c:pt>
                <c:pt idx="4">
                  <c:v>2.1843870415299058</c:v>
                </c:pt>
              </c:numCache>
            </c:numRef>
          </c:val>
        </c:ser>
        <c:ser>
          <c:idx val="1"/>
          <c:order val="1"/>
          <c:tx>
            <c:strRef>
              <c:f>'Brk20-Col '!$C$131</c:f>
              <c:strCache>
                <c:ptCount val="1"/>
                <c:pt idx="0">
                  <c:v>GPU_2</c:v>
                </c:pt>
              </c:strCache>
            </c:strRef>
          </c:tx>
          <c:cat>
            <c:numRef>
              <c:f>'Brk20-Col '!$I$132:$I$136</c:f>
              <c:numCache>
                <c:formatCode>General</c:formatCode>
                <c:ptCount val="5"/>
                <c:pt idx="0">
                  <c:v>3675</c:v>
                </c:pt>
                <c:pt idx="1">
                  <c:v>8019</c:v>
                </c:pt>
                <c:pt idx="2">
                  <c:v>14883</c:v>
                </c:pt>
                <c:pt idx="3">
                  <c:v>24843</c:v>
                </c:pt>
                <c:pt idx="4">
                  <c:v>107163</c:v>
                </c:pt>
              </c:numCache>
            </c:numRef>
          </c:cat>
          <c:val>
            <c:numRef>
              <c:f>'Brk20-Col '!$C$132:$C$136</c:f>
              <c:numCache>
                <c:formatCode>0.00</c:formatCode>
                <c:ptCount val="5"/>
                <c:pt idx="0">
                  <c:v>3.2058823529411802</c:v>
                </c:pt>
                <c:pt idx="1">
                  <c:v>3.5376569037656864</c:v>
                </c:pt>
                <c:pt idx="2">
                  <c:v>3.2233796296296298</c:v>
                </c:pt>
                <c:pt idx="3">
                  <c:v>2.7178118745830551</c:v>
                </c:pt>
                <c:pt idx="4">
                  <c:v>2.1937795614160853</c:v>
                </c:pt>
              </c:numCache>
            </c:numRef>
          </c:val>
        </c:ser>
        <c:ser>
          <c:idx val="2"/>
          <c:order val="2"/>
          <c:tx>
            <c:strRef>
              <c:f>'Brk20-Col '!$D$131</c:f>
              <c:strCache>
                <c:ptCount val="1"/>
                <c:pt idx="0">
                  <c:v>GPU_4</c:v>
                </c:pt>
              </c:strCache>
            </c:strRef>
          </c:tx>
          <c:cat>
            <c:numRef>
              <c:f>'Brk20-Col '!$I$132:$I$136</c:f>
              <c:numCache>
                <c:formatCode>General</c:formatCode>
                <c:ptCount val="5"/>
                <c:pt idx="0">
                  <c:v>3675</c:v>
                </c:pt>
                <c:pt idx="1">
                  <c:v>8019</c:v>
                </c:pt>
                <c:pt idx="2">
                  <c:v>14883</c:v>
                </c:pt>
                <c:pt idx="3">
                  <c:v>24843</c:v>
                </c:pt>
                <c:pt idx="4">
                  <c:v>107163</c:v>
                </c:pt>
              </c:numCache>
            </c:numRef>
          </c:cat>
          <c:val>
            <c:numRef>
              <c:f>'Brk20-Col '!$D$132:$D$136</c:f>
              <c:numCache>
                <c:formatCode>0.00</c:formatCode>
                <c:ptCount val="5"/>
                <c:pt idx="0">
                  <c:v>3.0704225352112644</c:v>
                </c:pt>
                <c:pt idx="1">
                  <c:v>3.6443965517241432</c:v>
                </c:pt>
                <c:pt idx="2">
                  <c:v>3.1187010078387458</c:v>
                </c:pt>
                <c:pt idx="3">
                  <c:v>2.7489878542510198</c:v>
                </c:pt>
                <c:pt idx="4">
                  <c:v>2.1506252634536986</c:v>
                </c:pt>
              </c:numCache>
            </c:numRef>
          </c:val>
        </c:ser>
        <c:ser>
          <c:idx val="3"/>
          <c:order val="3"/>
          <c:tx>
            <c:strRef>
              <c:f>'Brk20-Col '!$E$131</c:f>
              <c:strCache>
                <c:ptCount val="1"/>
                <c:pt idx="0">
                  <c:v>GPU_8</c:v>
                </c:pt>
              </c:strCache>
            </c:strRef>
          </c:tx>
          <c:cat>
            <c:numRef>
              <c:f>'Brk20-Col '!$I$132:$I$136</c:f>
              <c:numCache>
                <c:formatCode>General</c:formatCode>
                <c:ptCount val="5"/>
                <c:pt idx="0">
                  <c:v>3675</c:v>
                </c:pt>
                <c:pt idx="1">
                  <c:v>8019</c:v>
                </c:pt>
                <c:pt idx="2">
                  <c:v>14883</c:v>
                </c:pt>
                <c:pt idx="3">
                  <c:v>24843</c:v>
                </c:pt>
                <c:pt idx="4">
                  <c:v>107163</c:v>
                </c:pt>
              </c:numCache>
            </c:numRef>
          </c:cat>
          <c:val>
            <c:numRef>
              <c:f>'Brk20-Col '!$E$132:$E$136</c:f>
              <c:numCache>
                <c:formatCode>0.00</c:formatCode>
                <c:ptCount val="5"/>
                <c:pt idx="0">
                  <c:v>2.8684210526315832</c:v>
                </c:pt>
                <c:pt idx="1">
                  <c:v>3.4938016528925657</c:v>
                </c:pt>
                <c:pt idx="2">
                  <c:v>3.2383720930232527</c:v>
                </c:pt>
                <c:pt idx="3">
                  <c:v>2.6506180871828238</c:v>
                </c:pt>
                <c:pt idx="4">
                  <c:v>2.0978618421052642</c:v>
                </c:pt>
              </c:numCache>
            </c:numRef>
          </c:val>
        </c:ser>
        <c:ser>
          <c:idx val="4"/>
          <c:order val="4"/>
          <c:tx>
            <c:strRef>
              <c:f>'Brk20-Col '!$F$131</c:f>
              <c:strCache>
                <c:ptCount val="1"/>
                <c:pt idx="0">
                  <c:v>CPU_2</c:v>
                </c:pt>
              </c:strCache>
            </c:strRef>
          </c:tx>
          <c:cat>
            <c:numRef>
              <c:f>'Brk20-Col '!$I$132:$I$136</c:f>
              <c:numCache>
                <c:formatCode>General</c:formatCode>
                <c:ptCount val="5"/>
                <c:pt idx="0">
                  <c:v>3675</c:v>
                </c:pt>
                <c:pt idx="1">
                  <c:v>8019</c:v>
                </c:pt>
                <c:pt idx="2">
                  <c:v>14883</c:v>
                </c:pt>
                <c:pt idx="3">
                  <c:v>24843</c:v>
                </c:pt>
                <c:pt idx="4">
                  <c:v>107163</c:v>
                </c:pt>
              </c:numCache>
            </c:numRef>
          </c:cat>
          <c:val>
            <c:numRef>
              <c:f>'Brk20-Col '!$F$132:$F$136</c:f>
              <c:numCache>
                <c:formatCode>0.00</c:formatCode>
                <c:ptCount val="5"/>
                <c:pt idx="0">
                  <c:v>1.3653444676409188</c:v>
                </c:pt>
                <c:pt idx="1">
                  <c:v>1.1743055555555575</c:v>
                </c:pt>
                <c:pt idx="2">
                  <c:v>1.1896625373771892</c:v>
                </c:pt>
                <c:pt idx="3">
                  <c:v>1.249310027598896</c:v>
                </c:pt>
                <c:pt idx="4">
                  <c:v>1.3203933747412027</c:v>
                </c:pt>
              </c:numCache>
            </c:numRef>
          </c:val>
        </c:ser>
        <c:ser>
          <c:idx val="5"/>
          <c:order val="5"/>
          <c:tx>
            <c:strRef>
              <c:f>'Brk20-Col '!$G$131</c:f>
              <c:strCache>
                <c:ptCount val="1"/>
                <c:pt idx="0">
                  <c:v>CPU_4</c:v>
                </c:pt>
              </c:strCache>
            </c:strRef>
          </c:tx>
          <c:cat>
            <c:numRef>
              <c:f>'Brk20-Col '!$I$132:$I$136</c:f>
              <c:numCache>
                <c:formatCode>General</c:formatCode>
                <c:ptCount val="5"/>
                <c:pt idx="0">
                  <c:v>3675</c:v>
                </c:pt>
                <c:pt idx="1">
                  <c:v>8019</c:v>
                </c:pt>
                <c:pt idx="2">
                  <c:v>14883</c:v>
                </c:pt>
                <c:pt idx="3">
                  <c:v>24843</c:v>
                </c:pt>
                <c:pt idx="4">
                  <c:v>107163</c:v>
                </c:pt>
              </c:numCache>
            </c:numRef>
          </c:cat>
          <c:val>
            <c:numRef>
              <c:f>'Brk20-Col '!$G$132:$G$136</c:f>
              <c:numCache>
                <c:formatCode>0.00</c:formatCode>
                <c:ptCount val="5"/>
                <c:pt idx="0">
                  <c:v>1.5280373831775702</c:v>
                </c:pt>
                <c:pt idx="1">
                  <c:v>1.405652535328346</c:v>
                </c:pt>
                <c:pt idx="2">
                  <c:v>1.0349312523225536</c:v>
                </c:pt>
                <c:pt idx="3">
                  <c:v>0.77555682467161613</c:v>
                </c:pt>
                <c:pt idx="4">
                  <c:v>0.94968046162437281</c:v>
                </c:pt>
              </c:numCache>
            </c:numRef>
          </c:val>
        </c:ser>
        <c:ser>
          <c:idx val="6"/>
          <c:order val="6"/>
          <c:tx>
            <c:strRef>
              <c:f>'Brk20-Col '!$H$131</c:f>
              <c:strCache>
                <c:ptCount val="1"/>
                <c:pt idx="0">
                  <c:v>CPU_8</c:v>
                </c:pt>
              </c:strCache>
            </c:strRef>
          </c:tx>
          <c:cat>
            <c:numRef>
              <c:f>'Brk20-Col '!$I$132:$I$136</c:f>
              <c:numCache>
                <c:formatCode>General</c:formatCode>
                <c:ptCount val="5"/>
                <c:pt idx="0">
                  <c:v>3675</c:v>
                </c:pt>
                <c:pt idx="1">
                  <c:v>8019</c:v>
                </c:pt>
                <c:pt idx="2">
                  <c:v>14883</c:v>
                </c:pt>
                <c:pt idx="3">
                  <c:v>24843</c:v>
                </c:pt>
                <c:pt idx="4">
                  <c:v>107163</c:v>
                </c:pt>
              </c:numCache>
            </c:numRef>
          </c:cat>
          <c:val>
            <c:numRef>
              <c:f>'Brk20-Col '!$H$132:$H$136</c:f>
              <c:numCache>
                <c:formatCode>0.00</c:formatCode>
                <c:ptCount val="5"/>
                <c:pt idx="0">
                  <c:v>1.5</c:v>
                </c:pt>
                <c:pt idx="1">
                  <c:v>1.4678819444444438</c:v>
                </c:pt>
                <c:pt idx="2">
                  <c:v>1.046992481203008</c:v>
                </c:pt>
                <c:pt idx="3">
                  <c:v>0.86003799873337561</c:v>
                </c:pt>
                <c:pt idx="4">
                  <c:v>1.1647515409786184</c:v>
                </c:pt>
              </c:numCache>
            </c:numRef>
          </c:val>
        </c:ser>
        <c:marker val="1"/>
        <c:axId val="107088512"/>
        <c:axId val="107102592"/>
      </c:lineChart>
      <c:dateAx>
        <c:axId val="107088512"/>
        <c:scaling>
          <c:orientation val="minMax"/>
        </c:scaling>
        <c:axPos val="b"/>
        <c:numFmt formatCode="General" sourceLinked="1"/>
        <c:tickLblPos val="nextTo"/>
        <c:crossAx val="107102592"/>
        <c:crosses val="autoZero"/>
        <c:lblOffset val="100"/>
        <c:baseTimeUnit val="years"/>
      </c:dateAx>
      <c:valAx>
        <c:axId val="107102592"/>
        <c:scaling>
          <c:orientation val="minMax"/>
        </c:scaling>
        <c:axPos val="l"/>
        <c:majorGridlines/>
        <c:numFmt formatCode="0.00" sourceLinked="1"/>
        <c:tickLblPos val="nextTo"/>
        <c:crossAx val="107088512"/>
        <c:crosses val="autoZero"/>
        <c:crossBetween val="midCat"/>
      </c:valAx>
      <c:spPr>
        <a:noFill/>
        <a:ln w="25400">
          <a:noFill/>
        </a:ln>
      </c:spPr>
    </c:plotArea>
    <c:legend>
      <c:legendPos val="b"/>
    </c:legend>
    <c:plotVisOnly val="1"/>
    <c:dispBlanksAs val="gap"/>
  </c:chart>
  <c:externalData r:id="rId1"/>
</c:chartSpace>
</file>

<file path=word/charts/chart78.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Speedup - Brick20 - EIG - No </a:t>
            </a:r>
            <a:r>
              <a:rPr lang="pt-BR"/>
              <a:t>Coloring - 2GPts</a:t>
            </a:r>
          </a:p>
        </c:rich>
      </c:tx>
    </c:title>
    <c:plotArea>
      <c:layout/>
      <c:lineChart>
        <c:grouping val="standard"/>
        <c:ser>
          <c:idx val="0"/>
          <c:order val="0"/>
          <c:tx>
            <c:strRef>
              <c:f>'Brk20-NoCol '!$B$111</c:f>
              <c:strCache>
                <c:ptCount val="1"/>
                <c:pt idx="0">
                  <c:v>GPU_1</c:v>
                </c:pt>
              </c:strCache>
            </c:strRef>
          </c:tx>
          <c:cat>
            <c:numRef>
              <c:f>'Brk20-NoCol '!$A$132:$A$136</c:f>
              <c:numCache>
                <c:formatCode>General</c:formatCode>
                <c:ptCount val="5"/>
                <c:pt idx="0">
                  <c:v>3675</c:v>
                </c:pt>
                <c:pt idx="1">
                  <c:v>8019</c:v>
                </c:pt>
                <c:pt idx="2">
                  <c:v>14883</c:v>
                </c:pt>
                <c:pt idx="3">
                  <c:v>24843</c:v>
                </c:pt>
                <c:pt idx="4">
                  <c:v>107163</c:v>
                </c:pt>
              </c:numCache>
            </c:numRef>
          </c:cat>
          <c:val>
            <c:numRef>
              <c:f>'Brk20-NoCol '!$B$132:$B$136</c:f>
              <c:numCache>
                <c:formatCode>0.00</c:formatCode>
                <c:ptCount val="5"/>
                <c:pt idx="0">
                  <c:v>3.6132596685082867</c:v>
                </c:pt>
                <c:pt idx="1">
                  <c:v>4.0261904761904681</c:v>
                </c:pt>
                <c:pt idx="2">
                  <c:v>3.2308584686774946</c:v>
                </c:pt>
                <c:pt idx="3">
                  <c:v>2.7676630434782608</c:v>
                </c:pt>
                <c:pt idx="4">
                  <c:v>2.1108812577575575</c:v>
                </c:pt>
              </c:numCache>
            </c:numRef>
          </c:val>
        </c:ser>
        <c:ser>
          <c:idx val="1"/>
          <c:order val="1"/>
          <c:tx>
            <c:strRef>
              <c:f>'Brk20-NoCol '!$C$111</c:f>
              <c:strCache>
                <c:ptCount val="1"/>
                <c:pt idx="0">
                  <c:v>GPU_2</c:v>
                </c:pt>
              </c:strCache>
            </c:strRef>
          </c:tx>
          <c:cat>
            <c:numRef>
              <c:f>'Brk20-NoCol '!$A$132:$A$136</c:f>
              <c:numCache>
                <c:formatCode>General</c:formatCode>
                <c:ptCount val="5"/>
                <c:pt idx="0">
                  <c:v>3675</c:v>
                </c:pt>
                <c:pt idx="1">
                  <c:v>8019</c:v>
                </c:pt>
                <c:pt idx="2">
                  <c:v>14883</c:v>
                </c:pt>
                <c:pt idx="3">
                  <c:v>24843</c:v>
                </c:pt>
                <c:pt idx="4">
                  <c:v>107163</c:v>
                </c:pt>
              </c:numCache>
            </c:numRef>
          </c:cat>
          <c:val>
            <c:numRef>
              <c:f>'Brk20-NoCol '!$C$132:$C$136</c:f>
              <c:numCache>
                <c:formatCode>0.00</c:formatCode>
                <c:ptCount val="5"/>
                <c:pt idx="0">
                  <c:v>2.9327354260089638</c:v>
                </c:pt>
                <c:pt idx="1">
                  <c:v>3.6760869565217389</c:v>
                </c:pt>
                <c:pt idx="2">
                  <c:v>3.1468926553672318</c:v>
                </c:pt>
                <c:pt idx="3">
                  <c:v>2.6403110823072007</c:v>
                </c:pt>
                <c:pt idx="4">
                  <c:v>2.1311612364243975</c:v>
                </c:pt>
              </c:numCache>
            </c:numRef>
          </c:val>
        </c:ser>
        <c:ser>
          <c:idx val="2"/>
          <c:order val="2"/>
          <c:tx>
            <c:strRef>
              <c:f>'Brk20-NoCol '!$D$111</c:f>
              <c:strCache>
                <c:ptCount val="1"/>
                <c:pt idx="0">
                  <c:v>GPU_4</c:v>
                </c:pt>
              </c:strCache>
            </c:strRef>
          </c:tx>
          <c:cat>
            <c:numRef>
              <c:f>'Brk20-NoCol '!$A$132:$A$136</c:f>
              <c:numCache>
                <c:formatCode>General</c:formatCode>
                <c:ptCount val="5"/>
                <c:pt idx="0">
                  <c:v>3675</c:v>
                </c:pt>
                <c:pt idx="1">
                  <c:v>8019</c:v>
                </c:pt>
                <c:pt idx="2">
                  <c:v>14883</c:v>
                </c:pt>
                <c:pt idx="3">
                  <c:v>24843</c:v>
                </c:pt>
                <c:pt idx="4">
                  <c:v>107163</c:v>
                </c:pt>
              </c:numCache>
            </c:numRef>
          </c:cat>
          <c:val>
            <c:numRef>
              <c:f>'Brk20-NoCol '!$D$132:$D$136</c:f>
              <c:numCache>
                <c:formatCode>0.00</c:formatCode>
                <c:ptCount val="5"/>
                <c:pt idx="0">
                  <c:v>2.7024793388429789</c:v>
                </c:pt>
                <c:pt idx="1">
                  <c:v>3.1199261992619931</c:v>
                </c:pt>
                <c:pt idx="2">
                  <c:v>3.0841638981173927</c:v>
                </c:pt>
                <c:pt idx="3">
                  <c:v>2.6749835850295471</c:v>
                </c:pt>
                <c:pt idx="4">
                  <c:v>2.1563820794590023</c:v>
                </c:pt>
              </c:numCache>
            </c:numRef>
          </c:val>
        </c:ser>
        <c:ser>
          <c:idx val="3"/>
          <c:order val="3"/>
          <c:tx>
            <c:strRef>
              <c:f>'Brk20-NoCol '!$E$111</c:f>
              <c:strCache>
                <c:ptCount val="1"/>
                <c:pt idx="0">
                  <c:v>GPU_8</c:v>
                </c:pt>
              </c:strCache>
            </c:strRef>
          </c:tx>
          <c:cat>
            <c:numRef>
              <c:f>'Brk20-NoCol '!$A$132:$A$136</c:f>
              <c:numCache>
                <c:formatCode>General</c:formatCode>
                <c:ptCount val="5"/>
                <c:pt idx="0">
                  <c:v>3675</c:v>
                </c:pt>
                <c:pt idx="1">
                  <c:v>8019</c:v>
                </c:pt>
                <c:pt idx="2">
                  <c:v>14883</c:v>
                </c:pt>
                <c:pt idx="3">
                  <c:v>24843</c:v>
                </c:pt>
                <c:pt idx="4">
                  <c:v>107163</c:v>
                </c:pt>
              </c:numCache>
            </c:numRef>
          </c:cat>
          <c:val>
            <c:numRef>
              <c:f>'Brk20-NoCol '!$E$132:$E$136</c:f>
              <c:numCache>
                <c:formatCode>0.00</c:formatCode>
                <c:ptCount val="5"/>
                <c:pt idx="0">
                  <c:v>2.691358024691358</c:v>
                </c:pt>
                <c:pt idx="1">
                  <c:v>3.6132478632478633</c:v>
                </c:pt>
                <c:pt idx="2">
                  <c:v>3.0739514348785835</c:v>
                </c:pt>
                <c:pt idx="3">
                  <c:v>2.7196261682242988</c:v>
                </c:pt>
                <c:pt idx="4">
                  <c:v>2.1744565989487143</c:v>
                </c:pt>
              </c:numCache>
            </c:numRef>
          </c:val>
        </c:ser>
        <c:ser>
          <c:idx val="4"/>
          <c:order val="4"/>
          <c:tx>
            <c:strRef>
              <c:f>'Brk20-NoCol '!$F$111</c:f>
              <c:strCache>
                <c:ptCount val="1"/>
                <c:pt idx="0">
                  <c:v>CPU_2</c:v>
                </c:pt>
              </c:strCache>
            </c:strRef>
          </c:tx>
          <c:cat>
            <c:numRef>
              <c:f>'Brk20-NoCol '!$A$132:$A$136</c:f>
              <c:numCache>
                <c:formatCode>General</c:formatCode>
                <c:ptCount val="5"/>
                <c:pt idx="0">
                  <c:v>3675</c:v>
                </c:pt>
                <c:pt idx="1">
                  <c:v>8019</c:v>
                </c:pt>
                <c:pt idx="2">
                  <c:v>14883</c:v>
                </c:pt>
                <c:pt idx="3">
                  <c:v>24843</c:v>
                </c:pt>
                <c:pt idx="4">
                  <c:v>107163</c:v>
                </c:pt>
              </c:numCache>
            </c:numRef>
          </c:cat>
          <c:val>
            <c:numRef>
              <c:f>'Brk20-NoCol '!$F$132:$F$136</c:f>
              <c:numCache>
                <c:formatCode>0.00</c:formatCode>
                <c:ptCount val="5"/>
                <c:pt idx="0">
                  <c:v>1.4217391304347808</c:v>
                </c:pt>
                <c:pt idx="1">
                  <c:v>1.2628827483196416</c:v>
                </c:pt>
                <c:pt idx="2">
                  <c:v>1.3519417475728137</c:v>
                </c:pt>
                <c:pt idx="3">
                  <c:v>1.3666554847366683</c:v>
                </c:pt>
                <c:pt idx="4">
                  <c:v>1.3381710089176428</c:v>
                </c:pt>
              </c:numCache>
            </c:numRef>
          </c:val>
        </c:ser>
        <c:ser>
          <c:idx val="5"/>
          <c:order val="5"/>
          <c:tx>
            <c:strRef>
              <c:f>'Brk20-NoCol '!$G$111</c:f>
              <c:strCache>
                <c:ptCount val="1"/>
                <c:pt idx="0">
                  <c:v>CPU_4</c:v>
                </c:pt>
              </c:strCache>
            </c:strRef>
          </c:tx>
          <c:cat>
            <c:numRef>
              <c:f>'Brk20-NoCol '!$A$132:$A$136</c:f>
              <c:numCache>
                <c:formatCode>General</c:formatCode>
                <c:ptCount val="5"/>
                <c:pt idx="0">
                  <c:v>3675</c:v>
                </c:pt>
                <c:pt idx="1">
                  <c:v>8019</c:v>
                </c:pt>
                <c:pt idx="2">
                  <c:v>14883</c:v>
                </c:pt>
                <c:pt idx="3">
                  <c:v>24843</c:v>
                </c:pt>
                <c:pt idx="4">
                  <c:v>107163</c:v>
                </c:pt>
              </c:numCache>
            </c:numRef>
          </c:cat>
          <c:val>
            <c:numRef>
              <c:f>'Brk20-NoCol '!$G$132:$G$136</c:f>
              <c:numCache>
                <c:formatCode>0.00</c:formatCode>
                <c:ptCount val="5"/>
                <c:pt idx="0">
                  <c:v>1.4469026548672566</c:v>
                </c:pt>
                <c:pt idx="1">
                  <c:v>1.3648103309120261</c:v>
                </c:pt>
                <c:pt idx="2">
                  <c:v>1.000359195402299</c:v>
                </c:pt>
                <c:pt idx="3">
                  <c:v>0.79601406799531049</c:v>
                </c:pt>
                <c:pt idx="4">
                  <c:v>0.99467117234208569</c:v>
                </c:pt>
              </c:numCache>
            </c:numRef>
          </c:val>
        </c:ser>
        <c:ser>
          <c:idx val="6"/>
          <c:order val="6"/>
          <c:tx>
            <c:strRef>
              <c:f>'Brk20-NoCol '!$H$111</c:f>
              <c:strCache>
                <c:ptCount val="1"/>
                <c:pt idx="0">
                  <c:v>CPU_8</c:v>
                </c:pt>
              </c:strCache>
            </c:strRef>
          </c:tx>
          <c:cat>
            <c:numRef>
              <c:f>'Brk20-NoCol '!$A$132:$A$136</c:f>
              <c:numCache>
                <c:formatCode>General</c:formatCode>
                <c:ptCount val="5"/>
                <c:pt idx="0">
                  <c:v>3675</c:v>
                </c:pt>
                <c:pt idx="1">
                  <c:v>8019</c:v>
                </c:pt>
                <c:pt idx="2">
                  <c:v>14883</c:v>
                </c:pt>
                <c:pt idx="3">
                  <c:v>24843</c:v>
                </c:pt>
                <c:pt idx="4">
                  <c:v>107163</c:v>
                </c:pt>
              </c:numCache>
            </c:numRef>
          </c:cat>
          <c:val>
            <c:numRef>
              <c:f>'Brk20-NoCol '!$H$132:$H$136</c:f>
              <c:numCache>
                <c:formatCode>0.00</c:formatCode>
                <c:ptCount val="5"/>
                <c:pt idx="0">
                  <c:v>1.4533333333333334</c:v>
                </c:pt>
                <c:pt idx="1">
                  <c:v>1.5344827586206895</c:v>
                </c:pt>
                <c:pt idx="2">
                  <c:v>1.1113328012769361</c:v>
                </c:pt>
                <c:pt idx="3">
                  <c:v>0.92992467473179663</c:v>
                </c:pt>
                <c:pt idx="4">
                  <c:v>1.1846749226006201</c:v>
                </c:pt>
              </c:numCache>
            </c:numRef>
          </c:val>
        </c:ser>
        <c:marker val="1"/>
        <c:axId val="107156224"/>
        <c:axId val="107157760"/>
      </c:lineChart>
      <c:dateAx>
        <c:axId val="107156224"/>
        <c:scaling>
          <c:orientation val="minMax"/>
        </c:scaling>
        <c:axPos val="b"/>
        <c:numFmt formatCode="General" sourceLinked="1"/>
        <c:tickLblPos val="nextTo"/>
        <c:crossAx val="107157760"/>
        <c:crosses val="autoZero"/>
        <c:lblOffset val="100"/>
        <c:baseTimeUnit val="years"/>
      </c:dateAx>
      <c:valAx>
        <c:axId val="107157760"/>
        <c:scaling>
          <c:orientation val="minMax"/>
        </c:scaling>
        <c:axPos val="l"/>
        <c:majorGridlines/>
        <c:numFmt formatCode="0.00" sourceLinked="1"/>
        <c:tickLblPos val="nextTo"/>
        <c:crossAx val="107156224"/>
        <c:crosses val="autoZero"/>
        <c:crossBetween val="midCat"/>
      </c:valAx>
      <c:spPr>
        <a:noFill/>
        <a:ln w="25400">
          <a:noFill/>
        </a:ln>
      </c:spPr>
    </c:plotArea>
    <c:legend>
      <c:legendPos val="b"/>
    </c:legend>
    <c:plotVisOnly val="1"/>
    <c:dispBlanksAs val="gap"/>
  </c:chart>
  <c:externalData r:id="rId1"/>
</c:chartSpace>
</file>

<file path=word/charts/chart79.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Speedup - Brick20 - CSR - </a:t>
            </a:r>
            <a:r>
              <a:rPr lang="pt-BR"/>
              <a:t>Coloring - 3GPts</a:t>
            </a:r>
          </a:p>
        </c:rich>
      </c:tx>
    </c:title>
    <c:plotArea>
      <c:layout/>
      <c:lineChart>
        <c:grouping val="standard"/>
        <c:ser>
          <c:idx val="0"/>
          <c:order val="0"/>
          <c:tx>
            <c:strRef>
              <c:f>'Brk20-Col '!$J$111</c:f>
              <c:strCache>
                <c:ptCount val="1"/>
                <c:pt idx="0">
                  <c:v>GPU_1</c:v>
                </c:pt>
              </c:strCache>
            </c:strRef>
          </c:tx>
          <c:cat>
            <c:numRef>
              <c:f>'Brk20-Col '!$A$112:$A$116</c:f>
              <c:numCache>
                <c:formatCode>General</c:formatCode>
                <c:ptCount val="5"/>
                <c:pt idx="0">
                  <c:v>3675</c:v>
                </c:pt>
                <c:pt idx="1">
                  <c:v>8019</c:v>
                </c:pt>
                <c:pt idx="2">
                  <c:v>14883</c:v>
                </c:pt>
                <c:pt idx="3">
                  <c:v>24843</c:v>
                </c:pt>
                <c:pt idx="4">
                  <c:v>107163</c:v>
                </c:pt>
              </c:numCache>
            </c:numRef>
          </c:cat>
          <c:val>
            <c:numRef>
              <c:f>'Brk20-Col '!$J$112:$J$116</c:f>
              <c:numCache>
                <c:formatCode>0.00</c:formatCode>
                <c:ptCount val="5"/>
                <c:pt idx="0">
                  <c:v>3.5073170731707353</c:v>
                </c:pt>
                <c:pt idx="1">
                  <c:v>3.0576576576576602</c:v>
                </c:pt>
                <c:pt idx="2">
                  <c:v>2.8933224755700326</c:v>
                </c:pt>
                <c:pt idx="3">
                  <c:v>3.9660537482319702</c:v>
                </c:pt>
                <c:pt idx="4">
                  <c:v>4.2356538945853659</c:v>
                </c:pt>
              </c:numCache>
            </c:numRef>
          </c:val>
        </c:ser>
        <c:ser>
          <c:idx val="1"/>
          <c:order val="1"/>
          <c:tx>
            <c:strRef>
              <c:f>'Brk20-Col '!$K$111</c:f>
              <c:strCache>
                <c:ptCount val="1"/>
                <c:pt idx="0">
                  <c:v>GPU_2</c:v>
                </c:pt>
              </c:strCache>
            </c:strRef>
          </c:tx>
          <c:cat>
            <c:numRef>
              <c:f>'Brk20-Col '!$A$112:$A$116</c:f>
              <c:numCache>
                <c:formatCode>General</c:formatCode>
                <c:ptCount val="5"/>
                <c:pt idx="0">
                  <c:v>3675</c:v>
                </c:pt>
                <c:pt idx="1">
                  <c:v>8019</c:v>
                </c:pt>
                <c:pt idx="2">
                  <c:v>14883</c:v>
                </c:pt>
                <c:pt idx="3">
                  <c:v>24843</c:v>
                </c:pt>
                <c:pt idx="4">
                  <c:v>107163</c:v>
                </c:pt>
              </c:numCache>
            </c:numRef>
          </c:cat>
          <c:val>
            <c:numRef>
              <c:f>'Brk20-Col '!$K$112:$K$116</c:f>
              <c:numCache>
                <c:formatCode>0.00</c:formatCode>
                <c:ptCount val="5"/>
                <c:pt idx="0">
                  <c:v>2.7868217054263629</c:v>
                </c:pt>
                <c:pt idx="1">
                  <c:v>2.376750700280112</c:v>
                </c:pt>
                <c:pt idx="2">
                  <c:v>5.3188622754491011</c:v>
                </c:pt>
                <c:pt idx="3">
                  <c:v>4.8935427574171015</c:v>
                </c:pt>
                <c:pt idx="4">
                  <c:v>4.4052385406922374</c:v>
                </c:pt>
              </c:numCache>
            </c:numRef>
          </c:val>
        </c:ser>
        <c:ser>
          <c:idx val="2"/>
          <c:order val="2"/>
          <c:tx>
            <c:strRef>
              <c:f>'Brk20-Col '!$L$111</c:f>
              <c:strCache>
                <c:ptCount val="1"/>
                <c:pt idx="0">
                  <c:v>GPU_4</c:v>
                </c:pt>
              </c:strCache>
            </c:strRef>
          </c:tx>
          <c:cat>
            <c:numRef>
              <c:f>'Brk20-Col '!$A$112:$A$116</c:f>
              <c:numCache>
                <c:formatCode>General</c:formatCode>
                <c:ptCount val="5"/>
                <c:pt idx="0">
                  <c:v>3675</c:v>
                </c:pt>
                <c:pt idx="1">
                  <c:v>8019</c:v>
                </c:pt>
                <c:pt idx="2">
                  <c:v>14883</c:v>
                </c:pt>
                <c:pt idx="3">
                  <c:v>24843</c:v>
                </c:pt>
                <c:pt idx="4">
                  <c:v>107163</c:v>
                </c:pt>
              </c:numCache>
            </c:numRef>
          </c:cat>
          <c:val>
            <c:numRef>
              <c:f>'Brk20-Col '!$L$112:$L$116</c:f>
              <c:numCache>
                <c:formatCode>0.00</c:formatCode>
                <c:ptCount val="5"/>
                <c:pt idx="0">
                  <c:v>2.5956678700361007</c:v>
                </c:pt>
                <c:pt idx="1">
                  <c:v>2.5178041543026706</c:v>
                </c:pt>
                <c:pt idx="2">
                  <c:v>5.2637037037037109</c:v>
                </c:pt>
                <c:pt idx="3">
                  <c:v>4.8850174216027877</c:v>
                </c:pt>
                <c:pt idx="4">
                  <c:v>4.3498983927581838</c:v>
                </c:pt>
              </c:numCache>
            </c:numRef>
          </c:val>
        </c:ser>
        <c:ser>
          <c:idx val="3"/>
          <c:order val="3"/>
          <c:tx>
            <c:strRef>
              <c:f>'Brk20-Col '!$M$111</c:f>
              <c:strCache>
                <c:ptCount val="1"/>
                <c:pt idx="0">
                  <c:v>GPU_8</c:v>
                </c:pt>
              </c:strCache>
            </c:strRef>
          </c:tx>
          <c:cat>
            <c:numRef>
              <c:f>'Brk20-Col '!$A$112:$A$116</c:f>
              <c:numCache>
                <c:formatCode>General</c:formatCode>
                <c:ptCount val="5"/>
                <c:pt idx="0">
                  <c:v>3675</c:v>
                </c:pt>
                <c:pt idx="1">
                  <c:v>8019</c:v>
                </c:pt>
                <c:pt idx="2">
                  <c:v>14883</c:v>
                </c:pt>
                <c:pt idx="3">
                  <c:v>24843</c:v>
                </c:pt>
                <c:pt idx="4">
                  <c:v>107163</c:v>
                </c:pt>
              </c:numCache>
            </c:numRef>
          </c:cat>
          <c:val>
            <c:numRef>
              <c:f>'Brk20-Col '!$M$112:$M$116</c:f>
              <c:numCache>
                <c:formatCode>0.00</c:formatCode>
                <c:ptCount val="5"/>
                <c:pt idx="0">
                  <c:v>2.7760617760617792</c:v>
                </c:pt>
                <c:pt idx="1">
                  <c:v>2.4242857142857144</c:v>
                </c:pt>
                <c:pt idx="2">
                  <c:v>4.7059602649006624</c:v>
                </c:pt>
                <c:pt idx="3">
                  <c:v>4.8344827586206875</c:v>
                </c:pt>
                <c:pt idx="4">
                  <c:v>4.3069325041156015</c:v>
                </c:pt>
              </c:numCache>
            </c:numRef>
          </c:val>
        </c:ser>
        <c:ser>
          <c:idx val="4"/>
          <c:order val="4"/>
          <c:tx>
            <c:strRef>
              <c:f>'Brk20-Col '!$N$111</c:f>
              <c:strCache>
                <c:ptCount val="1"/>
                <c:pt idx="0">
                  <c:v>CPU_2</c:v>
                </c:pt>
              </c:strCache>
            </c:strRef>
          </c:tx>
          <c:cat>
            <c:numRef>
              <c:f>'Brk20-Col '!$A$112:$A$116</c:f>
              <c:numCache>
                <c:formatCode>General</c:formatCode>
                <c:ptCount val="5"/>
                <c:pt idx="0">
                  <c:v>3675</c:v>
                </c:pt>
                <c:pt idx="1">
                  <c:v>8019</c:v>
                </c:pt>
                <c:pt idx="2">
                  <c:v>14883</c:v>
                </c:pt>
                <c:pt idx="3">
                  <c:v>24843</c:v>
                </c:pt>
                <c:pt idx="4">
                  <c:v>107163</c:v>
                </c:pt>
              </c:numCache>
            </c:numRef>
          </c:cat>
          <c:val>
            <c:numRef>
              <c:f>'Brk20-Col '!$N$112:$N$116</c:f>
              <c:numCache>
                <c:formatCode>0.00</c:formatCode>
                <c:ptCount val="5"/>
                <c:pt idx="0">
                  <c:v>1.4794238683127572</c:v>
                </c:pt>
                <c:pt idx="1">
                  <c:v>1.297400611620795</c:v>
                </c:pt>
                <c:pt idx="2">
                  <c:v>1.7711864406779658</c:v>
                </c:pt>
                <c:pt idx="3">
                  <c:v>1.5638594534300057</c:v>
                </c:pt>
                <c:pt idx="4">
                  <c:v>1.4429464395146459</c:v>
                </c:pt>
              </c:numCache>
            </c:numRef>
          </c:val>
        </c:ser>
        <c:ser>
          <c:idx val="5"/>
          <c:order val="5"/>
          <c:tx>
            <c:strRef>
              <c:f>'Brk20-Col '!$O$111</c:f>
              <c:strCache>
                <c:ptCount val="1"/>
                <c:pt idx="0">
                  <c:v>CPU_4</c:v>
                </c:pt>
              </c:strCache>
            </c:strRef>
          </c:tx>
          <c:cat>
            <c:numRef>
              <c:f>'Brk20-Col '!$A$112:$A$116</c:f>
              <c:numCache>
                <c:formatCode>General</c:formatCode>
                <c:ptCount val="5"/>
                <c:pt idx="0">
                  <c:v>3675</c:v>
                </c:pt>
                <c:pt idx="1">
                  <c:v>8019</c:v>
                </c:pt>
                <c:pt idx="2">
                  <c:v>14883</c:v>
                </c:pt>
                <c:pt idx="3">
                  <c:v>24843</c:v>
                </c:pt>
                <c:pt idx="4">
                  <c:v>107163</c:v>
                </c:pt>
              </c:numCache>
            </c:numRef>
          </c:cat>
          <c:val>
            <c:numRef>
              <c:f>'Brk20-Col '!$O$112:$O$116</c:f>
              <c:numCache>
                <c:formatCode>0.00</c:formatCode>
                <c:ptCount val="5"/>
                <c:pt idx="0">
                  <c:v>1.9122340425531914</c:v>
                </c:pt>
                <c:pt idx="1">
                  <c:v>1.85059978189749</c:v>
                </c:pt>
                <c:pt idx="2">
                  <c:v>2.9732217573221815</c:v>
                </c:pt>
                <c:pt idx="3">
                  <c:v>2.719689621726479</c:v>
                </c:pt>
                <c:pt idx="4">
                  <c:v>2.5137183730116361</c:v>
                </c:pt>
              </c:numCache>
            </c:numRef>
          </c:val>
        </c:ser>
        <c:ser>
          <c:idx val="6"/>
          <c:order val="6"/>
          <c:tx>
            <c:strRef>
              <c:f>'Brk20-Col '!$P$111</c:f>
              <c:strCache>
                <c:ptCount val="1"/>
                <c:pt idx="0">
                  <c:v>CPU_8</c:v>
                </c:pt>
              </c:strCache>
            </c:strRef>
          </c:tx>
          <c:cat>
            <c:numRef>
              <c:f>'Brk20-Col '!$A$112:$A$116</c:f>
              <c:numCache>
                <c:formatCode>General</c:formatCode>
                <c:ptCount val="5"/>
                <c:pt idx="0">
                  <c:v>3675</c:v>
                </c:pt>
                <c:pt idx="1">
                  <c:v>8019</c:v>
                </c:pt>
                <c:pt idx="2">
                  <c:v>14883</c:v>
                </c:pt>
                <c:pt idx="3">
                  <c:v>24843</c:v>
                </c:pt>
                <c:pt idx="4">
                  <c:v>107163</c:v>
                </c:pt>
              </c:numCache>
            </c:numRef>
          </c:cat>
          <c:val>
            <c:numRef>
              <c:f>'Brk20-Col '!$P$112:$P$116</c:f>
              <c:numCache>
                <c:formatCode>0.00</c:formatCode>
                <c:ptCount val="5"/>
                <c:pt idx="0">
                  <c:v>1.7753086419753084</c:v>
                </c:pt>
                <c:pt idx="1">
                  <c:v>1.7351738241308801</c:v>
                </c:pt>
                <c:pt idx="2">
                  <c:v>2.8378594249201199</c:v>
                </c:pt>
                <c:pt idx="3">
                  <c:v>3.1120976692563813</c:v>
                </c:pt>
                <c:pt idx="4">
                  <c:v>2.8017610661589742</c:v>
                </c:pt>
              </c:numCache>
            </c:numRef>
          </c:val>
        </c:ser>
        <c:marker val="1"/>
        <c:axId val="107223680"/>
        <c:axId val="107237760"/>
      </c:lineChart>
      <c:dateAx>
        <c:axId val="107223680"/>
        <c:scaling>
          <c:orientation val="minMax"/>
        </c:scaling>
        <c:axPos val="b"/>
        <c:numFmt formatCode="General" sourceLinked="1"/>
        <c:tickLblPos val="nextTo"/>
        <c:crossAx val="107237760"/>
        <c:crosses val="autoZero"/>
        <c:lblOffset val="100"/>
        <c:baseTimeUnit val="years"/>
      </c:dateAx>
      <c:valAx>
        <c:axId val="107237760"/>
        <c:scaling>
          <c:orientation val="minMax"/>
        </c:scaling>
        <c:axPos val="l"/>
        <c:majorGridlines/>
        <c:numFmt formatCode="0.00" sourceLinked="1"/>
        <c:tickLblPos val="nextTo"/>
        <c:crossAx val="107223680"/>
        <c:crosses val="autoZero"/>
        <c:crossBetween val="midCat"/>
      </c:valAx>
      <c:spPr>
        <a:noFill/>
        <a:ln w="25400">
          <a:noFill/>
        </a:ln>
      </c:spPr>
    </c:plotArea>
    <c:legend>
      <c:legendPos val="b"/>
    </c:legend>
    <c:plotVisOnly val="1"/>
    <c:dispBlanksAs val="gap"/>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Q4 - </a:t>
            </a:r>
            <a:r>
              <a:rPr lang="pt-BR"/>
              <a:t>CSR - 3 Gauss Points - No Coloring </a:t>
            </a:r>
          </a:p>
        </c:rich>
      </c:tx>
    </c:title>
    <c:plotArea>
      <c:layout/>
      <c:lineChart>
        <c:grouping val="standard"/>
        <c:ser>
          <c:idx val="0"/>
          <c:order val="0"/>
          <c:tx>
            <c:v>CPU_1</c:v>
          </c:tx>
          <c:cat>
            <c:numRef>
              <c:f>'Q4-NoCol'!$A$10:$A$15</c:f>
              <c:numCache>
                <c:formatCode>General</c:formatCode>
                <c:ptCount val="6"/>
                <c:pt idx="0">
                  <c:v>578</c:v>
                </c:pt>
                <c:pt idx="1">
                  <c:v>8450</c:v>
                </c:pt>
                <c:pt idx="2">
                  <c:v>13122</c:v>
                </c:pt>
                <c:pt idx="3">
                  <c:v>18818</c:v>
                </c:pt>
                <c:pt idx="4">
                  <c:v>33282</c:v>
                </c:pt>
                <c:pt idx="5">
                  <c:v>132098</c:v>
                </c:pt>
              </c:numCache>
            </c:numRef>
          </c:cat>
          <c:val>
            <c:numRef>
              <c:f>'Q4-NoCol'!$M$10:$M$15</c:f>
              <c:numCache>
                <c:formatCode>0.00</c:formatCode>
                <c:ptCount val="6"/>
                <c:pt idx="0">
                  <c:v>6.0000000000000079E-3</c:v>
                </c:pt>
                <c:pt idx="1">
                  <c:v>7.0999999999999994E-2</c:v>
                </c:pt>
                <c:pt idx="2">
                  <c:v>0.13900000000000001</c:v>
                </c:pt>
                <c:pt idx="3">
                  <c:v>0.17800000000000021</c:v>
                </c:pt>
                <c:pt idx="4">
                  <c:v>0.30300000000000032</c:v>
                </c:pt>
                <c:pt idx="5">
                  <c:v>1.228</c:v>
                </c:pt>
              </c:numCache>
            </c:numRef>
          </c:val>
        </c:ser>
        <c:ser>
          <c:idx val="1"/>
          <c:order val="1"/>
          <c:tx>
            <c:v>GPU_1</c:v>
          </c:tx>
          <c:cat>
            <c:numRef>
              <c:f>'Q4-NoCol'!$A$10:$A$15</c:f>
              <c:numCache>
                <c:formatCode>General</c:formatCode>
                <c:ptCount val="6"/>
                <c:pt idx="0">
                  <c:v>578</c:v>
                </c:pt>
                <c:pt idx="1">
                  <c:v>8450</c:v>
                </c:pt>
                <c:pt idx="2">
                  <c:v>13122</c:v>
                </c:pt>
                <c:pt idx="3">
                  <c:v>18818</c:v>
                </c:pt>
                <c:pt idx="4">
                  <c:v>33282</c:v>
                </c:pt>
                <c:pt idx="5">
                  <c:v>132098</c:v>
                </c:pt>
              </c:numCache>
            </c:numRef>
          </c:cat>
          <c:val>
            <c:numRef>
              <c:f>'Q4-NoCol'!$N$10:$N$15</c:f>
              <c:numCache>
                <c:formatCode>0.00</c:formatCode>
                <c:ptCount val="6"/>
                <c:pt idx="0">
                  <c:v>7.000000000000008E-3</c:v>
                </c:pt>
                <c:pt idx="1">
                  <c:v>3.0000000000000002E-2</c:v>
                </c:pt>
                <c:pt idx="2">
                  <c:v>4.9000000000000071E-2</c:v>
                </c:pt>
                <c:pt idx="3">
                  <c:v>7.0000000000000021E-2</c:v>
                </c:pt>
                <c:pt idx="4">
                  <c:v>0.10299999999999998</c:v>
                </c:pt>
                <c:pt idx="5">
                  <c:v>0.443</c:v>
                </c:pt>
              </c:numCache>
            </c:numRef>
          </c:val>
        </c:ser>
        <c:ser>
          <c:idx val="2"/>
          <c:order val="2"/>
          <c:tx>
            <c:v>CPU_2</c:v>
          </c:tx>
          <c:val>
            <c:numRef>
              <c:f>'Q4-NoCol'!$M$19:$M$24</c:f>
              <c:numCache>
                <c:formatCode>0.00</c:formatCode>
                <c:ptCount val="6"/>
                <c:pt idx="0">
                  <c:v>3.000000000000004E-3</c:v>
                </c:pt>
                <c:pt idx="1">
                  <c:v>5.1999999999999998E-2</c:v>
                </c:pt>
                <c:pt idx="2">
                  <c:v>8.1000000000000003E-2</c:v>
                </c:pt>
                <c:pt idx="3">
                  <c:v>0.10900000000000011</c:v>
                </c:pt>
                <c:pt idx="4">
                  <c:v>0.20300000000000001</c:v>
                </c:pt>
                <c:pt idx="5">
                  <c:v>0.80400000000000005</c:v>
                </c:pt>
              </c:numCache>
            </c:numRef>
          </c:val>
        </c:ser>
        <c:ser>
          <c:idx val="3"/>
          <c:order val="3"/>
          <c:tx>
            <c:v>GPU_2</c:v>
          </c:tx>
          <c:val>
            <c:numRef>
              <c:f>'Q4-NoCol'!$N$19:$N$24</c:f>
              <c:numCache>
                <c:formatCode>0.00</c:formatCode>
                <c:ptCount val="6"/>
                <c:pt idx="0">
                  <c:v>6.0000000000000079E-3</c:v>
                </c:pt>
                <c:pt idx="1">
                  <c:v>3.9000000000000014E-2</c:v>
                </c:pt>
                <c:pt idx="2">
                  <c:v>5.6000000000000001E-2</c:v>
                </c:pt>
                <c:pt idx="3">
                  <c:v>7.0000000000000021E-2</c:v>
                </c:pt>
                <c:pt idx="4">
                  <c:v>0.11799999999999998</c:v>
                </c:pt>
                <c:pt idx="5">
                  <c:v>0.42300000000000032</c:v>
                </c:pt>
              </c:numCache>
            </c:numRef>
          </c:val>
        </c:ser>
        <c:ser>
          <c:idx val="4"/>
          <c:order val="4"/>
          <c:tx>
            <c:v>CPU_4</c:v>
          </c:tx>
          <c:val>
            <c:numRef>
              <c:f>'Q4-NoCol'!$M$28:$M$33</c:f>
              <c:numCache>
                <c:formatCode>0.00</c:formatCode>
                <c:ptCount val="6"/>
                <c:pt idx="0">
                  <c:v>2.0000000000000035E-3</c:v>
                </c:pt>
                <c:pt idx="1">
                  <c:v>3.2000000000000042E-2</c:v>
                </c:pt>
                <c:pt idx="2">
                  <c:v>5.3999999999999999E-2</c:v>
                </c:pt>
                <c:pt idx="3">
                  <c:v>7.8000000000000014E-2</c:v>
                </c:pt>
                <c:pt idx="4">
                  <c:v>0.14400000000000004</c:v>
                </c:pt>
                <c:pt idx="5">
                  <c:v>0.59199999999999997</c:v>
                </c:pt>
              </c:numCache>
            </c:numRef>
          </c:val>
        </c:ser>
        <c:ser>
          <c:idx val="5"/>
          <c:order val="5"/>
          <c:tx>
            <c:v>GPU_4</c:v>
          </c:tx>
          <c:val>
            <c:numRef>
              <c:f>'Q4-NoCol'!$N$28:$N$33</c:f>
              <c:numCache>
                <c:formatCode>0.00</c:formatCode>
                <c:ptCount val="6"/>
                <c:pt idx="0">
                  <c:v>6.0000000000000079E-3</c:v>
                </c:pt>
                <c:pt idx="1">
                  <c:v>3.7999999999999999E-2</c:v>
                </c:pt>
                <c:pt idx="2">
                  <c:v>5.900000000000008E-2</c:v>
                </c:pt>
                <c:pt idx="3">
                  <c:v>8.1000000000000003E-2</c:v>
                </c:pt>
                <c:pt idx="4">
                  <c:v>0.13700000000000001</c:v>
                </c:pt>
                <c:pt idx="5">
                  <c:v>0.41500000000000031</c:v>
                </c:pt>
              </c:numCache>
            </c:numRef>
          </c:val>
        </c:ser>
        <c:ser>
          <c:idx val="6"/>
          <c:order val="6"/>
          <c:tx>
            <c:v>CPU_8</c:v>
          </c:tx>
          <c:val>
            <c:numRef>
              <c:f>'Q4-NoCol'!$M$37:$M$42</c:f>
              <c:numCache>
                <c:formatCode>0.00</c:formatCode>
                <c:ptCount val="6"/>
                <c:pt idx="0">
                  <c:v>4.000000000000007E-3</c:v>
                </c:pt>
                <c:pt idx="1">
                  <c:v>5.1000000000000004E-2</c:v>
                </c:pt>
                <c:pt idx="2">
                  <c:v>5.8000000000000003E-2</c:v>
                </c:pt>
                <c:pt idx="3">
                  <c:v>0.114</c:v>
                </c:pt>
                <c:pt idx="4">
                  <c:v>0.16300000000000001</c:v>
                </c:pt>
                <c:pt idx="5">
                  <c:v>0.58399999999999996</c:v>
                </c:pt>
              </c:numCache>
            </c:numRef>
          </c:val>
        </c:ser>
        <c:ser>
          <c:idx val="7"/>
          <c:order val="7"/>
          <c:tx>
            <c:v>GPU_8</c:v>
          </c:tx>
          <c:val>
            <c:numRef>
              <c:f>'Q4-NoCol'!$N$37:$N$42</c:f>
              <c:numCache>
                <c:formatCode>0.00</c:formatCode>
                <c:ptCount val="6"/>
                <c:pt idx="0">
                  <c:v>6.0000000000000079E-3</c:v>
                </c:pt>
                <c:pt idx="1">
                  <c:v>5.3000000000000012E-2</c:v>
                </c:pt>
                <c:pt idx="2">
                  <c:v>6.8000000000000019E-2</c:v>
                </c:pt>
                <c:pt idx="3">
                  <c:v>8.3000000000000046E-2</c:v>
                </c:pt>
                <c:pt idx="4">
                  <c:v>0.13500000000000001</c:v>
                </c:pt>
                <c:pt idx="5">
                  <c:v>0.42100000000000032</c:v>
                </c:pt>
              </c:numCache>
            </c:numRef>
          </c:val>
        </c:ser>
        <c:marker val="1"/>
        <c:axId val="60481920"/>
        <c:axId val="60483456"/>
      </c:lineChart>
      <c:dateAx>
        <c:axId val="60481920"/>
        <c:scaling>
          <c:orientation val="minMax"/>
        </c:scaling>
        <c:axPos val="b"/>
        <c:numFmt formatCode="General" sourceLinked="1"/>
        <c:tickLblPos val="nextTo"/>
        <c:crossAx val="60483456"/>
        <c:crosses val="autoZero"/>
        <c:lblOffset val="100"/>
        <c:baseTimeUnit val="years"/>
      </c:dateAx>
      <c:valAx>
        <c:axId val="60483456"/>
        <c:scaling>
          <c:orientation val="minMax"/>
        </c:scaling>
        <c:axPos val="l"/>
        <c:majorGridlines/>
        <c:numFmt formatCode="0.00" sourceLinked="1"/>
        <c:tickLblPos val="nextTo"/>
        <c:crossAx val="60481920"/>
        <c:crosses val="autoZero"/>
        <c:crossBetween val="midCat"/>
      </c:valAx>
      <c:spPr>
        <a:noFill/>
        <a:ln w="25400">
          <a:noFill/>
        </a:ln>
      </c:spPr>
    </c:plotArea>
    <c:legend>
      <c:legendPos val="b"/>
    </c:legend>
    <c:plotVisOnly val="1"/>
    <c:dispBlanksAs val="gap"/>
  </c:chart>
  <c:externalData r:id="rId1"/>
</c:chartSpace>
</file>

<file path=word/charts/chart80.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Speedup - Brick20 - CSR - No </a:t>
            </a:r>
            <a:r>
              <a:rPr lang="pt-BR"/>
              <a:t>Coloring - 3GPts</a:t>
            </a:r>
          </a:p>
        </c:rich>
      </c:tx>
    </c:title>
    <c:plotArea>
      <c:layout/>
      <c:lineChart>
        <c:grouping val="standard"/>
        <c:ser>
          <c:idx val="0"/>
          <c:order val="0"/>
          <c:tx>
            <c:strRef>
              <c:f>'Brk20-NoCol '!$J$111</c:f>
              <c:strCache>
                <c:ptCount val="1"/>
                <c:pt idx="0">
                  <c:v>GPU_1</c:v>
                </c:pt>
              </c:strCache>
            </c:strRef>
          </c:tx>
          <c:cat>
            <c:numRef>
              <c:f>'Brk20-NoCol '!$A$112:$A$116</c:f>
              <c:numCache>
                <c:formatCode>General</c:formatCode>
                <c:ptCount val="5"/>
                <c:pt idx="0">
                  <c:v>3675</c:v>
                </c:pt>
                <c:pt idx="1">
                  <c:v>8019</c:v>
                </c:pt>
                <c:pt idx="2">
                  <c:v>14883</c:v>
                </c:pt>
                <c:pt idx="3">
                  <c:v>24843</c:v>
                </c:pt>
                <c:pt idx="4">
                  <c:v>107163</c:v>
                </c:pt>
              </c:numCache>
            </c:numRef>
          </c:cat>
          <c:val>
            <c:numRef>
              <c:f>'Brk20-NoCol '!$J$112:$J$116</c:f>
              <c:numCache>
                <c:formatCode>0.00</c:formatCode>
                <c:ptCount val="5"/>
                <c:pt idx="0">
                  <c:v>3.4902912621359272</c:v>
                </c:pt>
                <c:pt idx="1">
                  <c:v>3.1367837338262468</c:v>
                </c:pt>
                <c:pt idx="2">
                  <c:v>2.8886178861788587</c:v>
                </c:pt>
                <c:pt idx="3">
                  <c:v>4.9716312056737735</c:v>
                </c:pt>
                <c:pt idx="4">
                  <c:v>4.4251080623942869</c:v>
                </c:pt>
              </c:numCache>
            </c:numRef>
          </c:val>
        </c:ser>
        <c:ser>
          <c:idx val="1"/>
          <c:order val="1"/>
          <c:tx>
            <c:strRef>
              <c:f>'Brk20-NoCol '!$K$111</c:f>
              <c:strCache>
                <c:ptCount val="1"/>
                <c:pt idx="0">
                  <c:v>GPU_2</c:v>
                </c:pt>
              </c:strCache>
            </c:strRef>
          </c:tx>
          <c:cat>
            <c:numRef>
              <c:f>'Brk20-NoCol '!$A$112:$A$116</c:f>
              <c:numCache>
                <c:formatCode>General</c:formatCode>
                <c:ptCount val="5"/>
                <c:pt idx="0">
                  <c:v>3675</c:v>
                </c:pt>
                <c:pt idx="1">
                  <c:v>8019</c:v>
                </c:pt>
                <c:pt idx="2">
                  <c:v>14883</c:v>
                </c:pt>
                <c:pt idx="3">
                  <c:v>24843</c:v>
                </c:pt>
                <c:pt idx="4">
                  <c:v>107163</c:v>
                </c:pt>
              </c:numCache>
            </c:numRef>
          </c:cat>
          <c:val>
            <c:numRef>
              <c:f>'Brk20-NoCol '!$K$112:$K$116</c:f>
              <c:numCache>
                <c:formatCode>0.00</c:formatCode>
                <c:ptCount val="5"/>
                <c:pt idx="0">
                  <c:v>3.00836820083682</c:v>
                </c:pt>
                <c:pt idx="1">
                  <c:v>3.7296703296703297</c:v>
                </c:pt>
                <c:pt idx="2">
                  <c:v>5.5170807453416151</c:v>
                </c:pt>
                <c:pt idx="3">
                  <c:v>4.9149868536371466</c:v>
                </c:pt>
                <c:pt idx="4">
                  <c:v>4.2881078127845571</c:v>
                </c:pt>
              </c:numCache>
            </c:numRef>
          </c:val>
        </c:ser>
        <c:ser>
          <c:idx val="2"/>
          <c:order val="2"/>
          <c:tx>
            <c:strRef>
              <c:f>'Brk20-NoCol '!$L$111</c:f>
              <c:strCache>
                <c:ptCount val="1"/>
                <c:pt idx="0">
                  <c:v>GPU_4</c:v>
                </c:pt>
              </c:strCache>
            </c:strRef>
          </c:tx>
          <c:cat>
            <c:numRef>
              <c:f>'Brk20-NoCol '!$A$112:$A$116</c:f>
              <c:numCache>
                <c:formatCode>General</c:formatCode>
                <c:ptCount val="5"/>
                <c:pt idx="0">
                  <c:v>3675</c:v>
                </c:pt>
                <c:pt idx="1">
                  <c:v>8019</c:v>
                </c:pt>
                <c:pt idx="2">
                  <c:v>14883</c:v>
                </c:pt>
                <c:pt idx="3">
                  <c:v>24843</c:v>
                </c:pt>
                <c:pt idx="4">
                  <c:v>107163</c:v>
                </c:pt>
              </c:numCache>
            </c:numRef>
          </c:cat>
          <c:val>
            <c:numRef>
              <c:f>'Brk20-NoCol '!$L$112:$L$116</c:f>
              <c:numCache>
                <c:formatCode>0.00</c:formatCode>
                <c:ptCount val="5"/>
                <c:pt idx="0">
                  <c:v>2.5956678700361007</c:v>
                </c:pt>
                <c:pt idx="1">
                  <c:v>3.387225548902201</c:v>
                </c:pt>
                <c:pt idx="2">
                  <c:v>5.4577572964669665</c:v>
                </c:pt>
                <c:pt idx="3">
                  <c:v>4.9149868536371466</c:v>
                </c:pt>
                <c:pt idx="4">
                  <c:v>4.2702212549873115</c:v>
                </c:pt>
              </c:numCache>
            </c:numRef>
          </c:val>
        </c:ser>
        <c:ser>
          <c:idx val="3"/>
          <c:order val="3"/>
          <c:tx>
            <c:strRef>
              <c:f>'Brk20-NoCol '!$M$111</c:f>
              <c:strCache>
                <c:ptCount val="1"/>
                <c:pt idx="0">
                  <c:v>GPU_8</c:v>
                </c:pt>
              </c:strCache>
            </c:strRef>
          </c:tx>
          <c:cat>
            <c:numRef>
              <c:f>'Brk20-NoCol '!$A$112:$A$116</c:f>
              <c:numCache>
                <c:formatCode>General</c:formatCode>
                <c:ptCount val="5"/>
                <c:pt idx="0">
                  <c:v>3675</c:v>
                </c:pt>
                <c:pt idx="1">
                  <c:v>8019</c:v>
                </c:pt>
                <c:pt idx="2">
                  <c:v>14883</c:v>
                </c:pt>
                <c:pt idx="3">
                  <c:v>24843</c:v>
                </c:pt>
                <c:pt idx="4">
                  <c:v>107163</c:v>
                </c:pt>
              </c:numCache>
            </c:numRef>
          </c:cat>
          <c:val>
            <c:numRef>
              <c:f>'Brk20-NoCol '!$M$112:$M$116</c:f>
              <c:numCache>
                <c:formatCode>0.00</c:formatCode>
                <c:ptCount val="5"/>
                <c:pt idx="0">
                  <c:v>2.7442748091603089</c:v>
                </c:pt>
                <c:pt idx="1">
                  <c:v>2.5252976190476191</c:v>
                </c:pt>
                <c:pt idx="2">
                  <c:v>5.068473609129815</c:v>
                </c:pt>
                <c:pt idx="3">
                  <c:v>4.8386540120793784</c:v>
                </c:pt>
                <c:pt idx="4">
                  <c:v>4.5446824937270804</c:v>
                </c:pt>
              </c:numCache>
            </c:numRef>
          </c:val>
        </c:ser>
        <c:ser>
          <c:idx val="4"/>
          <c:order val="4"/>
          <c:tx>
            <c:strRef>
              <c:f>'Brk20-NoCol '!$N$111</c:f>
              <c:strCache>
                <c:ptCount val="1"/>
                <c:pt idx="0">
                  <c:v>CPU_2</c:v>
                </c:pt>
              </c:strCache>
            </c:strRef>
          </c:tx>
          <c:cat>
            <c:numRef>
              <c:f>'Brk20-NoCol '!$A$112:$A$116</c:f>
              <c:numCache>
                <c:formatCode>General</c:formatCode>
                <c:ptCount val="5"/>
                <c:pt idx="0">
                  <c:v>3675</c:v>
                </c:pt>
                <c:pt idx="1">
                  <c:v>8019</c:v>
                </c:pt>
                <c:pt idx="2">
                  <c:v>14883</c:v>
                </c:pt>
                <c:pt idx="3">
                  <c:v>24843</c:v>
                </c:pt>
                <c:pt idx="4">
                  <c:v>107163</c:v>
                </c:pt>
              </c:numCache>
            </c:numRef>
          </c:cat>
          <c:val>
            <c:numRef>
              <c:f>'Brk20-NoCol '!$N$112:$N$116</c:f>
              <c:numCache>
                <c:formatCode>0.00</c:formatCode>
                <c:ptCount val="5"/>
                <c:pt idx="0">
                  <c:v>1.4917012448132778</c:v>
                </c:pt>
                <c:pt idx="1">
                  <c:v>1.5247079964061101</c:v>
                </c:pt>
                <c:pt idx="2">
                  <c:v>1.8563218390804599</c:v>
                </c:pt>
                <c:pt idx="3">
                  <c:v>1.6845899669570465</c:v>
                </c:pt>
                <c:pt idx="4">
                  <c:v>1.5129473751847329</c:v>
                </c:pt>
              </c:numCache>
            </c:numRef>
          </c:val>
        </c:ser>
        <c:ser>
          <c:idx val="5"/>
          <c:order val="5"/>
          <c:tx>
            <c:strRef>
              <c:f>'Brk20-NoCol '!$O$111</c:f>
              <c:strCache>
                <c:ptCount val="1"/>
                <c:pt idx="0">
                  <c:v>CPU_4</c:v>
                </c:pt>
              </c:strCache>
            </c:strRef>
          </c:tx>
          <c:cat>
            <c:numRef>
              <c:f>'Brk20-NoCol '!$A$112:$A$116</c:f>
              <c:numCache>
                <c:formatCode>General</c:formatCode>
                <c:ptCount val="5"/>
                <c:pt idx="0">
                  <c:v>3675</c:v>
                </c:pt>
                <c:pt idx="1">
                  <c:v>8019</c:v>
                </c:pt>
                <c:pt idx="2">
                  <c:v>14883</c:v>
                </c:pt>
                <c:pt idx="3">
                  <c:v>24843</c:v>
                </c:pt>
                <c:pt idx="4">
                  <c:v>107163</c:v>
                </c:pt>
              </c:numCache>
            </c:numRef>
          </c:cat>
          <c:val>
            <c:numRef>
              <c:f>'Brk20-NoCol '!$O$112:$O$116</c:f>
              <c:numCache>
                <c:formatCode>0.00</c:formatCode>
                <c:ptCount val="5"/>
                <c:pt idx="0">
                  <c:v>1.8578811369509043</c:v>
                </c:pt>
                <c:pt idx="1">
                  <c:v>2.1481012658227909</c:v>
                </c:pt>
                <c:pt idx="2">
                  <c:v>2.9146841673502868</c:v>
                </c:pt>
                <c:pt idx="3">
                  <c:v>2.6858237547892716</c:v>
                </c:pt>
                <c:pt idx="4">
                  <c:v>2.5145237078171787</c:v>
                </c:pt>
              </c:numCache>
            </c:numRef>
          </c:val>
        </c:ser>
        <c:ser>
          <c:idx val="6"/>
          <c:order val="6"/>
          <c:tx>
            <c:strRef>
              <c:f>'Brk20-NoCol '!$P$111</c:f>
              <c:strCache>
                <c:ptCount val="1"/>
                <c:pt idx="0">
                  <c:v>CPU_8</c:v>
                </c:pt>
              </c:strCache>
            </c:strRef>
          </c:tx>
          <c:cat>
            <c:numRef>
              <c:f>'Brk20-NoCol '!$A$112:$A$116</c:f>
              <c:numCache>
                <c:formatCode>General</c:formatCode>
                <c:ptCount val="5"/>
                <c:pt idx="0">
                  <c:v>3675</c:v>
                </c:pt>
                <c:pt idx="1">
                  <c:v>8019</c:v>
                </c:pt>
                <c:pt idx="2">
                  <c:v>14883</c:v>
                </c:pt>
                <c:pt idx="3">
                  <c:v>24843</c:v>
                </c:pt>
                <c:pt idx="4">
                  <c:v>107163</c:v>
                </c:pt>
              </c:numCache>
            </c:numRef>
          </c:cat>
          <c:val>
            <c:numRef>
              <c:f>'Brk20-NoCol '!$P$112:$P$116</c:f>
              <c:numCache>
                <c:formatCode>0.00</c:formatCode>
                <c:ptCount val="5"/>
                <c:pt idx="0">
                  <c:v>1.8295165394402053</c:v>
                </c:pt>
                <c:pt idx="1">
                  <c:v>1.7995758218451761</c:v>
                </c:pt>
                <c:pt idx="2">
                  <c:v>2.5821220930232527</c:v>
                </c:pt>
                <c:pt idx="3">
                  <c:v>3.0544662309368187</c:v>
                </c:pt>
                <c:pt idx="4">
                  <c:v>2.8144872101362637</c:v>
                </c:pt>
              </c:numCache>
            </c:numRef>
          </c:val>
        </c:ser>
        <c:marker val="1"/>
        <c:axId val="107307392"/>
        <c:axId val="107308928"/>
      </c:lineChart>
      <c:dateAx>
        <c:axId val="107307392"/>
        <c:scaling>
          <c:orientation val="minMax"/>
        </c:scaling>
        <c:axPos val="b"/>
        <c:numFmt formatCode="General" sourceLinked="1"/>
        <c:tickLblPos val="nextTo"/>
        <c:crossAx val="107308928"/>
        <c:crosses val="autoZero"/>
        <c:lblOffset val="100"/>
        <c:baseTimeUnit val="years"/>
      </c:dateAx>
      <c:valAx>
        <c:axId val="107308928"/>
        <c:scaling>
          <c:orientation val="minMax"/>
        </c:scaling>
        <c:axPos val="l"/>
        <c:majorGridlines/>
        <c:numFmt formatCode="0.00" sourceLinked="1"/>
        <c:tickLblPos val="nextTo"/>
        <c:crossAx val="107307392"/>
        <c:crosses val="autoZero"/>
        <c:crossBetween val="midCat"/>
      </c:valAx>
      <c:spPr>
        <a:noFill/>
        <a:ln w="25400">
          <a:noFill/>
        </a:ln>
      </c:spPr>
    </c:plotArea>
    <c:legend>
      <c:legendPos val="b"/>
    </c:legend>
    <c:plotVisOnly val="1"/>
    <c:dispBlanksAs val="gap"/>
  </c:chart>
  <c:externalData r:id="rId1"/>
</c:chartSpace>
</file>

<file path=word/charts/chart81.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Speedup - Brick20 - ELL - </a:t>
            </a:r>
            <a:r>
              <a:rPr lang="pt-BR"/>
              <a:t>Coloring - 3GPts</a:t>
            </a:r>
          </a:p>
        </c:rich>
      </c:tx>
    </c:title>
    <c:plotArea>
      <c:layout/>
      <c:lineChart>
        <c:grouping val="standard"/>
        <c:ser>
          <c:idx val="0"/>
          <c:order val="0"/>
          <c:tx>
            <c:strRef>
              <c:f>'Brk20-Col '!$J$111</c:f>
              <c:strCache>
                <c:ptCount val="1"/>
                <c:pt idx="0">
                  <c:v>GPU_1</c:v>
                </c:pt>
              </c:strCache>
            </c:strRef>
          </c:tx>
          <c:cat>
            <c:numRef>
              <c:f>'Brk20-Col '!$A$122:$A$126</c:f>
              <c:numCache>
                <c:formatCode>General</c:formatCode>
                <c:ptCount val="5"/>
                <c:pt idx="0">
                  <c:v>3675</c:v>
                </c:pt>
                <c:pt idx="1">
                  <c:v>8019</c:v>
                </c:pt>
                <c:pt idx="2">
                  <c:v>14883</c:v>
                </c:pt>
                <c:pt idx="3">
                  <c:v>24843</c:v>
                </c:pt>
                <c:pt idx="4">
                  <c:v>107163</c:v>
                </c:pt>
              </c:numCache>
            </c:numRef>
          </c:cat>
          <c:val>
            <c:numRef>
              <c:f>'Brk20-Col '!$J$122:$J$126</c:f>
              <c:numCache>
                <c:formatCode>0.00</c:formatCode>
                <c:ptCount val="5"/>
                <c:pt idx="0">
                  <c:v>3.1948051948051912</c:v>
                </c:pt>
                <c:pt idx="1">
                  <c:v>3.2710280373831773</c:v>
                </c:pt>
                <c:pt idx="2">
                  <c:v>3.1755368814192342</c:v>
                </c:pt>
                <c:pt idx="3">
                  <c:v>3.1121147715196602</c:v>
                </c:pt>
                <c:pt idx="4">
                  <c:v>3.1963830280547185</c:v>
                </c:pt>
              </c:numCache>
            </c:numRef>
          </c:val>
        </c:ser>
        <c:ser>
          <c:idx val="1"/>
          <c:order val="1"/>
          <c:tx>
            <c:strRef>
              <c:f>'Brk20-Col '!$K$111</c:f>
              <c:strCache>
                <c:ptCount val="1"/>
                <c:pt idx="0">
                  <c:v>GPU_2</c:v>
                </c:pt>
              </c:strCache>
            </c:strRef>
          </c:tx>
          <c:cat>
            <c:numRef>
              <c:f>'Brk20-Col '!$A$122:$A$126</c:f>
              <c:numCache>
                <c:formatCode>General</c:formatCode>
                <c:ptCount val="5"/>
                <c:pt idx="0">
                  <c:v>3675</c:v>
                </c:pt>
                <c:pt idx="1">
                  <c:v>8019</c:v>
                </c:pt>
                <c:pt idx="2">
                  <c:v>14883</c:v>
                </c:pt>
                <c:pt idx="3">
                  <c:v>24843</c:v>
                </c:pt>
                <c:pt idx="4">
                  <c:v>107163</c:v>
                </c:pt>
              </c:numCache>
            </c:numRef>
          </c:cat>
          <c:val>
            <c:numRef>
              <c:f>'Brk20-Col '!$K$122:$K$126</c:f>
              <c:numCache>
                <c:formatCode>0.00</c:formatCode>
                <c:ptCount val="5"/>
                <c:pt idx="0">
                  <c:v>2.8604651162790646</c:v>
                </c:pt>
                <c:pt idx="1">
                  <c:v>3.0918727915194348</c:v>
                </c:pt>
                <c:pt idx="2">
                  <c:v>3.1637209302325617</c:v>
                </c:pt>
                <c:pt idx="3">
                  <c:v>3.1693722943722942</c:v>
                </c:pt>
                <c:pt idx="4">
                  <c:v>3.0765454139700892</c:v>
                </c:pt>
              </c:numCache>
            </c:numRef>
          </c:val>
        </c:ser>
        <c:ser>
          <c:idx val="2"/>
          <c:order val="2"/>
          <c:tx>
            <c:strRef>
              <c:f>'Brk20-Col '!$L$111</c:f>
              <c:strCache>
                <c:ptCount val="1"/>
                <c:pt idx="0">
                  <c:v>GPU_4</c:v>
                </c:pt>
              </c:strCache>
            </c:strRef>
          </c:tx>
          <c:cat>
            <c:numRef>
              <c:f>'Brk20-Col '!$A$122:$A$126</c:f>
              <c:numCache>
                <c:formatCode>General</c:formatCode>
                <c:ptCount val="5"/>
                <c:pt idx="0">
                  <c:v>3675</c:v>
                </c:pt>
                <c:pt idx="1">
                  <c:v>8019</c:v>
                </c:pt>
                <c:pt idx="2">
                  <c:v>14883</c:v>
                </c:pt>
                <c:pt idx="3">
                  <c:v>24843</c:v>
                </c:pt>
                <c:pt idx="4">
                  <c:v>107163</c:v>
                </c:pt>
              </c:numCache>
            </c:numRef>
          </c:cat>
          <c:val>
            <c:numRef>
              <c:f>'Brk20-Col '!$L$122:$L$126</c:f>
              <c:numCache>
                <c:formatCode>0.00</c:formatCode>
                <c:ptCount val="5"/>
                <c:pt idx="0">
                  <c:v>2.8060836501901139</c:v>
                </c:pt>
                <c:pt idx="1">
                  <c:v>3.0755711775043952</c:v>
                </c:pt>
                <c:pt idx="2">
                  <c:v>3.1031021897810214</c:v>
                </c:pt>
                <c:pt idx="3">
                  <c:v>3.0923970432946146</c:v>
                </c:pt>
                <c:pt idx="4">
                  <c:v>3.1442581822328637</c:v>
                </c:pt>
              </c:numCache>
            </c:numRef>
          </c:val>
        </c:ser>
        <c:ser>
          <c:idx val="3"/>
          <c:order val="3"/>
          <c:tx>
            <c:strRef>
              <c:f>'Brk20-Col '!$M$111</c:f>
              <c:strCache>
                <c:ptCount val="1"/>
                <c:pt idx="0">
                  <c:v>GPU_8</c:v>
                </c:pt>
              </c:strCache>
            </c:strRef>
          </c:tx>
          <c:cat>
            <c:numRef>
              <c:f>'Brk20-Col '!$A$122:$A$126</c:f>
              <c:numCache>
                <c:formatCode>General</c:formatCode>
                <c:ptCount val="5"/>
                <c:pt idx="0">
                  <c:v>3675</c:v>
                </c:pt>
                <c:pt idx="1">
                  <c:v>8019</c:v>
                </c:pt>
                <c:pt idx="2">
                  <c:v>14883</c:v>
                </c:pt>
                <c:pt idx="3">
                  <c:v>24843</c:v>
                </c:pt>
                <c:pt idx="4">
                  <c:v>107163</c:v>
                </c:pt>
              </c:numCache>
            </c:numRef>
          </c:cat>
          <c:val>
            <c:numRef>
              <c:f>'Brk20-Col '!$M$122:$M$126</c:f>
              <c:numCache>
                <c:formatCode>0.00</c:formatCode>
                <c:ptCount val="5"/>
                <c:pt idx="0">
                  <c:v>2.7537313432835853</c:v>
                </c:pt>
                <c:pt idx="1">
                  <c:v>3.0487804878048781</c:v>
                </c:pt>
                <c:pt idx="2">
                  <c:v>3.2024482109227868</c:v>
                </c:pt>
                <c:pt idx="3">
                  <c:v>3.036288232244682</c:v>
                </c:pt>
                <c:pt idx="4">
                  <c:v>3.1321140520277213</c:v>
                </c:pt>
              </c:numCache>
            </c:numRef>
          </c:val>
        </c:ser>
        <c:ser>
          <c:idx val="4"/>
          <c:order val="4"/>
          <c:tx>
            <c:strRef>
              <c:f>'Brk20-Col '!$N$111</c:f>
              <c:strCache>
                <c:ptCount val="1"/>
                <c:pt idx="0">
                  <c:v>CPU_2</c:v>
                </c:pt>
              </c:strCache>
            </c:strRef>
          </c:tx>
          <c:cat>
            <c:numRef>
              <c:f>'Brk20-Col '!$A$122:$A$126</c:f>
              <c:numCache>
                <c:formatCode>General</c:formatCode>
                <c:ptCount val="5"/>
                <c:pt idx="0">
                  <c:v>3675</c:v>
                </c:pt>
                <c:pt idx="1">
                  <c:v>8019</c:v>
                </c:pt>
                <c:pt idx="2">
                  <c:v>14883</c:v>
                </c:pt>
                <c:pt idx="3">
                  <c:v>24843</c:v>
                </c:pt>
                <c:pt idx="4">
                  <c:v>107163</c:v>
                </c:pt>
              </c:numCache>
            </c:numRef>
          </c:cat>
          <c:val>
            <c:numRef>
              <c:f>'Brk20-Col '!$N$122:$N$126</c:f>
              <c:numCache>
                <c:formatCode>0.00</c:formatCode>
                <c:ptCount val="5"/>
                <c:pt idx="0">
                  <c:v>1.5439330543933054</c:v>
                </c:pt>
                <c:pt idx="1">
                  <c:v>1.5364354697102742</c:v>
                </c:pt>
                <c:pt idx="2">
                  <c:v>1.5622416169039959</c:v>
                </c:pt>
                <c:pt idx="3">
                  <c:v>1.5048818088386435</c:v>
                </c:pt>
                <c:pt idx="4">
                  <c:v>1.5415408699541542</c:v>
                </c:pt>
              </c:numCache>
            </c:numRef>
          </c:val>
        </c:ser>
        <c:ser>
          <c:idx val="5"/>
          <c:order val="5"/>
          <c:tx>
            <c:strRef>
              <c:f>'Brk20-Col '!$O$111</c:f>
              <c:strCache>
                <c:ptCount val="1"/>
                <c:pt idx="0">
                  <c:v>CPU_4</c:v>
                </c:pt>
              </c:strCache>
            </c:strRef>
          </c:tx>
          <c:cat>
            <c:numRef>
              <c:f>'Brk20-Col '!$A$122:$A$126</c:f>
              <c:numCache>
                <c:formatCode>General</c:formatCode>
                <c:ptCount val="5"/>
                <c:pt idx="0">
                  <c:v>3675</c:v>
                </c:pt>
                <c:pt idx="1">
                  <c:v>8019</c:v>
                </c:pt>
                <c:pt idx="2">
                  <c:v>14883</c:v>
                </c:pt>
                <c:pt idx="3">
                  <c:v>24843</c:v>
                </c:pt>
                <c:pt idx="4">
                  <c:v>107163</c:v>
                </c:pt>
              </c:numCache>
            </c:numRef>
          </c:cat>
          <c:val>
            <c:numRef>
              <c:f>'Brk20-Col '!$O$122:$O$126</c:f>
              <c:numCache>
                <c:formatCode>0.00</c:formatCode>
                <c:ptCount val="5"/>
                <c:pt idx="0">
                  <c:v>2</c:v>
                </c:pt>
                <c:pt idx="1">
                  <c:v>2.2609819121447052</c:v>
                </c:pt>
                <c:pt idx="2">
                  <c:v>2.3326474622770879</c:v>
                </c:pt>
                <c:pt idx="3">
                  <c:v>2.2736801242236027</c:v>
                </c:pt>
                <c:pt idx="4">
                  <c:v>2.3561784310374256</c:v>
                </c:pt>
              </c:numCache>
            </c:numRef>
          </c:val>
        </c:ser>
        <c:ser>
          <c:idx val="6"/>
          <c:order val="6"/>
          <c:tx>
            <c:strRef>
              <c:f>'Brk20-Col '!$P$111</c:f>
              <c:strCache>
                <c:ptCount val="1"/>
                <c:pt idx="0">
                  <c:v>CPU_8</c:v>
                </c:pt>
              </c:strCache>
            </c:strRef>
          </c:tx>
          <c:cat>
            <c:numRef>
              <c:f>'Brk20-Col '!$A$122:$A$126</c:f>
              <c:numCache>
                <c:formatCode>General</c:formatCode>
                <c:ptCount val="5"/>
                <c:pt idx="0">
                  <c:v>3675</c:v>
                </c:pt>
                <c:pt idx="1">
                  <c:v>8019</c:v>
                </c:pt>
                <c:pt idx="2">
                  <c:v>14883</c:v>
                </c:pt>
                <c:pt idx="3">
                  <c:v>24843</c:v>
                </c:pt>
                <c:pt idx="4">
                  <c:v>107163</c:v>
                </c:pt>
              </c:numCache>
            </c:numRef>
          </c:cat>
          <c:val>
            <c:numRef>
              <c:f>'Brk20-Col '!$P$122:$P$126</c:f>
              <c:numCache>
                <c:formatCode>0.00</c:formatCode>
                <c:ptCount val="5"/>
                <c:pt idx="0">
                  <c:v>2.1391304347826088</c:v>
                </c:pt>
                <c:pt idx="1">
                  <c:v>2.5071633237822351</c:v>
                </c:pt>
                <c:pt idx="2">
                  <c:v>2.5629238884702352</c:v>
                </c:pt>
                <c:pt idx="3">
                  <c:v>2.4578262694083088</c:v>
                </c:pt>
                <c:pt idx="4">
                  <c:v>2.4584930896121264</c:v>
                </c:pt>
              </c:numCache>
            </c:numRef>
          </c:val>
        </c:ser>
        <c:marker val="1"/>
        <c:axId val="107493632"/>
        <c:axId val="107499520"/>
      </c:lineChart>
      <c:dateAx>
        <c:axId val="107493632"/>
        <c:scaling>
          <c:orientation val="minMax"/>
        </c:scaling>
        <c:axPos val="b"/>
        <c:numFmt formatCode="General" sourceLinked="1"/>
        <c:tickLblPos val="nextTo"/>
        <c:crossAx val="107499520"/>
        <c:crosses val="autoZero"/>
        <c:lblOffset val="100"/>
        <c:baseTimeUnit val="years"/>
      </c:dateAx>
      <c:valAx>
        <c:axId val="107499520"/>
        <c:scaling>
          <c:orientation val="minMax"/>
        </c:scaling>
        <c:axPos val="l"/>
        <c:majorGridlines/>
        <c:numFmt formatCode="0.00" sourceLinked="1"/>
        <c:tickLblPos val="nextTo"/>
        <c:crossAx val="107493632"/>
        <c:crosses val="autoZero"/>
        <c:crossBetween val="midCat"/>
      </c:valAx>
      <c:spPr>
        <a:noFill/>
        <a:ln w="25400">
          <a:noFill/>
        </a:ln>
      </c:spPr>
    </c:plotArea>
    <c:legend>
      <c:legendPos val="b"/>
    </c:legend>
    <c:plotVisOnly val="1"/>
    <c:dispBlanksAs val="gap"/>
  </c:chart>
  <c:externalData r:id="rId1"/>
</c:chartSpace>
</file>

<file path=word/charts/chart82.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Speedup - Brick20 - EIG - </a:t>
            </a:r>
            <a:r>
              <a:rPr lang="pt-BR"/>
              <a:t>Coloring - 3GPts</a:t>
            </a:r>
          </a:p>
        </c:rich>
      </c:tx>
    </c:title>
    <c:plotArea>
      <c:layout/>
      <c:lineChart>
        <c:grouping val="standard"/>
        <c:ser>
          <c:idx val="0"/>
          <c:order val="0"/>
          <c:tx>
            <c:strRef>
              <c:f>'Brk20-Col '!$J$131</c:f>
              <c:strCache>
                <c:ptCount val="1"/>
                <c:pt idx="0">
                  <c:v>GPU_1</c:v>
                </c:pt>
              </c:strCache>
            </c:strRef>
          </c:tx>
          <c:cat>
            <c:numRef>
              <c:f>'Brk20-Col '!$I$132:$I$136</c:f>
              <c:numCache>
                <c:formatCode>General</c:formatCode>
                <c:ptCount val="5"/>
                <c:pt idx="0">
                  <c:v>3675</c:v>
                </c:pt>
                <c:pt idx="1">
                  <c:v>8019</c:v>
                </c:pt>
                <c:pt idx="2">
                  <c:v>14883</c:v>
                </c:pt>
                <c:pt idx="3">
                  <c:v>24843</c:v>
                </c:pt>
                <c:pt idx="4">
                  <c:v>107163</c:v>
                </c:pt>
              </c:numCache>
            </c:numRef>
          </c:cat>
          <c:val>
            <c:numRef>
              <c:f>'Brk20-Col '!$J$132:$J$136</c:f>
              <c:numCache>
                <c:formatCode>0.00</c:formatCode>
                <c:ptCount val="5"/>
                <c:pt idx="0">
                  <c:v>4.4219409282700415</c:v>
                </c:pt>
                <c:pt idx="1">
                  <c:v>4.6748120300751799</c:v>
                </c:pt>
                <c:pt idx="2">
                  <c:v>4.9954597048808278</c:v>
                </c:pt>
                <c:pt idx="3">
                  <c:v>4.472679394338396</c:v>
                </c:pt>
                <c:pt idx="4">
                  <c:v>3.9208672086720902</c:v>
                </c:pt>
              </c:numCache>
            </c:numRef>
          </c:val>
        </c:ser>
        <c:ser>
          <c:idx val="1"/>
          <c:order val="1"/>
          <c:tx>
            <c:strRef>
              <c:f>'Brk20-Col '!$K$131</c:f>
              <c:strCache>
                <c:ptCount val="1"/>
                <c:pt idx="0">
                  <c:v>GPU_2</c:v>
                </c:pt>
              </c:strCache>
            </c:strRef>
          </c:tx>
          <c:cat>
            <c:numRef>
              <c:f>'Brk20-Col '!$I$132:$I$136</c:f>
              <c:numCache>
                <c:formatCode>General</c:formatCode>
                <c:ptCount val="5"/>
                <c:pt idx="0">
                  <c:v>3675</c:v>
                </c:pt>
                <c:pt idx="1">
                  <c:v>8019</c:v>
                </c:pt>
                <c:pt idx="2">
                  <c:v>14883</c:v>
                </c:pt>
                <c:pt idx="3">
                  <c:v>24843</c:v>
                </c:pt>
                <c:pt idx="4">
                  <c:v>107163</c:v>
                </c:pt>
              </c:numCache>
            </c:numRef>
          </c:cat>
          <c:val>
            <c:numRef>
              <c:f>'Brk20-Col '!$K$132:$K$136</c:f>
              <c:numCache>
                <c:formatCode>0.00</c:formatCode>
                <c:ptCount val="5"/>
                <c:pt idx="0">
                  <c:v>4.9668246445497637</c:v>
                </c:pt>
                <c:pt idx="1">
                  <c:v>5.1812500000000004</c:v>
                </c:pt>
                <c:pt idx="2">
                  <c:v>4.7889009793253443</c:v>
                </c:pt>
                <c:pt idx="3">
                  <c:v>4.3747585318737885</c:v>
                </c:pt>
                <c:pt idx="4">
                  <c:v>3.9649218964099799</c:v>
                </c:pt>
              </c:numCache>
            </c:numRef>
          </c:val>
        </c:ser>
        <c:ser>
          <c:idx val="2"/>
          <c:order val="2"/>
          <c:tx>
            <c:strRef>
              <c:f>'Brk20-Col '!$L$131</c:f>
              <c:strCache>
                <c:ptCount val="1"/>
                <c:pt idx="0">
                  <c:v>GPU_4</c:v>
                </c:pt>
              </c:strCache>
            </c:strRef>
          </c:tx>
          <c:cat>
            <c:numRef>
              <c:f>'Brk20-Col '!$I$132:$I$136</c:f>
              <c:numCache>
                <c:formatCode>General</c:formatCode>
                <c:ptCount val="5"/>
                <c:pt idx="0">
                  <c:v>3675</c:v>
                </c:pt>
                <c:pt idx="1">
                  <c:v>8019</c:v>
                </c:pt>
                <c:pt idx="2">
                  <c:v>14883</c:v>
                </c:pt>
                <c:pt idx="3">
                  <c:v>24843</c:v>
                </c:pt>
                <c:pt idx="4">
                  <c:v>107163</c:v>
                </c:pt>
              </c:numCache>
            </c:numRef>
          </c:cat>
          <c:val>
            <c:numRef>
              <c:f>'Brk20-Col '!$L$132:$L$136</c:f>
              <c:numCache>
                <c:formatCode>0.00</c:formatCode>
                <c:ptCount val="5"/>
                <c:pt idx="0">
                  <c:v>4.6167400881057272</c:v>
                </c:pt>
                <c:pt idx="1">
                  <c:v>5.1704781704781713</c:v>
                </c:pt>
                <c:pt idx="2">
                  <c:v>4.8045851528384178</c:v>
                </c:pt>
                <c:pt idx="3">
                  <c:v>4.2146401985111748</c:v>
                </c:pt>
                <c:pt idx="4">
                  <c:v>3.9134433324316977</c:v>
                </c:pt>
              </c:numCache>
            </c:numRef>
          </c:val>
        </c:ser>
        <c:ser>
          <c:idx val="3"/>
          <c:order val="3"/>
          <c:tx>
            <c:strRef>
              <c:f>'Brk20-Col '!$M$131</c:f>
              <c:strCache>
                <c:ptCount val="1"/>
                <c:pt idx="0">
                  <c:v>GPU_8</c:v>
                </c:pt>
              </c:strCache>
            </c:strRef>
          </c:tx>
          <c:cat>
            <c:numRef>
              <c:f>'Brk20-Col '!$I$132:$I$136</c:f>
              <c:numCache>
                <c:formatCode>General</c:formatCode>
                <c:ptCount val="5"/>
                <c:pt idx="0">
                  <c:v>3675</c:v>
                </c:pt>
                <c:pt idx="1">
                  <c:v>8019</c:v>
                </c:pt>
                <c:pt idx="2">
                  <c:v>14883</c:v>
                </c:pt>
                <c:pt idx="3">
                  <c:v>24843</c:v>
                </c:pt>
                <c:pt idx="4">
                  <c:v>107163</c:v>
                </c:pt>
              </c:numCache>
            </c:numRef>
          </c:cat>
          <c:val>
            <c:numRef>
              <c:f>'Brk20-Col '!$M$132:$M$136</c:f>
              <c:numCache>
                <c:formatCode>0.00</c:formatCode>
                <c:ptCount val="5"/>
                <c:pt idx="0">
                  <c:v>4.4786324786324814</c:v>
                </c:pt>
                <c:pt idx="1">
                  <c:v>5.1490683229813765</c:v>
                </c:pt>
                <c:pt idx="2">
                  <c:v>4.8791574279379155</c:v>
                </c:pt>
                <c:pt idx="3">
                  <c:v>4.4202992843201159</c:v>
                </c:pt>
                <c:pt idx="4">
                  <c:v>3.9028864310763423</c:v>
                </c:pt>
              </c:numCache>
            </c:numRef>
          </c:val>
        </c:ser>
        <c:ser>
          <c:idx val="4"/>
          <c:order val="4"/>
          <c:tx>
            <c:strRef>
              <c:f>'Brk20-Col '!$N$131</c:f>
              <c:strCache>
                <c:ptCount val="1"/>
                <c:pt idx="0">
                  <c:v>CPU_2</c:v>
                </c:pt>
              </c:strCache>
            </c:strRef>
          </c:tx>
          <c:cat>
            <c:numRef>
              <c:f>'Brk20-Col '!$I$132:$I$136</c:f>
              <c:numCache>
                <c:formatCode>General</c:formatCode>
                <c:ptCount val="5"/>
                <c:pt idx="0">
                  <c:v>3675</c:v>
                </c:pt>
                <c:pt idx="1">
                  <c:v>8019</c:v>
                </c:pt>
                <c:pt idx="2">
                  <c:v>14883</c:v>
                </c:pt>
                <c:pt idx="3">
                  <c:v>24843</c:v>
                </c:pt>
                <c:pt idx="4">
                  <c:v>107163</c:v>
                </c:pt>
              </c:numCache>
            </c:numRef>
          </c:cat>
          <c:val>
            <c:numRef>
              <c:f>'Brk20-Col '!$N$132:$N$136</c:f>
              <c:numCache>
                <c:formatCode>0.00</c:formatCode>
                <c:ptCount val="5"/>
                <c:pt idx="0">
                  <c:v>1.6400625978090768</c:v>
                </c:pt>
                <c:pt idx="1">
                  <c:v>1.4442508710801401</c:v>
                </c:pt>
                <c:pt idx="2">
                  <c:v>1.4429508196721312</c:v>
                </c:pt>
                <c:pt idx="3">
                  <c:v>1.4092511926986098</c:v>
                </c:pt>
                <c:pt idx="4">
                  <c:v>1.5056717660526573</c:v>
                </c:pt>
              </c:numCache>
            </c:numRef>
          </c:val>
        </c:ser>
        <c:ser>
          <c:idx val="5"/>
          <c:order val="5"/>
          <c:tx>
            <c:strRef>
              <c:f>'Brk20-Col '!$O$131</c:f>
              <c:strCache>
                <c:ptCount val="1"/>
                <c:pt idx="0">
                  <c:v>CPU_4</c:v>
                </c:pt>
              </c:strCache>
            </c:strRef>
          </c:tx>
          <c:cat>
            <c:numRef>
              <c:f>'Brk20-Col '!$I$132:$I$136</c:f>
              <c:numCache>
                <c:formatCode>General</c:formatCode>
                <c:ptCount val="5"/>
                <c:pt idx="0">
                  <c:v>3675</c:v>
                </c:pt>
                <c:pt idx="1">
                  <c:v>8019</c:v>
                </c:pt>
                <c:pt idx="2">
                  <c:v>14883</c:v>
                </c:pt>
                <c:pt idx="3">
                  <c:v>24843</c:v>
                </c:pt>
                <c:pt idx="4">
                  <c:v>107163</c:v>
                </c:pt>
              </c:numCache>
            </c:numRef>
          </c:cat>
          <c:val>
            <c:numRef>
              <c:f>'Brk20-Col '!$O$132:$O$136</c:f>
              <c:numCache>
                <c:formatCode>0.00</c:formatCode>
                <c:ptCount val="5"/>
                <c:pt idx="0">
                  <c:v>2.0076628352490387</c:v>
                </c:pt>
                <c:pt idx="1">
                  <c:v>1.6838185511171293</c:v>
                </c:pt>
                <c:pt idx="2">
                  <c:v>1.3332323538321718</c:v>
                </c:pt>
                <c:pt idx="3">
                  <c:v>1.0921073782350121</c:v>
                </c:pt>
                <c:pt idx="4">
                  <c:v>1.6373924852874586</c:v>
                </c:pt>
              </c:numCache>
            </c:numRef>
          </c:val>
        </c:ser>
        <c:ser>
          <c:idx val="6"/>
          <c:order val="6"/>
          <c:tx>
            <c:strRef>
              <c:f>'Brk20-Col '!$P$131</c:f>
              <c:strCache>
                <c:ptCount val="1"/>
                <c:pt idx="0">
                  <c:v>CPU_8</c:v>
                </c:pt>
              </c:strCache>
            </c:strRef>
          </c:tx>
          <c:cat>
            <c:numRef>
              <c:f>'Brk20-Col '!$I$132:$I$136</c:f>
              <c:numCache>
                <c:formatCode>General</c:formatCode>
                <c:ptCount val="5"/>
                <c:pt idx="0">
                  <c:v>3675</c:v>
                </c:pt>
                <c:pt idx="1">
                  <c:v>8019</c:v>
                </c:pt>
                <c:pt idx="2">
                  <c:v>14883</c:v>
                </c:pt>
                <c:pt idx="3">
                  <c:v>24843</c:v>
                </c:pt>
                <c:pt idx="4">
                  <c:v>107163</c:v>
                </c:pt>
              </c:numCache>
            </c:numRef>
          </c:cat>
          <c:val>
            <c:numRef>
              <c:f>'Brk20-Col '!$P$132:$P$136</c:f>
              <c:numCache>
                <c:formatCode>0.00</c:formatCode>
                <c:ptCount val="5"/>
                <c:pt idx="0">
                  <c:v>1.9588785046728994</c:v>
                </c:pt>
                <c:pt idx="1">
                  <c:v>1.7415966386554593</c:v>
                </c:pt>
                <c:pt idx="2">
                  <c:v>1.3304111245465573</c:v>
                </c:pt>
                <c:pt idx="3">
                  <c:v>1.2379737609329438</c:v>
                </c:pt>
                <c:pt idx="4">
                  <c:v>2.0034618846500036</c:v>
                </c:pt>
              </c:numCache>
            </c:numRef>
          </c:val>
        </c:ser>
        <c:marker val="1"/>
        <c:axId val="107553152"/>
        <c:axId val="107554688"/>
      </c:lineChart>
      <c:dateAx>
        <c:axId val="107553152"/>
        <c:scaling>
          <c:orientation val="minMax"/>
        </c:scaling>
        <c:axPos val="b"/>
        <c:numFmt formatCode="General" sourceLinked="1"/>
        <c:tickLblPos val="nextTo"/>
        <c:crossAx val="107554688"/>
        <c:crosses val="autoZero"/>
        <c:lblOffset val="100"/>
        <c:baseTimeUnit val="years"/>
      </c:dateAx>
      <c:valAx>
        <c:axId val="107554688"/>
        <c:scaling>
          <c:orientation val="minMax"/>
        </c:scaling>
        <c:axPos val="l"/>
        <c:majorGridlines/>
        <c:numFmt formatCode="0.00" sourceLinked="1"/>
        <c:tickLblPos val="nextTo"/>
        <c:crossAx val="107553152"/>
        <c:crosses val="autoZero"/>
        <c:crossBetween val="midCat"/>
      </c:valAx>
      <c:spPr>
        <a:noFill/>
        <a:ln w="25400">
          <a:noFill/>
        </a:ln>
      </c:spPr>
    </c:plotArea>
    <c:legend>
      <c:legendPos val="b"/>
    </c:legend>
    <c:plotVisOnly val="1"/>
    <c:dispBlanksAs val="gap"/>
  </c:chart>
  <c:externalData r:id="rId1"/>
</c:chartSpace>
</file>

<file path=word/charts/chart83.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Speedup - Brick20 - ELL - No </a:t>
            </a:r>
            <a:r>
              <a:rPr lang="pt-BR"/>
              <a:t>Coloring - 3GPts</a:t>
            </a:r>
          </a:p>
        </c:rich>
      </c:tx>
    </c:title>
    <c:plotArea>
      <c:layout/>
      <c:lineChart>
        <c:grouping val="standard"/>
        <c:ser>
          <c:idx val="0"/>
          <c:order val="0"/>
          <c:tx>
            <c:strRef>
              <c:f>'Brk20-NoCol '!$J$111</c:f>
              <c:strCache>
                <c:ptCount val="1"/>
                <c:pt idx="0">
                  <c:v>GPU_1</c:v>
                </c:pt>
              </c:strCache>
            </c:strRef>
          </c:tx>
          <c:cat>
            <c:numRef>
              <c:f>'Brk20-NoCol '!$A$122:$A$126</c:f>
              <c:numCache>
                <c:formatCode>General</c:formatCode>
                <c:ptCount val="5"/>
                <c:pt idx="0">
                  <c:v>3675</c:v>
                </c:pt>
                <c:pt idx="1">
                  <c:v>8019</c:v>
                </c:pt>
                <c:pt idx="2">
                  <c:v>14883</c:v>
                </c:pt>
                <c:pt idx="3">
                  <c:v>24843</c:v>
                </c:pt>
                <c:pt idx="4">
                  <c:v>107163</c:v>
                </c:pt>
              </c:numCache>
            </c:numRef>
          </c:cat>
          <c:val>
            <c:numRef>
              <c:f>'Brk20-NoCol '!$J$122:$J$126</c:f>
              <c:numCache>
                <c:formatCode>0.00</c:formatCode>
                <c:ptCount val="5"/>
                <c:pt idx="0">
                  <c:v>2.8604651162790646</c:v>
                </c:pt>
                <c:pt idx="1">
                  <c:v>3.1028368794326244</c:v>
                </c:pt>
                <c:pt idx="2">
                  <c:v>3.187441424554823</c:v>
                </c:pt>
                <c:pt idx="3">
                  <c:v>3.1071618037135282</c:v>
                </c:pt>
                <c:pt idx="4">
                  <c:v>3.1140727354867828</c:v>
                </c:pt>
              </c:numCache>
            </c:numRef>
          </c:val>
        </c:ser>
        <c:ser>
          <c:idx val="1"/>
          <c:order val="1"/>
          <c:tx>
            <c:strRef>
              <c:f>'Brk20-NoCol '!$K$111</c:f>
              <c:strCache>
                <c:ptCount val="1"/>
                <c:pt idx="0">
                  <c:v>GPU_2</c:v>
                </c:pt>
              </c:strCache>
            </c:strRef>
          </c:tx>
          <c:cat>
            <c:numRef>
              <c:f>'Brk20-NoCol '!$A$122:$A$126</c:f>
              <c:numCache>
                <c:formatCode>General</c:formatCode>
                <c:ptCount val="5"/>
                <c:pt idx="0">
                  <c:v>3675</c:v>
                </c:pt>
                <c:pt idx="1">
                  <c:v>8019</c:v>
                </c:pt>
                <c:pt idx="2">
                  <c:v>14883</c:v>
                </c:pt>
                <c:pt idx="3">
                  <c:v>24843</c:v>
                </c:pt>
                <c:pt idx="4">
                  <c:v>107163</c:v>
                </c:pt>
              </c:numCache>
            </c:numRef>
          </c:cat>
          <c:val>
            <c:numRef>
              <c:f>'Brk20-NoCol '!$K$122:$K$126</c:f>
              <c:numCache>
                <c:formatCode>0.00</c:formatCode>
                <c:ptCount val="5"/>
                <c:pt idx="0">
                  <c:v>3.0622406639004147</c:v>
                </c:pt>
                <c:pt idx="1">
                  <c:v>3.0224525043177857</c:v>
                </c:pt>
                <c:pt idx="2">
                  <c:v>2.8969335604770019</c:v>
                </c:pt>
                <c:pt idx="3">
                  <c:v>2.9776309100152507</c:v>
                </c:pt>
                <c:pt idx="4">
                  <c:v>3.0655992884145027</c:v>
                </c:pt>
              </c:numCache>
            </c:numRef>
          </c:val>
        </c:ser>
        <c:ser>
          <c:idx val="2"/>
          <c:order val="2"/>
          <c:tx>
            <c:strRef>
              <c:f>'Brk20-NoCol '!$L$111</c:f>
              <c:strCache>
                <c:ptCount val="1"/>
                <c:pt idx="0">
                  <c:v>GPU_4</c:v>
                </c:pt>
              </c:strCache>
            </c:strRef>
          </c:tx>
          <c:cat>
            <c:numRef>
              <c:f>'Brk20-NoCol '!$A$122:$A$126</c:f>
              <c:numCache>
                <c:formatCode>General</c:formatCode>
                <c:ptCount val="5"/>
                <c:pt idx="0">
                  <c:v>3675</c:v>
                </c:pt>
                <c:pt idx="1">
                  <c:v>8019</c:v>
                </c:pt>
                <c:pt idx="2">
                  <c:v>14883</c:v>
                </c:pt>
                <c:pt idx="3">
                  <c:v>24843</c:v>
                </c:pt>
                <c:pt idx="4">
                  <c:v>107163</c:v>
                </c:pt>
              </c:numCache>
            </c:numRef>
          </c:cat>
          <c:val>
            <c:numRef>
              <c:f>'Brk20-NoCol '!$L$122:$L$126</c:f>
              <c:numCache>
                <c:formatCode>0.00</c:formatCode>
                <c:ptCount val="5"/>
                <c:pt idx="0">
                  <c:v>2.8060836501901139</c:v>
                </c:pt>
                <c:pt idx="1">
                  <c:v>3.027681660899658</c:v>
                </c:pt>
                <c:pt idx="2">
                  <c:v>3.187441424554823</c:v>
                </c:pt>
                <c:pt idx="3">
                  <c:v>2.8995049504950487</c:v>
                </c:pt>
                <c:pt idx="4">
                  <c:v>3.0342247166281502</c:v>
                </c:pt>
              </c:numCache>
            </c:numRef>
          </c:val>
        </c:ser>
        <c:ser>
          <c:idx val="3"/>
          <c:order val="3"/>
          <c:tx>
            <c:strRef>
              <c:f>'Brk20-NoCol '!$M$111</c:f>
              <c:strCache>
                <c:ptCount val="1"/>
                <c:pt idx="0">
                  <c:v>GPU_8</c:v>
                </c:pt>
              </c:strCache>
            </c:strRef>
          </c:tx>
          <c:cat>
            <c:numRef>
              <c:f>'Brk20-NoCol '!$A$122:$A$126</c:f>
              <c:numCache>
                <c:formatCode>General</c:formatCode>
                <c:ptCount val="5"/>
                <c:pt idx="0">
                  <c:v>3675</c:v>
                </c:pt>
                <c:pt idx="1">
                  <c:v>8019</c:v>
                </c:pt>
                <c:pt idx="2">
                  <c:v>14883</c:v>
                </c:pt>
                <c:pt idx="3">
                  <c:v>24843</c:v>
                </c:pt>
                <c:pt idx="4">
                  <c:v>107163</c:v>
                </c:pt>
              </c:numCache>
            </c:numRef>
          </c:cat>
          <c:val>
            <c:numRef>
              <c:f>'Brk20-NoCol '!$M$122:$M$126</c:f>
              <c:numCache>
                <c:formatCode>0.00</c:formatCode>
                <c:ptCount val="5"/>
                <c:pt idx="0">
                  <c:v>2.6077738515901112</c:v>
                </c:pt>
                <c:pt idx="1">
                  <c:v>2.9411764705882337</c:v>
                </c:pt>
                <c:pt idx="2">
                  <c:v>3.0612061206120607</c:v>
                </c:pt>
                <c:pt idx="3">
                  <c:v>3.0190721649484527</c:v>
                </c:pt>
                <c:pt idx="4">
                  <c:v>3.13282581524826</c:v>
                </c:pt>
              </c:numCache>
            </c:numRef>
          </c:val>
        </c:ser>
        <c:ser>
          <c:idx val="4"/>
          <c:order val="4"/>
          <c:tx>
            <c:strRef>
              <c:f>'Brk20-NoCol '!$N$111</c:f>
              <c:strCache>
                <c:ptCount val="1"/>
                <c:pt idx="0">
                  <c:v>CPU_2</c:v>
                </c:pt>
              </c:strCache>
            </c:strRef>
          </c:tx>
          <c:cat>
            <c:numRef>
              <c:f>'Brk20-NoCol '!$A$122:$A$126</c:f>
              <c:numCache>
                <c:formatCode>General</c:formatCode>
                <c:ptCount val="5"/>
                <c:pt idx="0">
                  <c:v>3675</c:v>
                </c:pt>
                <c:pt idx="1">
                  <c:v>8019</c:v>
                </c:pt>
                <c:pt idx="2">
                  <c:v>14883</c:v>
                </c:pt>
                <c:pt idx="3">
                  <c:v>24843</c:v>
                </c:pt>
                <c:pt idx="4">
                  <c:v>107163</c:v>
                </c:pt>
              </c:numCache>
            </c:numRef>
          </c:cat>
          <c:val>
            <c:numRef>
              <c:f>'Brk20-NoCol '!$N$122:$N$126</c:f>
              <c:numCache>
                <c:formatCode>0.00</c:formatCode>
                <c:ptCount val="5"/>
                <c:pt idx="0">
                  <c:v>1.5279503105590058</c:v>
                </c:pt>
                <c:pt idx="1">
                  <c:v>1.4982876712328781</c:v>
                </c:pt>
                <c:pt idx="2">
                  <c:v>1.4703847816688282</c:v>
                </c:pt>
                <c:pt idx="3">
                  <c:v>1.4323795549033993</c:v>
                </c:pt>
                <c:pt idx="4">
                  <c:v>1.494498346793864</c:v>
                </c:pt>
              </c:numCache>
            </c:numRef>
          </c:val>
        </c:ser>
        <c:ser>
          <c:idx val="5"/>
          <c:order val="5"/>
          <c:tx>
            <c:strRef>
              <c:f>'Brk20-NoCol '!$O$111</c:f>
              <c:strCache>
                <c:ptCount val="1"/>
                <c:pt idx="0">
                  <c:v>CPU_4</c:v>
                </c:pt>
              </c:strCache>
            </c:strRef>
          </c:tx>
          <c:cat>
            <c:numRef>
              <c:f>'Brk20-NoCol '!$A$122:$A$126</c:f>
              <c:numCache>
                <c:formatCode>General</c:formatCode>
                <c:ptCount val="5"/>
                <c:pt idx="0">
                  <c:v>3675</c:v>
                </c:pt>
                <c:pt idx="1">
                  <c:v>8019</c:v>
                </c:pt>
                <c:pt idx="2">
                  <c:v>14883</c:v>
                </c:pt>
                <c:pt idx="3">
                  <c:v>24843</c:v>
                </c:pt>
                <c:pt idx="4">
                  <c:v>107163</c:v>
                </c:pt>
              </c:numCache>
            </c:numRef>
          </c:cat>
          <c:val>
            <c:numRef>
              <c:f>'Brk20-NoCol '!$O$122:$O$126</c:f>
              <c:numCache>
                <c:formatCode>0.00</c:formatCode>
                <c:ptCount val="5"/>
                <c:pt idx="0">
                  <c:v>2.476510067114094</c:v>
                </c:pt>
                <c:pt idx="1">
                  <c:v>2.2786458333333299</c:v>
                </c:pt>
                <c:pt idx="2">
                  <c:v>2.2688458972648395</c:v>
                </c:pt>
                <c:pt idx="3">
                  <c:v>2.1533088235294118</c:v>
                </c:pt>
                <c:pt idx="4">
                  <c:v>2.3026557541339567</c:v>
                </c:pt>
              </c:numCache>
            </c:numRef>
          </c:val>
        </c:ser>
        <c:ser>
          <c:idx val="6"/>
          <c:order val="6"/>
          <c:tx>
            <c:strRef>
              <c:f>'Brk20-NoCol '!$P$111</c:f>
              <c:strCache>
                <c:ptCount val="1"/>
                <c:pt idx="0">
                  <c:v>CPU_8</c:v>
                </c:pt>
              </c:strCache>
            </c:strRef>
          </c:tx>
          <c:cat>
            <c:numRef>
              <c:f>'Brk20-NoCol '!$A$122:$A$126</c:f>
              <c:numCache>
                <c:formatCode>General</c:formatCode>
                <c:ptCount val="5"/>
                <c:pt idx="0">
                  <c:v>3675</c:v>
                </c:pt>
                <c:pt idx="1">
                  <c:v>8019</c:v>
                </c:pt>
                <c:pt idx="2">
                  <c:v>14883</c:v>
                </c:pt>
                <c:pt idx="3">
                  <c:v>24843</c:v>
                </c:pt>
                <c:pt idx="4">
                  <c:v>107163</c:v>
                </c:pt>
              </c:numCache>
            </c:numRef>
          </c:cat>
          <c:val>
            <c:numRef>
              <c:f>'Brk20-NoCol '!$P$122:$P$126</c:f>
              <c:numCache>
                <c:formatCode>0.00</c:formatCode>
                <c:ptCount val="5"/>
                <c:pt idx="0">
                  <c:v>2.2638036809815989</c:v>
                </c:pt>
                <c:pt idx="1">
                  <c:v>2.3240371845949541</c:v>
                </c:pt>
                <c:pt idx="2">
                  <c:v>2.5342771982116243</c:v>
                </c:pt>
                <c:pt idx="3">
                  <c:v>2.4537075827398409</c:v>
                </c:pt>
                <c:pt idx="4">
                  <c:v>2.4556465977912363</c:v>
                </c:pt>
              </c:numCache>
            </c:numRef>
          </c:val>
        </c:ser>
        <c:marker val="1"/>
        <c:axId val="107809024"/>
        <c:axId val="107835392"/>
      </c:lineChart>
      <c:dateAx>
        <c:axId val="107809024"/>
        <c:scaling>
          <c:orientation val="minMax"/>
        </c:scaling>
        <c:axPos val="b"/>
        <c:numFmt formatCode="General" sourceLinked="1"/>
        <c:tickLblPos val="nextTo"/>
        <c:crossAx val="107835392"/>
        <c:crosses val="autoZero"/>
        <c:lblOffset val="100"/>
        <c:baseTimeUnit val="years"/>
      </c:dateAx>
      <c:valAx>
        <c:axId val="107835392"/>
        <c:scaling>
          <c:orientation val="minMax"/>
        </c:scaling>
        <c:axPos val="l"/>
        <c:majorGridlines/>
        <c:numFmt formatCode="0.00" sourceLinked="1"/>
        <c:tickLblPos val="nextTo"/>
        <c:crossAx val="107809024"/>
        <c:crosses val="autoZero"/>
        <c:crossBetween val="midCat"/>
      </c:valAx>
      <c:spPr>
        <a:noFill/>
        <a:ln w="25400">
          <a:noFill/>
        </a:ln>
      </c:spPr>
    </c:plotArea>
    <c:legend>
      <c:legendPos val="b"/>
    </c:legend>
    <c:plotVisOnly val="1"/>
    <c:dispBlanksAs val="gap"/>
  </c:chart>
  <c:externalData r:id="rId1"/>
</c:chartSpace>
</file>

<file path=word/charts/chart84.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Speedup - Brick20 - EIG - No </a:t>
            </a:r>
            <a:r>
              <a:rPr lang="pt-BR"/>
              <a:t>Coloring - 3GPts</a:t>
            </a:r>
          </a:p>
        </c:rich>
      </c:tx>
    </c:title>
    <c:plotArea>
      <c:layout/>
      <c:lineChart>
        <c:grouping val="standard"/>
        <c:ser>
          <c:idx val="0"/>
          <c:order val="0"/>
          <c:tx>
            <c:strRef>
              <c:f>'Brk20-NoCol '!$J$111</c:f>
              <c:strCache>
                <c:ptCount val="1"/>
                <c:pt idx="0">
                  <c:v>GPU_1</c:v>
                </c:pt>
              </c:strCache>
            </c:strRef>
          </c:tx>
          <c:cat>
            <c:numRef>
              <c:f>'Brk20-NoCol '!$A$132:$A$136</c:f>
              <c:numCache>
                <c:formatCode>General</c:formatCode>
                <c:ptCount val="5"/>
                <c:pt idx="0">
                  <c:v>3675</c:v>
                </c:pt>
                <c:pt idx="1">
                  <c:v>8019</c:v>
                </c:pt>
                <c:pt idx="2">
                  <c:v>14883</c:v>
                </c:pt>
                <c:pt idx="3">
                  <c:v>24843</c:v>
                </c:pt>
                <c:pt idx="4">
                  <c:v>107163</c:v>
                </c:pt>
              </c:numCache>
            </c:numRef>
          </c:cat>
          <c:val>
            <c:numRef>
              <c:f>'Brk20-NoCol '!$J$132:$J$136</c:f>
              <c:numCache>
                <c:formatCode>0.00</c:formatCode>
                <c:ptCount val="5"/>
                <c:pt idx="0">
                  <c:v>5.2929292929292915</c:v>
                </c:pt>
                <c:pt idx="1">
                  <c:v>5.0963114754098404</c:v>
                </c:pt>
                <c:pt idx="2">
                  <c:v>4.8098360655737702</c:v>
                </c:pt>
                <c:pt idx="3">
                  <c:v>4.4521625163826997</c:v>
                </c:pt>
                <c:pt idx="4">
                  <c:v>3.9208672086720902</c:v>
                </c:pt>
              </c:numCache>
            </c:numRef>
          </c:val>
        </c:ser>
        <c:ser>
          <c:idx val="1"/>
          <c:order val="1"/>
          <c:tx>
            <c:strRef>
              <c:f>'Brk20-NoCol '!$K$111</c:f>
              <c:strCache>
                <c:ptCount val="1"/>
                <c:pt idx="0">
                  <c:v>GPU_2</c:v>
                </c:pt>
              </c:strCache>
            </c:strRef>
          </c:tx>
          <c:cat>
            <c:numRef>
              <c:f>'Brk20-NoCol '!$A$132:$A$136</c:f>
              <c:numCache>
                <c:formatCode>General</c:formatCode>
                <c:ptCount val="5"/>
                <c:pt idx="0">
                  <c:v>3675</c:v>
                </c:pt>
                <c:pt idx="1">
                  <c:v>8019</c:v>
                </c:pt>
                <c:pt idx="2">
                  <c:v>14883</c:v>
                </c:pt>
                <c:pt idx="3">
                  <c:v>24843</c:v>
                </c:pt>
                <c:pt idx="4">
                  <c:v>107163</c:v>
                </c:pt>
              </c:numCache>
            </c:numRef>
          </c:cat>
          <c:val>
            <c:numRef>
              <c:f>'Brk20-NoCol '!$K$132:$K$136</c:f>
              <c:numCache>
                <c:formatCode>0.00</c:formatCode>
                <c:ptCount val="5"/>
                <c:pt idx="0">
                  <c:v>5.1372549019607847</c:v>
                </c:pt>
                <c:pt idx="1">
                  <c:v>5.3831168831168785</c:v>
                </c:pt>
                <c:pt idx="2">
                  <c:v>4.9283314669652771</c:v>
                </c:pt>
                <c:pt idx="3">
                  <c:v>4.1655426118945416</c:v>
                </c:pt>
                <c:pt idx="4">
                  <c:v>3.8908161893236448</c:v>
                </c:pt>
              </c:numCache>
            </c:numRef>
          </c:val>
        </c:ser>
        <c:ser>
          <c:idx val="2"/>
          <c:order val="2"/>
          <c:tx>
            <c:strRef>
              <c:f>'Brk20-NoCol '!$L$111</c:f>
              <c:strCache>
                <c:ptCount val="1"/>
                <c:pt idx="0">
                  <c:v>GPU_4</c:v>
                </c:pt>
              </c:strCache>
            </c:strRef>
          </c:tx>
          <c:cat>
            <c:numRef>
              <c:f>'Brk20-NoCol '!$A$132:$A$136</c:f>
              <c:numCache>
                <c:formatCode>General</c:formatCode>
                <c:ptCount val="5"/>
                <c:pt idx="0">
                  <c:v>3675</c:v>
                </c:pt>
                <c:pt idx="1">
                  <c:v>8019</c:v>
                </c:pt>
                <c:pt idx="2">
                  <c:v>14883</c:v>
                </c:pt>
                <c:pt idx="3">
                  <c:v>24843</c:v>
                </c:pt>
                <c:pt idx="4">
                  <c:v>107163</c:v>
                </c:pt>
              </c:numCache>
            </c:numRef>
          </c:cat>
          <c:val>
            <c:numRef>
              <c:f>'Brk20-NoCol '!$L$132:$L$136</c:f>
              <c:numCache>
                <c:formatCode>0.00</c:formatCode>
                <c:ptCount val="5"/>
                <c:pt idx="0">
                  <c:v>4.5964912280701764</c:v>
                </c:pt>
                <c:pt idx="1">
                  <c:v>5.1490683229813765</c:v>
                </c:pt>
                <c:pt idx="2">
                  <c:v>4.6819148936170132</c:v>
                </c:pt>
                <c:pt idx="3">
                  <c:v>4.4697368421052559</c:v>
                </c:pt>
                <c:pt idx="4">
                  <c:v>3.8824634375419267</c:v>
                </c:pt>
              </c:numCache>
            </c:numRef>
          </c:val>
        </c:ser>
        <c:ser>
          <c:idx val="3"/>
          <c:order val="3"/>
          <c:tx>
            <c:strRef>
              <c:f>'Brk20-NoCol '!$M$111</c:f>
              <c:strCache>
                <c:ptCount val="1"/>
                <c:pt idx="0">
                  <c:v>GPU_8</c:v>
                </c:pt>
              </c:strCache>
            </c:strRef>
          </c:tx>
          <c:cat>
            <c:numRef>
              <c:f>'Brk20-NoCol '!$A$132:$A$136</c:f>
              <c:numCache>
                <c:formatCode>General</c:formatCode>
                <c:ptCount val="5"/>
                <c:pt idx="0">
                  <c:v>3675</c:v>
                </c:pt>
                <c:pt idx="1">
                  <c:v>8019</c:v>
                </c:pt>
                <c:pt idx="2">
                  <c:v>14883</c:v>
                </c:pt>
                <c:pt idx="3">
                  <c:v>24843</c:v>
                </c:pt>
                <c:pt idx="4">
                  <c:v>107163</c:v>
                </c:pt>
              </c:numCache>
            </c:numRef>
          </c:cat>
          <c:val>
            <c:numRef>
              <c:f>'Brk20-NoCol '!$M$132:$M$136</c:f>
              <c:numCache>
                <c:formatCode>0.00</c:formatCode>
                <c:ptCount val="5"/>
                <c:pt idx="0">
                  <c:v>3.8109090909090866</c:v>
                </c:pt>
                <c:pt idx="1">
                  <c:v>5.1172839506172751</c:v>
                </c:pt>
                <c:pt idx="2">
                  <c:v>4.7836956521739129</c:v>
                </c:pt>
                <c:pt idx="3">
                  <c:v>4.4231770833333419</c:v>
                </c:pt>
                <c:pt idx="4">
                  <c:v>3.9044663338280889</c:v>
                </c:pt>
              </c:numCache>
            </c:numRef>
          </c:val>
        </c:ser>
        <c:ser>
          <c:idx val="4"/>
          <c:order val="4"/>
          <c:tx>
            <c:strRef>
              <c:f>'Brk20-NoCol '!$N$111</c:f>
              <c:strCache>
                <c:ptCount val="1"/>
                <c:pt idx="0">
                  <c:v>CPU_2</c:v>
                </c:pt>
              </c:strCache>
            </c:strRef>
          </c:tx>
          <c:cat>
            <c:numRef>
              <c:f>'Brk20-NoCol '!$A$132:$A$136</c:f>
              <c:numCache>
                <c:formatCode>General</c:formatCode>
                <c:ptCount val="5"/>
                <c:pt idx="0">
                  <c:v>3675</c:v>
                </c:pt>
                <c:pt idx="1">
                  <c:v>8019</c:v>
                </c:pt>
                <c:pt idx="2">
                  <c:v>14883</c:v>
                </c:pt>
                <c:pt idx="3">
                  <c:v>24843</c:v>
                </c:pt>
                <c:pt idx="4">
                  <c:v>107163</c:v>
                </c:pt>
              </c:numCache>
            </c:numRef>
          </c:cat>
          <c:val>
            <c:numRef>
              <c:f>'Brk20-NoCol '!$N$132:$N$136</c:f>
              <c:numCache>
                <c:formatCode>0.00</c:formatCode>
                <c:ptCount val="5"/>
                <c:pt idx="0">
                  <c:v>1.7672849915682969</c:v>
                </c:pt>
                <c:pt idx="1">
                  <c:v>1.5408921933085502</c:v>
                </c:pt>
                <c:pt idx="2">
                  <c:v>1.3984747378455673</c:v>
                </c:pt>
                <c:pt idx="3">
                  <c:v>1.3582566973210715</c:v>
                </c:pt>
                <c:pt idx="4">
                  <c:v>1.4848111658456487</c:v>
                </c:pt>
              </c:numCache>
            </c:numRef>
          </c:val>
        </c:ser>
        <c:ser>
          <c:idx val="5"/>
          <c:order val="5"/>
          <c:tx>
            <c:strRef>
              <c:f>'Brk20-NoCol '!$O$111</c:f>
              <c:strCache>
                <c:ptCount val="1"/>
                <c:pt idx="0">
                  <c:v>CPU_4</c:v>
                </c:pt>
              </c:strCache>
            </c:strRef>
          </c:tx>
          <c:cat>
            <c:numRef>
              <c:f>'Brk20-NoCol '!$A$132:$A$136</c:f>
              <c:numCache>
                <c:formatCode>General</c:formatCode>
                <c:ptCount val="5"/>
                <c:pt idx="0">
                  <c:v>3675</c:v>
                </c:pt>
                <c:pt idx="1">
                  <c:v>8019</c:v>
                </c:pt>
                <c:pt idx="2">
                  <c:v>14883</c:v>
                </c:pt>
                <c:pt idx="3">
                  <c:v>24843</c:v>
                </c:pt>
                <c:pt idx="4">
                  <c:v>107163</c:v>
                </c:pt>
              </c:numCache>
            </c:numRef>
          </c:cat>
          <c:val>
            <c:numRef>
              <c:f>'Brk20-NoCol '!$O$132:$O$136</c:f>
              <c:numCache>
                <c:formatCode>0.00</c:formatCode>
                <c:ptCount val="5"/>
                <c:pt idx="0">
                  <c:v>2.1300813008130084</c:v>
                </c:pt>
                <c:pt idx="1">
                  <c:v>1.7776983559685473</c:v>
                </c:pt>
                <c:pt idx="2">
                  <c:v>1.3839622641509433</c:v>
                </c:pt>
                <c:pt idx="3">
                  <c:v>1.1097680496569748</c:v>
                </c:pt>
                <c:pt idx="4">
                  <c:v>1.7000176252864121</c:v>
                </c:pt>
              </c:numCache>
            </c:numRef>
          </c:val>
        </c:ser>
        <c:ser>
          <c:idx val="6"/>
          <c:order val="6"/>
          <c:tx>
            <c:strRef>
              <c:f>'Brk20-NoCol '!$P$111</c:f>
              <c:strCache>
                <c:ptCount val="1"/>
                <c:pt idx="0">
                  <c:v>CPU_8</c:v>
                </c:pt>
              </c:strCache>
            </c:strRef>
          </c:tx>
          <c:cat>
            <c:numRef>
              <c:f>'Brk20-NoCol '!$A$132:$A$136</c:f>
              <c:numCache>
                <c:formatCode>General</c:formatCode>
                <c:ptCount val="5"/>
                <c:pt idx="0">
                  <c:v>3675</c:v>
                </c:pt>
                <c:pt idx="1">
                  <c:v>8019</c:v>
                </c:pt>
                <c:pt idx="2">
                  <c:v>14883</c:v>
                </c:pt>
                <c:pt idx="3">
                  <c:v>24843</c:v>
                </c:pt>
                <c:pt idx="4">
                  <c:v>107163</c:v>
                </c:pt>
              </c:numCache>
            </c:numRef>
          </c:cat>
          <c:val>
            <c:numRef>
              <c:f>'Brk20-NoCol '!$P$132:$P$136</c:f>
              <c:numCache>
                <c:formatCode>0.00</c:formatCode>
                <c:ptCount val="5"/>
                <c:pt idx="0">
                  <c:v>2.1300813008130084</c:v>
                </c:pt>
                <c:pt idx="1">
                  <c:v>1.8955792682926818</c:v>
                </c:pt>
                <c:pt idx="2">
                  <c:v>1.397142857142857</c:v>
                </c:pt>
                <c:pt idx="3">
                  <c:v>1.2463768115942029</c:v>
                </c:pt>
                <c:pt idx="4">
                  <c:v>2.0318797837230527</c:v>
                </c:pt>
              </c:numCache>
            </c:numRef>
          </c:val>
        </c:ser>
        <c:marker val="1"/>
        <c:axId val="108097920"/>
        <c:axId val="108099456"/>
      </c:lineChart>
      <c:dateAx>
        <c:axId val="108097920"/>
        <c:scaling>
          <c:orientation val="minMax"/>
        </c:scaling>
        <c:axPos val="b"/>
        <c:numFmt formatCode="General" sourceLinked="1"/>
        <c:tickLblPos val="nextTo"/>
        <c:crossAx val="108099456"/>
        <c:crosses val="autoZero"/>
        <c:lblOffset val="100"/>
        <c:baseTimeUnit val="years"/>
      </c:dateAx>
      <c:valAx>
        <c:axId val="108099456"/>
        <c:scaling>
          <c:orientation val="minMax"/>
        </c:scaling>
        <c:axPos val="l"/>
        <c:majorGridlines/>
        <c:numFmt formatCode="0.00" sourceLinked="1"/>
        <c:tickLblPos val="nextTo"/>
        <c:crossAx val="108097920"/>
        <c:crosses val="autoZero"/>
        <c:crossBetween val="midCat"/>
      </c:valAx>
      <c:spPr>
        <a:noFill/>
        <a:ln w="25400">
          <a:noFill/>
        </a:ln>
      </c:spPr>
    </c:plotArea>
    <c:legend>
      <c:legendPos val="b"/>
    </c:legend>
    <c:plotVisOnly val="1"/>
    <c:dispBlanksAs val="gap"/>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800" b="1" i="0" u="none" strike="noStrike" baseline="0">
                <a:effectLst/>
              </a:rPr>
              <a:t>Q4 - </a:t>
            </a:r>
            <a:r>
              <a:rPr lang="pt-BR"/>
              <a:t>ELL - 3 Gauss Points - Coloring </a:t>
            </a:r>
          </a:p>
        </c:rich>
      </c:tx>
    </c:title>
    <c:plotArea>
      <c:layout/>
      <c:lineChart>
        <c:grouping val="standard"/>
        <c:ser>
          <c:idx val="0"/>
          <c:order val="0"/>
          <c:tx>
            <c:v>CPU_1</c:v>
          </c:tx>
          <c:cat>
            <c:numRef>
              <c:f>'Q4-Col'!$A$10:$A$15</c:f>
              <c:numCache>
                <c:formatCode>General</c:formatCode>
                <c:ptCount val="6"/>
                <c:pt idx="0">
                  <c:v>578</c:v>
                </c:pt>
                <c:pt idx="1">
                  <c:v>8450</c:v>
                </c:pt>
                <c:pt idx="2">
                  <c:v>13122</c:v>
                </c:pt>
                <c:pt idx="3">
                  <c:v>18818</c:v>
                </c:pt>
                <c:pt idx="4">
                  <c:v>33282</c:v>
                </c:pt>
                <c:pt idx="5">
                  <c:v>132098</c:v>
                </c:pt>
              </c:numCache>
            </c:numRef>
          </c:cat>
          <c:val>
            <c:numRef>
              <c:f>'Q4-Col'!$M$48:$M$53</c:f>
              <c:numCache>
                <c:formatCode>0.00</c:formatCode>
                <c:ptCount val="6"/>
                <c:pt idx="0">
                  <c:v>7.000000000000008E-3</c:v>
                </c:pt>
                <c:pt idx="1">
                  <c:v>8.5000000000000006E-2</c:v>
                </c:pt>
                <c:pt idx="2">
                  <c:v>0.13300000000000001</c:v>
                </c:pt>
                <c:pt idx="3">
                  <c:v>0.18900000000000025</c:v>
                </c:pt>
                <c:pt idx="4">
                  <c:v>0.33700000000000058</c:v>
                </c:pt>
                <c:pt idx="5">
                  <c:v>1.379</c:v>
                </c:pt>
              </c:numCache>
            </c:numRef>
          </c:val>
        </c:ser>
        <c:ser>
          <c:idx val="1"/>
          <c:order val="1"/>
          <c:tx>
            <c:v>GPU_1</c:v>
          </c:tx>
          <c:cat>
            <c:numRef>
              <c:f>'Q4-Col'!$A$10:$A$15</c:f>
              <c:numCache>
                <c:formatCode>General</c:formatCode>
                <c:ptCount val="6"/>
                <c:pt idx="0">
                  <c:v>578</c:v>
                </c:pt>
                <c:pt idx="1">
                  <c:v>8450</c:v>
                </c:pt>
                <c:pt idx="2">
                  <c:v>13122</c:v>
                </c:pt>
                <c:pt idx="3">
                  <c:v>18818</c:v>
                </c:pt>
                <c:pt idx="4">
                  <c:v>33282</c:v>
                </c:pt>
                <c:pt idx="5">
                  <c:v>132098</c:v>
                </c:pt>
              </c:numCache>
            </c:numRef>
          </c:cat>
          <c:val>
            <c:numRef>
              <c:f>'Q4-Col'!$N$48:$N$53</c:f>
              <c:numCache>
                <c:formatCode>0.00</c:formatCode>
                <c:ptCount val="6"/>
                <c:pt idx="0">
                  <c:v>7.000000000000008E-3</c:v>
                </c:pt>
                <c:pt idx="1">
                  <c:v>3.7999999999999999E-2</c:v>
                </c:pt>
                <c:pt idx="2">
                  <c:v>5.3999999999999999E-2</c:v>
                </c:pt>
                <c:pt idx="3">
                  <c:v>8.3000000000000046E-2</c:v>
                </c:pt>
                <c:pt idx="4">
                  <c:v>0.13700000000000001</c:v>
                </c:pt>
                <c:pt idx="5">
                  <c:v>0.56399999999999995</c:v>
                </c:pt>
              </c:numCache>
            </c:numRef>
          </c:val>
        </c:ser>
        <c:ser>
          <c:idx val="2"/>
          <c:order val="2"/>
          <c:tx>
            <c:v>CPU_2</c:v>
          </c:tx>
          <c:val>
            <c:numRef>
              <c:f>'Q4-Col'!$M$57:$M$62</c:f>
              <c:numCache>
                <c:formatCode>0.00</c:formatCode>
                <c:ptCount val="6"/>
                <c:pt idx="0">
                  <c:v>3.000000000000004E-3</c:v>
                </c:pt>
                <c:pt idx="1">
                  <c:v>5.6000000000000001E-2</c:v>
                </c:pt>
                <c:pt idx="2">
                  <c:v>9.5000000000000043E-2</c:v>
                </c:pt>
                <c:pt idx="3">
                  <c:v>0.14200000000000004</c:v>
                </c:pt>
                <c:pt idx="4">
                  <c:v>0.24200000000000021</c:v>
                </c:pt>
                <c:pt idx="5">
                  <c:v>0.90200000000000002</c:v>
                </c:pt>
              </c:numCache>
            </c:numRef>
          </c:val>
        </c:ser>
        <c:ser>
          <c:idx val="3"/>
          <c:order val="3"/>
          <c:tx>
            <c:v>GPU_2</c:v>
          </c:tx>
          <c:val>
            <c:numRef>
              <c:f>'Q4-Col'!$N$57:$N$62</c:f>
              <c:numCache>
                <c:formatCode>0.00</c:formatCode>
                <c:ptCount val="6"/>
                <c:pt idx="0">
                  <c:v>7.000000000000008E-3</c:v>
                </c:pt>
                <c:pt idx="1">
                  <c:v>4.5999999999999999E-2</c:v>
                </c:pt>
                <c:pt idx="2">
                  <c:v>6.9000000000000034E-2</c:v>
                </c:pt>
                <c:pt idx="3">
                  <c:v>9.9000000000000046E-2</c:v>
                </c:pt>
                <c:pt idx="4">
                  <c:v>0.14900000000000022</c:v>
                </c:pt>
                <c:pt idx="5">
                  <c:v>0.56399999999999995</c:v>
                </c:pt>
              </c:numCache>
            </c:numRef>
          </c:val>
        </c:ser>
        <c:ser>
          <c:idx val="4"/>
          <c:order val="4"/>
          <c:tx>
            <c:v>CPU_4</c:v>
          </c:tx>
          <c:val>
            <c:numRef>
              <c:f>'Q4-Col'!$M$66:$M$71</c:f>
              <c:numCache>
                <c:formatCode>0.00</c:formatCode>
                <c:ptCount val="6"/>
                <c:pt idx="0">
                  <c:v>4.000000000000007E-3</c:v>
                </c:pt>
                <c:pt idx="1">
                  <c:v>4.3999999999999997E-2</c:v>
                </c:pt>
                <c:pt idx="2">
                  <c:v>7.1999999999999995E-2</c:v>
                </c:pt>
                <c:pt idx="3">
                  <c:v>0.10500000000000002</c:v>
                </c:pt>
                <c:pt idx="4">
                  <c:v>0.17200000000000001</c:v>
                </c:pt>
                <c:pt idx="5">
                  <c:v>0.72400000000000064</c:v>
                </c:pt>
              </c:numCache>
            </c:numRef>
          </c:val>
        </c:ser>
        <c:ser>
          <c:idx val="5"/>
          <c:order val="5"/>
          <c:tx>
            <c:v>GPU_4</c:v>
          </c:tx>
          <c:val>
            <c:numRef>
              <c:f>'Q4-Col'!$N$66:$N$71</c:f>
              <c:numCache>
                <c:formatCode>0.00</c:formatCode>
                <c:ptCount val="6"/>
                <c:pt idx="0">
                  <c:v>6.0000000000000079E-3</c:v>
                </c:pt>
                <c:pt idx="1">
                  <c:v>5.3000000000000012E-2</c:v>
                </c:pt>
                <c:pt idx="2">
                  <c:v>7.5000000000000011E-2</c:v>
                </c:pt>
                <c:pt idx="3">
                  <c:v>9.9000000000000046E-2</c:v>
                </c:pt>
                <c:pt idx="4">
                  <c:v>0.17</c:v>
                </c:pt>
                <c:pt idx="5">
                  <c:v>0.55800000000000005</c:v>
                </c:pt>
              </c:numCache>
            </c:numRef>
          </c:val>
        </c:ser>
        <c:ser>
          <c:idx val="6"/>
          <c:order val="6"/>
          <c:tx>
            <c:v>CPU_8</c:v>
          </c:tx>
          <c:val>
            <c:numRef>
              <c:f>'Q4-Col'!$M$75:$M$80</c:f>
              <c:numCache>
                <c:formatCode>0.00</c:formatCode>
                <c:ptCount val="6"/>
                <c:pt idx="0">
                  <c:v>4.000000000000007E-3</c:v>
                </c:pt>
                <c:pt idx="1">
                  <c:v>4.5999999999999999E-2</c:v>
                </c:pt>
                <c:pt idx="2">
                  <c:v>8.2000000000000003E-2</c:v>
                </c:pt>
                <c:pt idx="3">
                  <c:v>0.114</c:v>
                </c:pt>
                <c:pt idx="4">
                  <c:v>0.16900000000000001</c:v>
                </c:pt>
                <c:pt idx="5">
                  <c:v>0.70100000000000062</c:v>
                </c:pt>
              </c:numCache>
            </c:numRef>
          </c:val>
        </c:ser>
        <c:ser>
          <c:idx val="7"/>
          <c:order val="7"/>
          <c:tx>
            <c:v>GPU_8</c:v>
          </c:tx>
          <c:val>
            <c:numRef>
              <c:f>'Q4-Col'!$N$75:$N$80</c:f>
              <c:numCache>
                <c:formatCode>0.00</c:formatCode>
                <c:ptCount val="6"/>
                <c:pt idx="0">
                  <c:v>6.0000000000000079E-3</c:v>
                </c:pt>
                <c:pt idx="1">
                  <c:v>5.6000000000000001E-2</c:v>
                </c:pt>
                <c:pt idx="2">
                  <c:v>0.13500000000000001</c:v>
                </c:pt>
                <c:pt idx="3">
                  <c:v>0.11799999999999998</c:v>
                </c:pt>
                <c:pt idx="4">
                  <c:v>0.17800000000000021</c:v>
                </c:pt>
                <c:pt idx="5">
                  <c:v>0.53800000000000003</c:v>
                </c:pt>
              </c:numCache>
            </c:numRef>
          </c:val>
        </c:ser>
        <c:marker val="1"/>
        <c:axId val="60509184"/>
        <c:axId val="60515072"/>
      </c:lineChart>
      <c:dateAx>
        <c:axId val="60509184"/>
        <c:scaling>
          <c:orientation val="minMax"/>
        </c:scaling>
        <c:axPos val="b"/>
        <c:numFmt formatCode="General" sourceLinked="1"/>
        <c:tickLblPos val="nextTo"/>
        <c:crossAx val="60515072"/>
        <c:crosses val="autoZero"/>
        <c:lblOffset val="100"/>
        <c:baseTimeUnit val="years"/>
      </c:dateAx>
      <c:valAx>
        <c:axId val="60515072"/>
        <c:scaling>
          <c:orientation val="minMax"/>
        </c:scaling>
        <c:axPos val="l"/>
        <c:majorGridlines/>
        <c:numFmt formatCode="0.00" sourceLinked="1"/>
        <c:tickLblPos val="nextTo"/>
        <c:crossAx val="60509184"/>
        <c:crosses val="autoZero"/>
        <c:crossBetween val="midCat"/>
      </c:valAx>
      <c:spPr>
        <a:noFill/>
        <a:ln w="25400">
          <a:noFill/>
        </a:ln>
      </c:spPr>
    </c:plotArea>
    <c:legend>
      <c:legendPos val="b"/>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1123</TotalTime>
  <Pages>85</Pages>
  <Words>11595</Words>
  <Characters>62613</Characters>
  <Application>Microsoft Office Word</Application>
  <DocSecurity>0</DocSecurity>
  <Lines>521</Lines>
  <Paragraphs>148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 FINITE ELEMENT IMPLEMENTATION WITH OPENCL</vt:lpstr>
      <vt:lpstr>A FINITE ELEMENT IMPLEMENTATION WITH OPENCL</vt:lpstr>
    </vt:vector>
  </TitlesOfParts>
  <Company>CIMEC</Company>
  <LinksUpToDate>false</LinksUpToDate>
  <CharactersWithSpaces>74060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FINITE ELEMENT IMPLEMENTATION WITH OPENCL</dc:title>
  <dc:subject>Finite Element Implementation with OpenCL</dc:subject>
  <dc:creator>Francisco Paulo de Aboim</dc:creator>
  <cp:keywords>GPU computing, OpenCL, High Performance Computing, Parallel Finite Element Analysis</cp:keywords>
  <cp:lastModifiedBy>Tecgraf</cp:lastModifiedBy>
  <cp:revision>64</cp:revision>
  <cp:lastPrinted>2011-07-06T21:06:00Z</cp:lastPrinted>
  <dcterms:created xsi:type="dcterms:W3CDTF">2013-02-08T23:34:00Z</dcterms:created>
  <dcterms:modified xsi:type="dcterms:W3CDTF">2013-02-17T22:16:00Z</dcterms:modified>
  <cp:category>Papers</cp:category>
</cp:coreProperties>
</file>